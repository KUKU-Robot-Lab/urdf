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7257AC">
      <w:pPr>
        <w:rPr>
          <w:ins w:id="0" w:author="成成" w:date="2025-09-13T16:23:24Z"/>
          <w:rFonts w:hint="eastAsia" w:ascii="阿里巴巴普惠体 2.0 45 Light" w:hAnsi="阿里巴巴普惠体 2.0 45 Light" w:eastAsia="阿里巴巴普惠体 2.0 45 Light" w:cs="阿里巴巴普惠体 2.0 45 Light"/>
          <w:b/>
          <w:color w:val="000000"/>
          <w:sz w:val="28"/>
          <w:szCs w:val="28"/>
        </w:rPr>
      </w:pPr>
      <w:bookmarkStart w:id="0" w:name="_Toc72096362"/>
      <w:bookmarkStart w:id="1" w:name="_Toc72167896"/>
    </w:p>
    <w:p w14:paraId="0793A48F">
      <w:pPr>
        <w:rPr>
          <w:rFonts w:hint="eastAsia" w:ascii="阿里巴巴普惠体 2.0 45 Light" w:hAnsi="阿里巴巴普惠体 2.0 45 Light" w:eastAsia="阿里巴巴普惠体 2.0 45 Light" w:cs="阿里巴巴普惠体 2.0 45 Light"/>
          <w:b/>
          <w:color w:val="000000"/>
          <w:sz w:val="28"/>
          <w:szCs w:val="28"/>
        </w:rPr>
      </w:pPr>
      <w:r>
        <w:rPr>
          <w:rFonts w:hint="eastAsia" w:ascii="阿里巴巴普惠体 2.0 45 Light" w:hAnsi="阿里巴巴普惠体 2.0 45 Light" w:eastAsia="阿里巴巴普惠体 2.0 45 Light" w:cs="阿里巴巴普惠体 2.0 45 Light"/>
          <w:b/>
          <w:color w:val="000000"/>
          <w:sz w:val="28"/>
          <w:szCs w:val="28"/>
        </w:rPr>
        <w:drawing>
          <wp:inline distT="0" distB="0" distL="114300" distR="114300">
            <wp:extent cx="1676400" cy="347345"/>
            <wp:effectExtent l="0" t="0" r="0" b="8255"/>
            <wp:docPr id="5" name="图片 2" descr="北京因时机器人logo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北京因时机器人logo_画板 1"/>
                    <pic:cNvPicPr>
                      <a:picLocks noChangeAspect="1"/>
                    </pic:cNvPicPr>
                  </pic:nvPicPr>
                  <pic:blipFill>
                    <a:blip r:embed="rId20"/>
                    <a:stretch>
                      <a:fillRect/>
                    </a:stretch>
                  </pic:blipFill>
                  <pic:spPr>
                    <a:xfrm>
                      <a:off x="0" y="0"/>
                      <a:ext cx="1676400" cy="347345"/>
                    </a:xfrm>
                    <a:prstGeom prst="rect">
                      <a:avLst/>
                    </a:prstGeom>
                    <a:noFill/>
                    <a:ln>
                      <a:noFill/>
                    </a:ln>
                  </pic:spPr>
                </pic:pic>
              </a:graphicData>
            </a:graphic>
          </wp:inline>
        </w:drawing>
      </w:r>
    </w:p>
    <w:p w14:paraId="066CF456">
      <w:pPr>
        <w:rPr>
          <w:rFonts w:hint="eastAsia" w:ascii="阿里巴巴普惠体 2.0 45 Light" w:hAnsi="阿里巴巴普惠体 2.0 45 Light" w:eastAsia="阿里巴巴普惠体 2.0 45 Light" w:cs="阿里巴巴普惠体 2.0 45 Light"/>
          <w:b/>
          <w:color w:val="000000"/>
          <w:sz w:val="28"/>
          <w:szCs w:val="28"/>
        </w:rPr>
      </w:pPr>
    </w:p>
    <w:p w14:paraId="67E6148D">
      <w:pPr>
        <w:rPr>
          <w:rFonts w:hint="eastAsia" w:ascii="阿里巴巴普惠体 2.0 45 Light" w:hAnsi="阿里巴巴普惠体 2.0 45 Light" w:eastAsia="阿里巴巴普惠体 2.0 45 Light" w:cs="阿里巴巴普惠体 2.0 45 Light"/>
          <w:b/>
          <w:color w:val="000000"/>
          <w:sz w:val="28"/>
          <w:szCs w:val="28"/>
        </w:rPr>
      </w:pPr>
    </w:p>
    <w:p w14:paraId="3D7B1E87">
      <w:pPr>
        <w:rPr>
          <w:rFonts w:hint="eastAsia" w:ascii="阿里巴巴普惠体 2.0 45 Light" w:hAnsi="阿里巴巴普惠体 2.0 45 Light" w:eastAsia="阿里巴巴普惠体 2.0 45 Light" w:cs="阿里巴巴普惠体 2.0 45 Light"/>
          <w:b/>
          <w:color w:val="000000"/>
          <w:sz w:val="28"/>
          <w:szCs w:val="28"/>
        </w:rPr>
      </w:pPr>
    </w:p>
    <w:p w14:paraId="5DA244A5">
      <w:pPr>
        <w:rPr>
          <w:rFonts w:hint="eastAsia" w:ascii="阿里巴巴普惠体 2.0 45 Light" w:hAnsi="阿里巴巴普惠体 2.0 45 Light" w:eastAsia="阿里巴巴普惠体 2.0 45 Light" w:cs="阿里巴巴普惠体 2.0 45 Light"/>
          <w:b/>
          <w:color w:val="000000"/>
          <w:sz w:val="28"/>
          <w:szCs w:val="28"/>
        </w:rPr>
      </w:pPr>
    </w:p>
    <w:p w14:paraId="299BC0B8">
      <w:pPr>
        <w:rPr>
          <w:rFonts w:hint="eastAsia" w:ascii="阿里巴巴普惠体 2.0 45 Light" w:hAnsi="阿里巴巴普惠体 2.0 45 Light" w:eastAsia="阿里巴巴普惠体 2.0 45 Light" w:cs="阿里巴巴普惠体 2.0 45 Light"/>
          <w:b/>
          <w:color w:val="000000"/>
          <w:sz w:val="28"/>
          <w:szCs w:val="28"/>
        </w:rPr>
      </w:pPr>
    </w:p>
    <w:p w14:paraId="23A96753">
      <w:pPr>
        <w:pStyle w:val="107"/>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Hans"/>
        </w:rPr>
        <w:t>仿人五指</w:t>
      </w:r>
      <w:r>
        <w:rPr>
          <w:rFonts w:hint="eastAsia" w:ascii="阿里巴巴普惠体 2.0 45 Light" w:hAnsi="阿里巴巴普惠体 2.0 45 Light" w:eastAsia="阿里巴巴普惠体 2.0 45 Light" w:cs="阿里巴巴普惠体 2.0 45 Light"/>
        </w:rPr>
        <w:t>灵巧手</w:t>
      </w:r>
    </w:p>
    <w:p w14:paraId="397577EE">
      <w:pPr>
        <w:pStyle w:val="107"/>
        <w:jc w:val="center"/>
        <w:rPr>
          <w:rFonts w:hint="eastAsia" w:ascii="阿里巴巴普惠体 2.0 45 Light" w:hAnsi="阿里巴巴普惠体 2.0 45 Light" w:eastAsia="阿里巴巴普惠体 2.0 45 Light" w:cs="阿里巴巴普惠体 2.0 45 Light"/>
          <w:sz w:val="28"/>
          <w:szCs w:val="28"/>
        </w:rPr>
      </w:pPr>
      <w:bookmarkStart w:id="2" w:name="_Hlk8646639"/>
      <w:r>
        <w:rPr>
          <w:rFonts w:hint="eastAsia" w:ascii="阿里巴巴普惠体 2.0 45 Light" w:hAnsi="阿里巴巴普惠体 2.0 45 Light" w:eastAsia="阿里巴巴普惠体 2.0 45 Light" w:cs="阿里巴巴普惠体 2.0 45 Light"/>
          <w:lang w:val="en-US" w:eastAsia="zh-CN"/>
        </w:rPr>
        <w:t>RH56F1</w:t>
      </w:r>
      <w:r>
        <w:rPr>
          <w:rFonts w:hint="eastAsia" w:ascii="阿里巴巴普惠体 2.0 45 Light" w:hAnsi="阿里巴巴普惠体 2.0 45 Light" w:eastAsia="阿里巴巴普惠体 2.0 45 Light" w:cs="阿里巴巴普惠体 2.0 45 Light"/>
          <w:lang w:eastAsia="zh-CN"/>
        </w:rPr>
        <w:t>系列</w:t>
      </w:r>
      <w:bookmarkEnd w:id="2"/>
      <w:r>
        <w:rPr>
          <w:rFonts w:hint="eastAsia" w:ascii="阿里巴巴普惠体 2.0 45 Light" w:hAnsi="阿里巴巴普惠体 2.0 45 Light" w:eastAsia="阿里巴巴普惠体 2.0 45 Light" w:cs="阿里巴巴普惠体 2.0 45 Light"/>
        </w:rPr>
        <w:t>用户手册</w:t>
      </w:r>
    </w:p>
    <w:p w14:paraId="4A317477">
      <w:pPr>
        <w:keepNext w:val="0"/>
        <w:keepLines w:val="0"/>
        <w:pageBreakBefore w:val="0"/>
        <w:widowControl w:val="0"/>
        <w:kinsoku/>
        <w:wordWrap/>
        <w:overflowPunct/>
        <w:topLinePunct w:val="0"/>
        <w:autoSpaceDE/>
        <w:autoSpaceDN/>
        <w:bidi w:val="0"/>
        <w:adjustRightInd w:val="0"/>
        <w:snapToGrid w:val="0"/>
        <w:spacing w:before="5617" w:beforeLines="1800" w:line="240" w:lineRule="auto"/>
        <w:ind w:right="62"/>
        <w:jc w:val="right"/>
        <w:textAlignment w:val="auto"/>
        <w:rPr>
          <w:rFonts w:hint="eastAsia" w:ascii="阿里巴巴普惠体 2.0 45 Light" w:hAnsi="阿里巴巴普惠体 2.0 45 Light" w:eastAsia="阿里巴巴普惠体 2.0 45 Light" w:cs="阿里巴巴普惠体 2.0 45 Light"/>
          <w:kern w:val="24"/>
          <w:sz w:val="21"/>
          <w:szCs w:val="28"/>
          <w:lang w:val="en-US" w:eastAsia="zh-Hans" w:bidi="ar-SA"/>
        </w:rPr>
      </w:pPr>
      <w:r>
        <w:rPr>
          <w:rFonts w:hint="eastAsia" w:ascii="阿里巴巴普惠体 2.0 45 Light" w:hAnsi="阿里巴巴普惠体 2.0 45 Light" w:eastAsia="阿里巴巴普惠体 2.0 45 Light" w:cs="阿里巴巴普惠体 2.0 45 Light"/>
          <w:kern w:val="24"/>
          <w:sz w:val="21"/>
          <w:szCs w:val="28"/>
          <w:lang w:val="en-US" w:eastAsia="zh-CN" w:bidi="ar-SA"/>
        </w:rPr>
        <w:t>北京因时机器人科技有限公司 ｜ 20</w:t>
      </w:r>
      <w:r>
        <w:rPr>
          <w:rFonts w:hint="eastAsia" w:ascii="阿里巴巴普惠体 2.0 45 Light" w:hAnsi="阿里巴巴普惠体 2.0 45 Light" w:eastAsia="阿里巴巴普惠体 2.0 45 Light" w:cs="阿里巴巴普惠体 2.0 45 Light"/>
          <w:kern w:val="24"/>
          <w:sz w:val="21"/>
          <w:szCs w:val="28"/>
          <w:lang w:eastAsia="zh-CN" w:bidi="ar-SA"/>
        </w:rPr>
        <w:t>2</w:t>
      </w:r>
      <w:r>
        <w:rPr>
          <w:rFonts w:hint="eastAsia" w:ascii="阿里巴巴普惠体 2.0 45 Light" w:hAnsi="阿里巴巴普惠体 2.0 45 Light" w:eastAsia="阿里巴巴普惠体 2.0 45 Light" w:cs="阿里巴巴普惠体 2.0 45 Light"/>
          <w:kern w:val="24"/>
          <w:sz w:val="21"/>
          <w:szCs w:val="28"/>
          <w:lang w:val="en-US" w:eastAsia="zh-CN" w:bidi="ar-SA"/>
        </w:rPr>
        <w:t>5年6</w:t>
      </w:r>
      <w:r>
        <w:rPr>
          <w:rFonts w:hint="eastAsia" w:ascii="阿里巴巴普惠体 2.0 45 Light" w:hAnsi="阿里巴巴普惠体 2.0 45 Light" w:eastAsia="阿里巴巴普惠体 2.0 45 Light" w:cs="阿里巴巴普惠体 2.0 45 Light"/>
          <w:kern w:val="24"/>
          <w:sz w:val="21"/>
          <w:szCs w:val="28"/>
          <w:lang w:val="en-US" w:eastAsia="zh-Hans" w:bidi="ar-SA"/>
        </w:rPr>
        <w:t>月</w:t>
      </w:r>
    </w:p>
    <w:p w14:paraId="59067F05">
      <w:pPr>
        <w:widowControl w:val="0"/>
        <w:bidi w:val="0"/>
        <w:adjustRightInd w:val="0"/>
        <w:snapToGrid w:val="0"/>
        <w:spacing w:line="240" w:lineRule="auto"/>
        <w:ind w:right="62"/>
        <w:jc w:val="right"/>
        <w:rPr>
          <w:rFonts w:hint="default" w:ascii="阿里巴巴普惠体 2.0 45 Light" w:hAnsi="阿里巴巴普惠体 2.0 45 Light" w:eastAsia="阿里巴巴普惠体 2.0 45 Light" w:cs="阿里巴巴普惠体 2.0 45 Light"/>
          <w:kern w:val="24"/>
          <w:sz w:val="21"/>
          <w:szCs w:val="28"/>
          <w:lang w:val="en-US" w:eastAsia="zh-CN" w:bidi="ar-SA"/>
        </w:rPr>
      </w:pPr>
      <w:r>
        <w:rPr>
          <w:rFonts w:hint="eastAsia" w:ascii="阿里巴巴普惠体 2.0 45 Light" w:hAnsi="阿里巴巴普惠体 2.0 45 Light" w:eastAsia="阿里巴巴普惠体 2.0 45 Light" w:cs="阿里巴巴普惠体 2.0 45 Light"/>
          <w:kern w:val="24"/>
          <w:sz w:val="21"/>
          <w:szCs w:val="28"/>
          <w:lang w:val="en-US" w:eastAsia="zh-Hans" w:bidi="ar-SA"/>
        </w:rPr>
        <w:t>编号 PRJ-0</w:t>
      </w:r>
      <w:r>
        <w:rPr>
          <w:rFonts w:hint="eastAsia" w:ascii="阿里巴巴普惠体 2.0 45 Light" w:hAnsi="阿里巴巴普惠体 2.0 45 Light" w:eastAsia="阿里巴巴普惠体 2.0 45 Light" w:cs="阿里巴巴普惠体 2.0 45 Light"/>
          <w:kern w:val="24"/>
          <w:sz w:val="21"/>
          <w:szCs w:val="28"/>
          <w:lang w:eastAsia="zh-Hans" w:bidi="ar-SA"/>
        </w:rPr>
        <w:t>2</w:t>
      </w:r>
      <w:r>
        <w:rPr>
          <w:rFonts w:hint="eastAsia" w:ascii="阿里巴巴普惠体 2.0 45 Light" w:hAnsi="阿里巴巴普惠体 2.0 45 Light" w:eastAsia="阿里巴巴普惠体 2.0 45 Light" w:cs="阿里巴巴普惠体 2.0 45 Light"/>
          <w:kern w:val="24"/>
          <w:sz w:val="21"/>
          <w:szCs w:val="28"/>
          <w:lang w:val="en-US" w:eastAsia="zh-Hans" w:bidi="ar-SA"/>
        </w:rPr>
        <w:t>-TS-U-00</w:t>
      </w:r>
      <w:r>
        <w:rPr>
          <w:rFonts w:hint="eastAsia" w:ascii="阿里巴巴普惠体 2.0 45 Light" w:hAnsi="阿里巴巴普惠体 2.0 45 Light" w:eastAsia="阿里巴巴普惠体 2.0 45 Light" w:cs="阿里巴巴普惠体 2.0 45 Light"/>
          <w:kern w:val="24"/>
          <w:sz w:val="21"/>
          <w:szCs w:val="28"/>
          <w:lang w:eastAsia="zh-Hans" w:bidi="ar-SA"/>
        </w:rPr>
        <w:t>1</w:t>
      </w:r>
      <w:r>
        <w:rPr>
          <w:rFonts w:hint="eastAsia" w:ascii="阿里巴巴普惠体 2.0 45 Light" w:hAnsi="阿里巴巴普惠体 2.0 45 Light" w:eastAsia="阿里巴巴普惠体 2.0 45 Light" w:cs="阿里巴巴普惠体 2.0 45 Light"/>
          <w:kern w:val="24"/>
          <w:sz w:val="21"/>
          <w:szCs w:val="28"/>
          <w:lang w:val="en-US" w:eastAsia="zh-Hans" w:bidi="ar-SA"/>
        </w:rPr>
        <w:t xml:space="preserve"> ｜ 共 </w:t>
      </w:r>
      <w:r>
        <w:rPr>
          <w:rFonts w:hint="eastAsia" w:ascii="阿里巴巴普惠体 2.0 45 Light" w:hAnsi="阿里巴巴普惠体 2.0 45 Light" w:eastAsia="阿里巴巴普惠体 2.0 45 Light" w:cs="阿里巴巴普惠体 2.0 45 Light"/>
          <w:kern w:val="24"/>
          <w:sz w:val="21"/>
          <w:szCs w:val="28"/>
          <w:lang w:val="en-US" w:eastAsia="zh-CN" w:bidi="ar-SA"/>
        </w:rPr>
        <w:t>35</w:t>
      </w:r>
      <w:r>
        <w:rPr>
          <w:rFonts w:hint="eastAsia" w:ascii="阿里巴巴普惠体 2.0 45 Light" w:hAnsi="阿里巴巴普惠体 2.0 45 Light" w:eastAsia="阿里巴巴普惠体 2.0 45 Light" w:cs="阿里巴巴普惠体 2.0 45 Light"/>
          <w:kern w:val="24"/>
          <w:sz w:val="21"/>
          <w:szCs w:val="28"/>
          <w:lang w:val="en-US" w:eastAsia="zh-Hans" w:bidi="ar-SA"/>
        </w:rPr>
        <w:t xml:space="preserve"> 页 ｜ 版本 V</w:t>
      </w:r>
      <w:r>
        <w:rPr>
          <w:rFonts w:hint="eastAsia" w:ascii="阿里巴巴普惠体 2.0 45 Light" w:hAnsi="阿里巴巴普惠体 2.0 45 Light" w:eastAsia="阿里巴巴普惠体 2.0 45 Light" w:cs="阿里巴巴普惠体 2.0 45 Light"/>
          <w:kern w:val="24"/>
          <w:sz w:val="21"/>
          <w:szCs w:val="28"/>
          <w:lang w:val="en-US" w:eastAsia="zh-CN" w:bidi="ar-SA"/>
        </w:rPr>
        <w:t>1.0.0</w:t>
      </w:r>
    </w:p>
    <w:p w14:paraId="0EC9A832">
      <w:pPr>
        <w:pStyle w:val="76"/>
        <w:jc w:val="both"/>
        <w:rPr>
          <w:rFonts w:hint="eastAsia" w:ascii="阿里巴巴普惠体 2.0 45 Light" w:hAnsi="阿里巴巴普惠体 2.0 45 Light" w:eastAsia="阿里巴巴普惠体 2.0 45 Light" w:cs="阿里巴巴普惠体 2.0 45 Light"/>
        </w:rPr>
        <w:sectPr>
          <w:headerReference r:id="rId7" w:type="first"/>
          <w:headerReference r:id="rId5" w:type="default"/>
          <w:headerReference r:id="rId6" w:type="even"/>
          <w:footerReference r:id="rId8" w:type="even"/>
          <w:pgSz w:w="11906" w:h="16838"/>
          <w:pgMar w:top="1134" w:right="1134" w:bottom="850" w:left="1134" w:header="737" w:footer="624" w:gutter="0"/>
          <w:pgBorders>
            <w:top w:val="none" w:sz="0" w:space="0"/>
            <w:left w:val="none" w:sz="0" w:space="0"/>
            <w:bottom w:val="none" w:sz="0" w:space="0"/>
            <w:right w:val="none" w:sz="0" w:space="0"/>
          </w:pgBorders>
          <w:pgNumType w:fmt="lowerRoman"/>
          <w:cols w:space="425" w:num="1"/>
          <w:titlePg/>
          <w:docGrid w:type="linesAndChars" w:linePitch="326" w:charSpace="0"/>
        </w:sectPr>
      </w:pPr>
    </w:p>
    <w:p w14:paraId="77283CF2">
      <w:pPr>
        <w:pStyle w:val="76"/>
        <w:jc w:val="both"/>
        <w:rPr>
          <w:rFonts w:hint="eastAsia" w:ascii="阿里巴巴普惠体 2.0 45 Light" w:hAnsi="阿里巴巴普惠体 2.0 45 Light" w:eastAsia="阿里巴巴普惠体 2.0 45 Light" w:cs="阿里巴巴普惠体 2.0 45 Light"/>
        </w:rPr>
        <w:sectPr>
          <w:type w:val="continuous"/>
          <w:pgSz w:w="11906" w:h="16838"/>
          <w:pgMar w:top="1440" w:right="1797" w:bottom="1440" w:left="1797" w:header="737" w:footer="624" w:gutter="0"/>
          <w:pgBorders>
            <w:top w:val="none" w:sz="0" w:space="0"/>
            <w:left w:val="none" w:sz="0" w:space="0"/>
            <w:bottom w:val="none" w:sz="0" w:space="0"/>
            <w:right w:val="none" w:sz="0" w:space="0"/>
          </w:pgBorders>
          <w:pgNumType w:fmt="lowerRoman"/>
          <w:cols w:space="425" w:num="1"/>
          <w:docGrid w:type="linesAndChars" w:linePitch="312" w:charSpace="0"/>
        </w:sectPr>
      </w:pPr>
    </w:p>
    <w:bookmarkEnd w:id="0"/>
    <w:bookmarkEnd w:id="1"/>
    <w:p w14:paraId="1714A62C">
      <w:pPr>
        <w:snapToGrid/>
        <w:jc w:val="left"/>
        <w:rPr>
          <w:rFonts w:hint="eastAsia" w:ascii="阿里巴巴普惠体 2.0 45 Light" w:hAnsi="阿里巴巴普惠体 2.0 45 Light" w:eastAsia="阿里巴巴普惠体 2.0 45 Light" w:cs="阿里巴巴普惠体 2.0 45 Light"/>
          <w:b/>
          <w:bCs/>
          <w:sz w:val="32"/>
          <w:szCs w:val="32"/>
          <w:lang w:val="en-US" w:eastAsia="zh-CN"/>
        </w:rPr>
      </w:pPr>
      <w:r>
        <w:rPr>
          <w:rFonts w:hint="eastAsia" w:ascii="阿里巴巴普惠体 2.0 45 Light" w:hAnsi="阿里巴巴普惠体 2.0 45 Light" w:eastAsia="阿里巴巴普惠体 2.0 45 Light" w:cs="阿里巴巴普惠体 2.0 45 Light"/>
          <w:b/>
          <w:bCs/>
          <w:sz w:val="32"/>
          <w:szCs w:val="32"/>
          <w:lang w:val="en-US" w:eastAsia="zh-CN"/>
        </w:rPr>
        <w:t>基本说明</w:t>
      </w:r>
    </w:p>
    <w:p w14:paraId="1F3865FD">
      <w:pPr>
        <w:widowControl w:val="0"/>
        <w:numPr>
          <w:ilvl w:val="0"/>
          <w:numId w:val="18"/>
        </w:numPr>
        <w:adjustRightInd w:val="0"/>
        <w:snapToGrid w:val="0"/>
        <w:spacing w:line="240" w:lineRule="auto"/>
        <w:ind w:left="420" w:right="0" w:hanging="420"/>
        <w:jc w:val="left"/>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pP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t>感谢您选用购买RH56</w:t>
      </w:r>
      <w:r>
        <w:rPr>
          <w:rFonts w:hint="default" w:ascii="阿里巴巴普惠体 2.0 45 Light" w:hAnsi="阿里巴巴普惠体 2.0 45 Light" w:eastAsia="阿里巴巴普惠体 2.0 45 Light" w:cs="阿里巴巴普惠体 2.0 45 Light"/>
          <w:spacing w:val="-1"/>
          <w:kern w:val="24"/>
          <w:sz w:val="24"/>
          <w:szCs w:val="24"/>
          <w:lang w:val="en-US" w:eastAsia="zh-CN" w:bidi="ar-SA"/>
        </w:rPr>
        <w:t>F1</w:t>
      </w: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t>系列灵巧手产品。</w:t>
      </w:r>
      <w:r>
        <w:rPr>
          <w:rFonts w:hint="eastAsia" w:ascii="阿里巴巴普惠体 2.0 45 Light" w:hAnsi="阿里巴巴普惠体 2.0 45 Light" w:eastAsia="阿里巴巴普惠体 2.0 45 Light" w:cs="阿里巴巴普惠体 2.0 45 Light"/>
          <w:i w:val="0"/>
          <w:iCs w:val="0"/>
          <w:caps w:val="0"/>
          <w:spacing w:val="-1"/>
          <w:kern w:val="24"/>
          <w:sz w:val="24"/>
          <w:szCs w:val="24"/>
          <w:shd w:val="clear" w:color="auto" w:fill="auto"/>
          <w:lang w:val="en-US" w:eastAsia="zh-CN" w:bidi="ar-SA"/>
        </w:rPr>
        <w:t>我们始终致力于为您提供可靠的产品与服务，您的满意是我们的首要目标。</w:t>
      </w:r>
    </w:p>
    <w:p w14:paraId="3FA0C613">
      <w:pPr>
        <w:widowControl w:val="0"/>
        <w:numPr>
          <w:ilvl w:val="0"/>
          <w:numId w:val="18"/>
        </w:numPr>
        <w:adjustRightInd w:val="0"/>
        <w:snapToGrid w:val="0"/>
        <w:spacing w:line="240" w:lineRule="auto"/>
        <w:ind w:left="420" w:right="0" w:hanging="420"/>
        <w:jc w:val="left"/>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pP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t>本手册主要介绍RH56</w:t>
      </w:r>
      <w:r>
        <w:rPr>
          <w:rFonts w:hint="default" w:ascii="阿里巴巴普惠体 2.0 45 Light" w:hAnsi="阿里巴巴普惠体 2.0 45 Light" w:eastAsia="阿里巴巴普惠体 2.0 45 Light" w:cs="阿里巴巴普惠体 2.0 45 Light"/>
          <w:spacing w:val="-1"/>
          <w:kern w:val="24"/>
          <w:sz w:val="24"/>
          <w:szCs w:val="24"/>
          <w:lang w:val="en-US" w:eastAsia="zh-CN" w:bidi="ar-SA"/>
        </w:rPr>
        <w:t>F1</w:t>
      </w: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t>系列灵巧手产品信息。</w:t>
      </w:r>
    </w:p>
    <w:p w14:paraId="73D2AF9C">
      <w:pPr>
        <w:widowControl w:val="0"/>
        <w:numPr>
          <w:ilvl w:val="0"/>
          <w:numId w:val="18"/>
        </w:numPr>
        <w:adjustRightInd w:val="0"/>
        <w:snapToGrid w:val="0"/>
        <w:spacing w:line="240" w:lineRule="auto"/>
        <w:ind w:left="420" w:right="0" w:hanging="420"/>
        <w:jc w:val="left"/>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pP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t>在使用产品之前，请仔细阅读本手册内容，并在充分理解的前提下，进行后续操作。</w:t>
      </w:r>
    </w:p>
    <w:p w14:paraId="5FCCBE2A">
      <w:pPr>
        <w:widowControl w:val="0"/>
        <w:numPr>
          <w:ilvl w:val="0"/>
          <w:numId w:val="0"/>
        </w:numPr>
        <w:adjustRightInd w:val="0"/>
        <w:snapToGrid w:val="0"/>
        <w:spacing w:line="240" w:lineRule="auto"/>
        <w:ind w:right="0"/>
        <w:jc w:val="left"/>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pPr>
    </w:p>
    <w:p w14:paraId="24460963">
      <w:pPr>
        <w:snapToGrid/>
        <w:jc w:val="left"/>
        <w:rPr>
          <w:rFonts w:hint="eastAsia" w:ascii="阿里巴巴普惠体 2.0 45 Light" w:hAnsi="阿里巴巴普惠体 2.0 45 Light" w:eastAsia="阿里巴巴普惠体 2.0 45 Light" w:cs="阿里巴巴普惠体 2.0 45 Light"/>
          <w:b/>
          <w:bCs/>
          <w:sz w:val="32"/>
          <w:szCs w:val="32"/>
          <w:lang w:val="en-US" w:eastAsia="zh-CN"/>
        </w:rPr>
      </w:pPr>
      <w:r>
        <w:rPr>
          <w:rFonts w:hint="eastAsia" w:ascii="阿里巴巴普惠体 2.0 45 Light" w:hAnsi="阿里巴巴普惠体 2.0 45 Light" w:eastAsia="阿里巴巴普惠体 2.0 45 Light" w:cs="阿里巴巴普惠体 2.0 45 Light"/>
          <w:b/>
          <w:bCs/>
          <w:sz w:val="32"/>
          <w:szCs w:val="32"/>
          <w:lang w:val="en-US" w:eastAsia="zh-CN"/>
        </w:rPr>
        <w:t>版本变更记录</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0"/>
        <w:gridCol w:w="1194"/>
        <w:gridCol w:w="7451"/>
      </w:tblGrid>
      <w:tr w14:paraId="11E3D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0" w:type="dxa"/>
            <w:noWrap w:val="0"/>
            <w:vAlign w:val="top"/>
          </w:tcPr>
          <w:p w14:paraId="346B9D79">
            <w:pPr>
              <w:snapToGrid/>
              <w:ind w:firstLine="0" w:firstLineChars="0"/>
              <w:jc w:val="cente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pPr>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修订日期</w:t>
            </w:r>
          </w:p>
        </w:tc>
        <w:tc>
          <w:tcPr>
            <w:tcW w:w="1194" w:type="dxa"/>
            <w:noWrap w:val="0"/>
            <w:vAlign w:val="top"/>
          </w:tcPr>
          <w:p w14:paraId="13B5A1BE">
            <w:pPr>
              <w:snapToGrid/>
              <w:ind w:firstLine="0" w:firstLineChars="0"/>
              <w:jc w:val="cente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pPr>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发布版本</w:t>
            </w:r>
          </w:p>
        </w:tc>
        <w:tc>
          <w:tcPr>
            <w:tcW w:w="7451" w:type="dxa"/>
            <w:noWrap w:val="0"/>
            <w:vAlign w:val="top"/>
          </w:tcPr>
          <w:p w14:paraId="52D14DA1">
            <w:pPr>
              <w:snapToGrid/>
              <w:ind w:firstLine="0" w:firstLineChars="0"/>
              <w:jc w:val="cente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pPr>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变更内容</w:t>
            </w:r>
          </w:p>
        </w:tc>
      </w:tr>
      <w:tr w14:paraId="1115F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 w:author="成成" w:date="2025-09-18T14:07:49Z"/>
        </w:trPr>
        <w:tc>
          <w:tcPr>
            <w:tcW w:w="1210" w:type="dxa"/>
            <w:noWrap w:val="0"/>
            <w:vAlign w:val="top"/>
          </w:tcPr>
          <w:p w14:paraId="3654070F">
            <w:pPr>
              <w:snapToGrid/>
              <w:ind w:firstLine="0" w:firstLineChars="0"/>
              <w:jc w:val="center"/>
              <w:rPr>
                <w:ins w:id="2" w:author="成成" w:date="2025-09-18T14:07:49Z"/>
                <w:rFonts w:hint="eastAsia" w:ascii="阿里巴巴普惠体 2.0 45 Light" w:hAnsi="阿里巴巴普惠体 2.0 45 Light" w:eastAsia="阿里巴巴普惠体 2.0 45 Light" w:cs="阿里巴巴普惠体 2.0 45 Light"/>
                <w:b/>
                <w:bCs/>
                <w:sz w:val="24"/>
                <w:szCs w:val="24"/>
                <w:vertAlign w:val="baseline"/>
                <w:lang w:val="en-US" w:eastAsia="zh-CN"/>
              </w:rPr>
            </w:pPr>
            <w:ins w:id="3" w:author="成成" w:date="2025-09-18T14:08:01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2025-6</w:t>
              </w:r>
            </w:ins>
          </w:p>
        </w:tc>
        <w:tc>
          <w:tcPr>
            <w:tcW w:w="1194" w:type="dxa"/>
            <w:noWrap w:val="0"/>
            <w:vAlign w:val="top"/>
          </w:tcPr>
          <w:p w14:paraId="6D1E40C0">
            <w:pPr>
              <w:snapToGrid/>
              <w:ind w:firstLine="0" w:firstLineChars="0"/>
              <w:jc w:val="center"/>
              <w:rPr>
                <w:ins w:id="4" w:author="成成" w:date="2025-09-18T14:07:49Z"/>
                <w:rFonts w:hint="default" w:ascii="阿里巴巴普惠体 2.0 45 Light" w:hAnsi="阿里巴巴普惠体 2.0 45 Light" w:eastAsia="阿里巴巴普惠体 2.0 45 Light" w:cs="阿里巴巴普惠体 2.0 45 Light"/>
                <w:b/>
                <w:bCs/>
                <w:sz w:val="24"/>
                <w:szCs w:val="24"/>
                <w:vertAlign w:val="baseline"/>
                <w:lang w:val="en-US" w:eastAsia="zh-CN"/>
              </w:rPr>
            </w:pPr>
            <w:ins w:id="5" w:author="成成" w:date="2025-09-18T14:16:52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V1.0.</w:t>
              </w:r>
            </w:ins>
            <w:ins w:id="6" w:author="成成" w:date="2025-09-18T14:16:54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0</w:t>
              </w:r>
            </w:ins>
          </w:p>
        </w:tc>
        <w:tc>
          <w:tcPr>
            <w:tcW w:w="7451" w:type="dxa"/>
            <w:noWrap w:val="0"/>
            <w:vAlign w:val="top"/>
          </w:tcPr>
          <w:p w14:paraId="5FA116D8">
            <w:pPr>
              <w:snapToGrid/>
              <w:ind w:firstLine="0" w:firstLineChars="0"/>
              <w:jc w:val="center"/>
              <w:rPr>
                <w:ins w:id="7" w:author="成成" w:date="2025-09-18T14:07:49Z"/>
                <w:rFonts w:hint="eastAsia" w:ascii="阿里巴巴普惠体 2.0 45 Light" w:hAnsi="阿里巴巴普惠体 2.0 45 Light" w:eastAsia="阿里巴巴普惠体 2.0 45 Light" w:cs="阿里巴巴普惠体 2.0 45 Light"/>
                <w:b/>
                <w:bCs/>
                <w:sz w:val="24"/>
                <w:szCs w:val="24"/>
                <w:vertAlign w:val="baseline"/>
                <w:lang w:val="en-US" w:eastAsia="zh-CN"/>
              </w:rPr>
            </w:pPr>
            <w:ins w:id="8" w:author="成成" w:date="2025-09-18T14:08:17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首次发布</w:t>
              </w:r>
            </w:ins>
          </w:p>
        </w:tc>
      </w:tr>
      <w:tr w14:paraId="4B6E2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0" w:type="dxa"/>
            <w:noWrap w:val="0"/>
            <w:vAlign w:val="top"/>
          </w:tcPr>
          <w:p w14:paraId="20208950">
            <w:pPr>
              <w:snapToGrid/>
              <w:ind w:firstLine="0" w:firstLineChars="0"/>
              <w:jc w:val="cente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pPr>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2025-</w:t>
            </w:r>
            <w:ins w:id="9" w:author="成成" w:date="2025-09-18T14:08:25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9</w:t>
              </w:r>
            </w:ins>
            <w:del w:id="10" w:author="成成" w:date="2025-09-18T14:08:23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delText>6</w:delText>
              </w:r>
            </w:del>
          </w:p>
        </w:tc>
        <w:tc>
          <w:tcPr>
            <w:tcW w:w="1194" w:type="dxa"/>
            <w:noWrap w:val="0"/>
            <w:vAlign w:val="top"/>
          </w:tcPr>
          <w:p w14:paraId="2B69C802">
            <w:pPr>
              <w:snapToGrid/>
              <w:ind w:firstLine="0" w:firstLineChars="0"/>
              <w:jc w:val="cente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pPr>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V1.</w:t>
            </w:r>
            <w:ins w:id="11" w:author="成成" w:date="2025-09-18T14:08:39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0</w:t>
              </w:r>
            </w:ins>
            <w:del w:id="12" w:author="成成" w:date="2025-09-18T14:08:34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delText>0</w:delText>
              </w:r>
            </w:del>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w:t>
            </w:r>
            <w:ins w:id="13" w:author="成成" w:date="2025-09-18T14:08:41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1</w:t>
              </w:r>
            </w:ins>
            <w:del w:id="14" w:author="成成" w:date="2025-09-18T14:08:41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delText>0</w:delText>
              </w:r>
            </w:del>
          </w:p>
        </w:tc>
        <w:tc>
          <w:tcPr>
            <w:tcW w:w="7451" w:type="dxa"/>
            <w:noWrap w:val="0"/>
            <w:vAlign w:val="top"/>
          </w:tcPr>
          <w:p w14:paraId="01F910C6">
            <w:pPr>
              <w:numPr>
                <w:ilvl w:val="0"/>
                <w:numId w:val="0"/>
              </w:numPr>
              <w:snapToGrid/>
              <w:ind w:firstLine="0" w:firstLineChars="0"/>
              <w:jc w:val="left"/>
              <w:rPr>
                <w:rFonts w:hint="eastAsia" w:ascii="阿里巴巴普惠体 2.0 45 Light" w:hAnsi="阿里巴巴普惠体 2.0 45 Light" w:eastAsia="阿里巴巴普惠体 2.0 45 Light" w:cs="阿里巴巴普惠体 2.0 45 Light"/>
                <w:b/>
                <w:bCs/>
                <w:sz w:val="24"/>
                <w:szCs w:val="24"/>
                <w:vertAlign w:val="baseline"/>
                <w:lang w:val="en-US" w:eastAsia="zh-CN"/>
              </w:rPr>
            </w:pPr>
            <w:ins w:id="15" w:author="成成" w:date="2025-09-18T14:14:42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调整</w:t>
              </w:r>
            </w:ins>
            <w:ins w:id="16" w:author="成成" w:date="2025-09-18T14:14:43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了</w:t>
              </w:r>
            </w:ins>
            <w:ins w:id="17" w:author="成成" w:date="2025-09-18T14:14:46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手指</w:t>
              </w:r>
            </w:ins>
            <w:ins w:id="18" w:author="成成" w:date="2025-09-18T14:14:47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的</w:t>
              </w:r>
            </w:ins>
            <w:ins w:id="19" w:author="成成" w:date="2025-09-18T14:14:49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运动</w:t>
              </w:r>
            </w:ins>
            <w:ins w:id="20" w:author="成成" w:date="2025-09-18T14:14:51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范围</w:t>
              </w:r>
            </w:ins>
            <w:ins w:id="21" w:author="成成" w:date="2025-09-18T14:16:23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及</w:t>
              </w:r>
            </w:ins>
            <w:ins w:id="22" w:author="成成" w:date="2025-09-18T14:15:12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手指</w:t>
              </w:r>
            </w:ins>
            <w:ins w:id="23" w:author="成成" w:date="2025-09-18T14:15:43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指尖</w:t>
              </w:r>
            </w:ins>
            <w:ins w:id="24" w:author="成成" w:date="2025-09-18T14:15:17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受力</w:t>
              </w:r>
            </w:ins>
            <w:ins w:id="25" w:author="成成" w:date="2025-09-18T14:15:25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范围</w:t>
              </w:r>
            </w:ins>
            <w:ins w:id="26" w:author="成成" w:date="2025-09-18T14:15:46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w:t>
              </w:r>
            </w:ins>
            <w:ins w:id="27" w:author="成成" w:date="2025-09-18T14:15:50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增加</w:t>
              </w:r>
            </w:ins>
            <w:ins w:id="28" w:author="成成" w:date="2025-09-18T14:15:51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了</w:t>
              </w:r>
            </w:ins>
            <w:ins w:id="29" w:author="成成" w:date="2025-09-18T14:16:00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触觉</w:t>
              </w:r>
            </w:ins>
            <w:ins w:id="30" w:author="成成" w:date="2025-09-18T14:16:06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切向力</w:t>
              </w:r>
            </w:ins>
            <w:ins w:id="31" w:author="成成" w:date="2025-09-18T14:16:14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说明</w:t>
              </w:r>
            </w:ins>
            <w:del w:id="32" w:author="成成" w:date="2025-09-18T14:08:21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delText>首次</w:delText>
              </w:r>
            </w:del>
            <w:del w:id="33" w:author="成成" w:date="2025-09-18T14:08:20Z">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delText>发布</w:delText>
              </w:r>
            </w:del>
          </w:p>
        </w:tc>
      </w:tr>
    </w:tbl>
    <w:p w14:paraId="667F7A0A">
      <w:pPr>
        <w:widowControl w:val="0"/>
        <w:numPr>
          <w:ilvl w:val="0"/>
          <w:numId w:val="0"/>
        </w:numPr>
        <w:adjustRightInd w:val="0"/>
        <w:snapToGrid w:val="0"/>
        <w:spacing w:line="240" w:lineRule="auto"/>
        <w:ind w:right="0"/>
        <w:jc w:val="left"/>
        <w:rPr>
          <w:rFonts w:hint="eastAsia" w:ascii="阿里巴巴普惠体 2.0 45 Light" w:hAnsi="阿里巴巴普惠体 2.0 45 Light" w:eastAsia="阿里巴巴普惠体 2.0 45 Light" w:cs="阿里巴巴普惠体 2.0 45 Light"/>
          <w:b/>
          <w:bCs/>
          <w:spacing w:val="-1"/>
          <w:kern w:val="24"/>
          <w:sz w:val="32"/>
          <w:szCs w:val="32"/>
          <w:lang w:val="en-US" w:eastAsia="zh-CN" w:bidi="ar-SA"/>
        </w:rPr>
      </w:pPr>
    </w:p>
    <w:p w14:paraId="074EB076">
      <w:pPr>
        <w:widowControl w:val="0"/>
        <w:numPr>
          <w:ilvl w:val="0"/>
          <w:numId w:val="0"/>
        </w:numPr>
        <w:adjustRightInd w:val="0"/>
        <w:snapToGrid w:val="0"/>
        <w:spacing w:line="240" w:lineRule="auto"/>
        <w:ind w:right="0"/>
        <w:jc w:val="left"/>
        <w:rPr>
          <w:rFonts w:hint="eastAsia" w:ascii="阿里巴巴普惠体 2.0 45 Light" w:hAnsi="阿里巴巴普惠体 2.0 45 Light" w:eastAsia="阿里巴巴普惠体 2.0 45 Light" w:cs="阿里巴巴普惠体 2.0 45 Light"/>
          <w:b/>
          <w:bCs/>
          <w:spacing w:val="-1"/>
          <w:kern w:val="24"/>
          <w:sz w:val="32"/>
          <w:szCs w:val="32"/>
          <w:lang w:val="en-US" w:eastAsia="zh-CN" w:bidi="ar-SA"/>
        </w:rPr>
      </w:pPr>
      <w:r>
        <w:rPr>
          <w:rFonts w:hint="eastAsia" w:ascii="阿里巴巴普惠体 2.0 45 Light" w:hAnsi="阿里巴巴普惠体 2.0 45 Light" w:eastAsia="阿里巴巴普惠体 2.0 45 Light" w:cs="阿里巴巴普惠体 2.0 45 Light"/>
          <w:b/>
          <w:bCs/>
          <w:spacing w:val="-1"/>
          <w:kern w:val="24"/>
          <w:sz w:val="32"/>
          <w:szCs w:val="32"/>
          <w:lang w:val="en-US" w:eastAsia="zh-CN" w:bidi="ar-SA"/>
        </w:rPr>
        <w:t>手册获取途径</w:t>
      </w:r>
    </w:p>
    <w:p w14:paraId="360D7BE6">
      <w:pPr>
        <w:widowControl w:val="0"/>
        <w:numPr>
          <w:ilvl w:val="0"/>
          <w:numId w:val="18"/>
        </w:numPr>
        <w:adjustRightInd w:val="0"/>
        <w:snapToGrid/>
        <w:spacing w:line="240" w:lineRule="auto"/>
        <w:ind w:left="420" w:right="0" w:hanging="420"/>
        <w:jc w:val="left"/>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pP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t>印刷版手册</w:t>
      </w:r>
    </w:p>
    <w:p w14:paraId="36DCA496">
      <w:pPr>
        <w:widowControl w:val="0"/>
        <w:numPr>
          <w:ilvl w:val="-1"/>
          <w:numId w:val="0"/>
        </w:numPr>
        <w:adjustRightInd w:val="0"/>
        <w:snapToGrid/>
        <w:spacing w:line="240" w:lineRule="auto"/>
        <w:ind w:left="0" w:right="0" w:firstLine="468" w:firstLineChars="200"/>
        <w:jc w:val="left"/>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pP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t>请向购买产品的供应商、办事处咨询索取。</w:t>
      </w:r>
    </w:p>
    <w:p w14:paraId="285B4806">
      <w:pPr>
        <w:widowControl w:val="0"/>
        <w:numPr>
          <w:ilvl w:val="0"/>
          <w:numId w:val="18"/>
        </w:numPr>
        <w:adjustRightInd w:val="0"/>
        <w:snapToGrid w:val="0"/>
        <w:spacing w:line="240" w:lineRule="auto"/>
        <w:ind w:left="420" w:right="0" w:hanging="420"/>
        <w:jc w:val="left"/>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pP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t>电子版手册</w:t>
      </w:r>
    </w:p>
    <w:p w14:paraId="2069C8DA">
      <w:pPr>
        <w:widowControl w:val="0"/>
        <w:numPr>
          <w:ilvl w:val="0"/>
          <w:numId w:val="0"/>
        </w:numPr>
        <w:adjustRightInd w:val="0"/>
        <w:snapToGrid w:val="0"/>
        <w:spacing w:line="240" w:lineRule="auto"/>
        <w:ind w:left="0" w:right="0" w:firstLine="468" w:firstLineChars="200"/>
        <w:jc w:val="left"/>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pP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t>登录因时官方网</w:t>
      </w: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fldChar w:fldCharType="begin"/>
      </w: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instrText xml:space="preserve"> HYPERLINK "https://www.inspire-robots.com" </w:instrText>
      </w: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fldChar w:fldCharType="separate"/>
      </w:r>
      <w:r>
        <w:rPr>
          <w:rStyle w:val="31"/>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t>https://www.inspire-robots.com</w:t>
      </w: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fldChar w:fldCharType="end"/>
      </w: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t xml:space="preserve"> 下载。</w:t>
      </w:r>
    </w:p>
    <w:p w14:paraId="068B2887">
      <w:pPr>
        <w:widowControl w:val="0"/>
        <w:numPr>
          <w:ilvl w:val="0"/>
          <w:numId w:val="0"/>
        </w:numPr>
        <w:adjustRightInd w:val="0"/>
        <w:snapToGrid w:val="0"/>
        <w:spacing w:line="240" w:lineRule="auto"/>
        <w:ind w:right="0"/>
        <w:jc w:val="left"/>
        <w:rPr>
          <w:rFonts w:hint="eastAsia" w:ascii="阿里巴巴普惠体 2.0 45 Light" w:hAnsi="阿里巴巴普惠体 2.0 45 Light" w:eastAsia="阿里巴巴普惠体 2.0 45 Light" w:cs="阿里巴巴普惠体 2.0 45 Light"/>
          <w:b/>
          <w:bCs/>
          <w:spacing w:val="-1"/>
          <w:kern w:val="24"/>
          <w:sz w:val="32"/>
          <w:szCs w:val="32"/>
          <w:lang w:val="en-US" w:eastAsia="zh-CN" w:bidi="ar-SA"/>
        </w:rPr>
      </w:pPr>
      <w:r>
        <w:rPr>
          <w:rFonts w:hint="eastAsia" w:ascii="阿里巴巴普惠体 2.0 45 Light" w:hAnsi="阿里巴巴普惠体 2.0 45 Light" w:eastAsia="阿里巴巴普惠体 2.0 45 Light" w:cs="阿里巴巴普惠体 2.0 45 Light"/>
          <w:b/>
          <w:bCs/>
          <w:spacing w:val="-1"/>
          <w:kern w:val="24"/>
          <w:sz w:val="32"/>
          <w:szCs w:val="32"/>
          <w:lang w:val="en-US" w:eastAsia="zh-CN" w:bidi="ar-SA"/>
        </w:rPr>
        <w:t>责任申明</w:t>
      </w:r>
    </w:p>
    <w:p w14:paraId="6733CA48">
      <w:pPr>
        <w:widowControl w:val="0"/>
        <w:numPr>
          <w:ilvl w:val="0"/>
          <w:numId w:val="18"/>
        </w:numPr>
        <w:adjustRightInd w:val="0"/>
        <w:snapToGrid/>
        <w:spacing w:line="240" w:lineRule="auto"/>
        <w:ind w:left="420" w:right="0" w:hanging="420"/>
        <w:jc w:val="left"/>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pP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t>公司竭力使手册中的信息尽可能准确、最新，但本手册不能保证没有任何技术错误或笔误。</w:t>
      </w:r>
    </w:p>
    <w:p w14:paraId="3543141E">
      <w:pPr>
        <w:widowControl w:val="0"/>
        <w:numPr>
          <w:ilvl w:val="0"/>
          <w:numId w:val="18"/>
        </w:numPr>
        <w:adjustRightInd w:val="0"/>
        <w:snapToGrid/>
        <w:spacing w:line="240" w:lineRule="auto"/>
        <w:ind w:left="420" w:right="0" w:hanging="420"/>
        <w:jc w:val="left"/>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pP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t>手册内容如有更新，会在后续版本中进行调整，保留在未通知用户的情况下对其修改的权利。</w:t>
      </w:r>
    </w:p>
    <w:p w14:paraId="7C07272C">
      <w:pPr>
        <w:widowControl w:val="0"/>
        <w:numPr>
          <w:ilvl w:val="0"/>
          <w:numId w:val="18"/>
        </w:numPr>
        <w:adjustRightInd w:val="0"/>
        <w:snapToGrid/>
        <w:spacing w:line="240" w:lineRule="auto"/>
        <w:ind w:left="420" w:right="0" w:hanging="420"/>
        <w:jc w:val="left"/>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pPr>
      <w:r>
        <w:rPr>
          <w:rFonts w:hint="eastAsia" w:ascii="阿里巴巴普惠体 2.0 45 Light" w:hAnsi="阿里巴巴普惠体 2.0 45 Light" w:eastAsia="阿里巴巴普惠体 2.0 45 Light" w:cs="阿里巴巴普惠体 2.0 45 Light"/>
          <w:b/>
          <w:bCs/>
          <w:spacing w:val="-1"/>
          <w:kern w:val="24"/>
          <w:sz w:val="32"/>
          <w:szCs w:val="32"/>
          <w:lang w:val="en-US" w:eastAsia="zh-CN" w:bidi="ar-SA"/>
        </w:rPr>
        <w:t>保留所有权限</w:t>
      </w:r>
    </w:p>
    <w:p w14:paraId="61960718">
      <w:pPr>
        <w:numPr>
          <w:ilvl w:val="0"/>
          <w:numId w:val="0"/>
        </w:numPr>
        <w:snapToGrid/>
        <w:ind w:left="0" w:firstLine="0"/>
        <w:jc w:val="left"/>
        <w:rPr>
          <w:rFonts w:hint="eastAsia" w:ascii="阿里巴巴普惠体 2.0 45 Light" w:hAnsi="阿里巴巴普惠体 2.0 45 Light" w:eastAsia="阿里巴巴普惠体 2.0 45 Light" w:cs="阿里巴巴普惠体 2.0 45 Light"/>
          <w:sz w:val="24"/>
          <w:szCs w:val="24"/>
          <w:lang w:val="en-US" w:eastAsia="zh-CN"/>
        </w:rPr>
        <w:sectPr>
          <w:headerReference r:id="rId11" w:type="first"/>
          <w:headerReference r:id="rId9" w:type="default"/>
          <w:footerReference r:id="rId12" w:type="default"/>
          <w:headerReference r:id="rId10" w:type="even"/>
          <w:pgSz w:w="11907" w:h="16840"/>
          <w:pgMar w:top="1134" w:right="1134" w:bottom="850" w:left="1134" w:header="851" w:footer="567" w:gutter="0"/>
          <w:pgBorders>
            <w:top w:val="none" w:sz="0" w:space="0"/>
            <w:left w:val="none" w:sz="0" w:space="0"/>
            <w:bottom w:val="none" w:sz="0" w:space="0"/>
            <w:right w:val="none" w:sz="0" w:space="0"/>
          </w:pgBorders>
          <w:pgNumType w:fmt="decimal" w:start="1"/>
          <w:cols w:space="720" w:num="1"/>
          <w:docGrid w:type="linesAndChars" w:linePitch="400" w:charSpace="-1010"/>
        </w:sectPr>
      </w:pP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t xml:space="preserve">   本手册著作权属于北京因时机器人科技有限公司所有。未经明确书面许可，任何单位和个人不得复制、摘录、翻版或使用本资料及其中的内容。侵权必究。</w:t>
      </w:r>
    </w:p>
    <w:p w14:paraId="36C07769">
      <w:pPr>
        <w:keepNext w:val="0"/>
        <w:keepLines w:val="0"/>
        <w:widowControl/>
        <w:suppressLineNumbers w:val="0"/>
        <w:jc w:val="center"/>
        <w:rPr>
          <w:rFonts w:hint="eastAsia" w:ascii="阿里巴巴普惠体 2.0 45 Light" w:hAnsi="阿里巴巴普惠体 2.0 45 Light" w:eastAsia="阿里巴巴普惠体 2.0 45 Light" w:cs="阿里巴巴普惠体 2.0 45 Light"/>
          <w:sz w:val="32"/>
          <w:szCs w:val="32"/>
        </w:rPr>
      </w:pPr>
      <w:r>
        <w:rPr>
          <w:rFonts w:hint="eastAsia" w:ascii="阿里巴巴普惠体 2.0 45 Light" w:hAnsi="阿里巴巴普惠体 2.0 45 Light" w:eastAsia="阿里巴巴普惠体 2.0 45 Light" w:cs="阿里巴巴普惠体 2.0 45 Light"/>
          <w:b/>
          <w:bCs/>
          <w:color w:val="000000"/>
          <w:kern w:val="0"/>
          <w:sz w:val="32"/>
          <w:szCs w:val="32"/>
          <w:lang w:val="en-US" w:eastAsia="zh-CN" w:bidi="ar"/>
        </w:rPr>
        <w:t>安全注意事项</w:t>
      </w:r>
    </w:p>
    <w:p w14:paraId="4F93731A">
      <w:pPr>
        <w:keepNext w:val="0"/>
        <w:keepLines w:val="0"/>
        <w:widowControl/>
        <w:numPr>
          <w:ilvl w:val="0"/>
          <w:numId w:val="19"/>
        </w:numPr>
        <w:suppressLineNumbers w:val="0"/>
        <w:ind w:left="420" w:hanging="420"/>
        <w:jc w:val="left"/>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 在使用本产品之前，请务必仔细阅读这一部分的内容，并在充分了解产品的使用、安全、注意事项等内容后操作。请在非常注意安全的前提下，正确进行产品安装与使用。</w:t>
      </w:r>
    </w:p>
    <w:p w14:paraId="6A19B76E">
      <w:pPr>
        <w:keepNext w:val="0"/>
        <w:keepLines w:val="0"/>
        <w:widowControl/>
        <w:numPr>
          <w:ilvl w:val="0"/>
          <w:numId w:val="19"/>
        </w:numPr>
        <w:suppressLineNumbers w:val="0"/>
        <w:ind w:left="420" w:hanging="420"/>
        <w:jc w:val="left"/>
        <w:rPr>
          <w:rFonts w:hint="eastAsia" w:ascii="阿里巴巴普惠体 2.0 45 Light" w:hAnsi="阿里巴巴普惠体 2.0 45 Light" w:eastAsia="阿里巴巴普惠体 2.0 45 Light" w:cs="阿里巴巴普惠体 2.0 45 Light"/>
          <w:color w:val="000000"/>
          <w:kern w:val="0"/>
          <w:szCs w:val="24"/>
          <w:lang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在产品使用过程中可能引发的问题基本载入了安全注意事项，并且全部以“危险”、“警告”和“注意”三个等级来注明，其他未说明事项，请遵守基本的电气操作规程。 </w:t>
      </w:r>
    </w:p>
    <w:p w14:paraId="68289FC3">
      <w:pPr>
        <w:keepNext w:val="0"/>
        <w:keepLines w:val="0"/>
        <w:widowControl/>
        <w:suppressLineNumbers w:val="0"/>
        <w:jc w:val="left"/>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color w:val="000000"/>
          <w:kern w:val="0"/>
          <w:sz w:val="24"/>
          <w:szCs w:val="24"/>
          <w:lang w:val="en-US" w:eastAsia="zh-CN" w:bidi="ar"/>
        </w:rPr>
        <w:t>安全等级定义</w:t>
      </w:r>
      <w:r>
        <w:rPr>
          <w:rFonts w:hint="eastAsia" w:ascii="阿里巴巴普惠体 2.0 45 Light" w:hAnsi="阿里巴巴普惠体 2.0 45 Light" w:eastAsia="阿里巴巴普惠体 2.0 45 Light" w:cs="阿里巴巴普惠体 2.0 45 Light"/>
          <w:b/>
          <w:bCs/>
          <w:color w:val="000000"/>
          <w:kern w:val="0"/>
          <w:sz w:val="16"/>
          <w:szCs w:val="16"/>
          <w:lang w:val="en-US" w:eastAsia="zh-CN" w:bidi="ar"/>
        </w:rPr>
        <w:t xml:space="preserve"> </w:t>
      </w:r>
    </w:p>
    <w:p w14:paraId="58752118">
      <w:pPr>
        <w:keepNext w:val="0"/>
        <w:keepLines w:val="0"/>
        <w:widowControl/>
        <w:suppressLineNumbers w:val="0"/>
        <w:ind w:firstLine="420" w:firstLineChars="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41985" cy="227330"/>
            <wp:effectExtent l="0" t="0" r="5715" b="1270"/>
            <wp:docPr id="7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1"/>
                    <pic:cNvPicPr>
                      <a:picLocks noChangeAspect="1"/>
                    </pic:cNvPicPr>
                  </pic:nvPicPr>
                  <pic:blipFill>
                    <a:blip r:embed="rId21"/>
                    <a:stretch>
                      <a:fillRect/>
                    </a:stretch>
                  </pic:blipFill>
                  <pic:spPr>
                    <a:xfrm>
                      <a:off x="0" y="0"/>
                      <a:ext cx="641985" cy="227330"/>
                    </a:xfrm>
                    <a:prstGeom prst="rect">
                      <a:avLst/>
                    </a:prstGeom>
                    <a:noFill/>
                    <a:ln>
                      <a:noFill/>
                    </a:ln>
                  </pic:spPr>
                </pic:pic>
              </a:graphicData>
            </a:graphic>
          </wp:inline>
        </w:drawing>
      </w: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表示如果不按规定操作，则导致死亡或严重身体伤害。 </w:t>
      </w:r>
    </w:p>
    <w:p w14:paraId="0EEAC560">
      <w:pPr>
        <w:keepNext w:val="0"/>
        <w:keepLines w:val="0"/>
        <w:widowControl/>
        <w:suppressLineNumbers w:val="0"/>
        <w:ind w:firstLine="420" w:firstLineChars="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51510" cy="230505"/>
            <wp:effectExtent l="0" t="0" r="15240" b="17145"/>
            <wp:docPr id="7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2"/>
                    <pic:cNvPicPr>
                      <a:picLocks noChangeAspect="1"/>
                    </pic:cNvPicPr>
                  </pic:nvPicPr>
                  <pic:blipFill>
                    <a:blip r:embed="rId22"/>
                    <a:stretch>
                      <a:fillRect/>
                    </a:stretch>
                  </pic:blipFill>
                  <pic:spPr>
                    <a:xfrm>
                      <a:off x="0" y="0"/>
                      <a:ext cx="651510" cy="230505"/>
                    </a:xfrm>
                    <a:prstGeom prst="rect">
                      <a:avLst/>
                    </a:prstGeom>
                    <a:noFill/>
                    <a:ln>
                      <a:noFill/>
                    </a:ln>
                  </pic:spPr>
                </pic:pic>
              </a:graphicData>
            </a:graphic>
          </wp:inline>
        </w:drawing>
      </w: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表示如果不按规定操作，则可能导致死亡或严重身体伤害。 </w:t>
      </w:r>
    </w:p>
    <w:p w14:paraId="7877E683">
      <w:pPr>
        <w:keepNext w:val="0"/>
        <w:keepLines w:val="0"/>
        <w:widowControl/>
        <w:suppressLineNumbers w:val="0"/>
        <w:ind w:firstLine="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78815" cy="237490"/>
            <wp:effectExtent l="0" t="0" r="6985" b="10160"/>
            <wp:docPr id="7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3"/>
                    <pic:cNvPicPr>
                      <a:picLocks noChangeAspect="1"/>
                    </pic:cNvPicPr>
                  </pic:nvPicPr>
                  <pic:blipFill>
                    <a:blip r:embed="rId23"/>
                    <a:stretch>
                      <a:fillRect/>
                    </a:stretch>
                  </pic:blipFill>
                  <pic:spPr>
                    <a:xfrm>
                      <a:off x="0" y="0"/>
                      <a:ext cx="678815" cy="237490"/>
                    </a:xfrm>
                    <a:prstGeom prst="rect">
                      <a:avLst/>
                    </a:prstGeom>
                    <a:noFill/>
                    <a:ln>
                      <a:noFill/>
                    </a:ln>
                  </pic:spPr>
                </pic:pic>
              </a:graphicData>
            </a:graphic>
          </wp:inline>
        </w:drawing>
      </w: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表示如果不按规定操作，则可能导致轻微身体伤害或设备损坏。 </w:t>
      </w:r>
    </w:p>
    <w:p w14:paraId="7BA33D21">
      <w:pPr>
        <w:keepNext w:val="0"/>
        <w:keepLines w:val="0"/>
        <w:widowControl/>
        <w:suppressLineNumbers w:val="0"/>
        <w:jc w:val="left"/>
        <w:rPr>
          <w:rFonts w:hint="eastAsia" w:ascii="阿里巴巴普惠体 2.0 45 Light" w:hAnsi="阿里巴巴普惠体 2.0 45 Light" w:eastAsia="阿里巴巴普惠体 2.0 45 Light" w:cs="阿里巴巴普惠体 2.0 45 Light"/>
          <w:b/>
          <w:bCs/>
          <w:sz w:val="24"/>
          <w:szCs w:val="24"/>
        </w:rPr>
      </w:pPr>
      <w:r>
        <w:rPr>
          <w:rFonts w:hint="eastAsia" w:ascii="阿里巴巴普惠体 2.0 45 Light" w:hAnsi="阿里巴巴普惠体 2.0 45 Light" w:eastAsia="阿里巴巴普惠体 2.0 45 Light" w:cs="阿里巴巴普惠体 2.0 45 Light"/>
          <w:b/>
          <w:bCs/>
          <w:color w:val="000000"/>
          <w:kern w:val="0"/>
          <w:sz w:val="24"/>
          <w:szCs w:val="24"/>
          <w:lang w:val="en-US" w:eastAsia="zh-CN" w:bidi="ar"/>
        </w:rPr>
        <w:t xml:space="preserve">安全注意事项 </w:t>
      </w:r>
    </w:p>
    <w:p w14:paraId="6B06952A">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本手册中产品的图解，有时为了展示产品细节部分，产品为卸下外罩或安全遮盖物的状态。 使用本产品时，请务必按规定装好外罩或遮盖物，并按产品手册的规定操作。 </w:t>
      </w:r>
    </w:p>
    <w:p w14:paraId="3796855E">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本手册中的产品图示仅为示例，可能与您订购的产品略有差异，请以实际订购产品为准。 </w:t>
      </w:r>
    </w:p>
    <w:tbl>
      <w:tblPr>
        <w:tblStyle w:val="25"/>
        <w:tblpPr w:leftFromText="180" w:rightFromText="180" w:vertAnchor="text" w:horzAnchor="page" w:tblpX="1049" w:tblpY="730"/>
        <w:tblOverlap w:val="never"/>
        <w:tblW w:w="101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30"/>
      </w:tblGrid>
      <w:tr w14:paraId="7D1E6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l2br w:val="nil"/>
            </w:tcBorders>
            <w:shd w:val="clear" w:color="auto" w:fill="9CC4E6"/>
            <w:noWrap w:val="0"/>
            <w:vAlign w:val="top"/>
          </w:tcPr>
          <w:p w14:paraId="27EABD55">
            <w:pPr>
              <w:keepNext w:val="0"/>
              <w:keepLines w:val="0"/>
              <w:widowControl/>
              <w:numPr>
                <w:ilvl w:val="0"/>
                <w:numId w:val="0"/>
              </w:numPr>
              <w:suppressLineNumbers w:val="0"/>
              <w:ind w:firstLine="472" w:firstLineChars="200"/>
              <w:jc w:val="cente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pPr>
            <w: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t>开箱验收注意事项</w:t>
            </w:r>
          </w:p>
        </w:tc>
      </w:tr>
      <w:tr w14:paraId="3448B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cBorders>
            <w:shd w:val="clear" w:color="auto" w:fill="FFFFFF"/>
            <w:noWrap w:val="0"/>
            <w:vAlign w:val="top"/>
          </w:tcPr>
          <w:p w14:paraId="33888F71">
            <w:pPr>
              <w:keepNext w:val="0"/>
              <w:keepLines w:val="0"/>
              <w:widowControl/>
              <w:numPr>
                <w:ilvl w:val="0"/>
                <w:numId w:val="0"/>
              </w:numPr>
              <w:suppressLineNumbers w:val="0"/>
              <w:ind w:firstLine="472" w:firstLineChars="20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51510" cy="230505"/>
                  <wp:effectExtent l="0" t="0" r="15240" b="17145"/>
                  <wp:docPr id="8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4"/>
                          <pic:cNvPicPr>
                            <a:picLocks noChangeAspect="1"/>
                          </pic:cNvPicPr>
                        </pic:nvPicPr>
                        <pic:blipFill>
                          <a:blip r:embed="rId22"/>
                          <a:stretch>
                            <a:fillRect/>
                          </a:stretch>
                        </pic:blipFill>
                        <pic:spPr>
                          <a:xfrm>
                            <a:off x="0" y="0"/>
                            <a:ext cx="651510" cy="230505"/>
                          </a:xfrm>
                          <a:prstGeom prst="rect">
                            <a:avLst/>
                          </a:prstGeom>
                          <a:noFill/>
                          <a:ln>
                            <a:noFill/>
                          </a:ln>
                        </pic:spPr>
                      </pic:pic>
                    </a:graphicData>
                  </a:graphic>
                </wp:inline>
              </w:drawing>
            </w:r>
          </w:p>
          <w:p w14:paraId="43A32A09">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开箱时发现产品及产品附件有螺丝松动、损伤、锈蚀等问题，请勿安装！ </w:t>
            </w:r>
          </w:p>
          <w:p w14:paraId="6D569BF1">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开箱时发现产品内部进水、部件缺少或有部件损坏时，请勿安装！ </w:t>
            </w:r>
          </w:p>
          <w:p w14:paraId="110DA997">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请仔细对照装箱单，发现装箱单与产品名称不符时，请勿安装！</w:t>
            </w:r>
          </w:p>
        </w:tc>
      </w:tr>
      <w:tr w14:paraId="122EE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cBorders>
            <w:shd w:val="clear" w:color="auto" w:fill="FFFFFF"/>
            <w:noWrap w:val="0"/>
            <w:vAlign w:val="top"/>
          </w:tcPr>
          <w:p w14:paraId="7D8E649E">
            <w:pPr>
              <w:keepNext w:val="0"/>
              <w:keepLines w:val="0"/>
              <w:widowControl/>
              <w:suppressLineNumbers w:val="0"/>
              <w:ind w:firstLine="472" w:firstLineChars="20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78815" cy="237490"/>
                  <wp:effectExtent l="0" t="0" r="6985" b="10160"/>
                  <wp:docPr id="8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5"/>
                          <pic:cNvPicPr>
                            <a:picLocks noChangeAspect="1"/>
                          </pic:cNvPicPr>
                        </pic:nvPicPr>
                        <pic:blipFill>
                          <a:blip r:embed="rId23"/>
                          <a:stretch>
                            <a:fillRect/>
                          </a:stretch>
                        </pic:blipFill>
                        <pic:spPr>
                          <a:xfrm>
                            <a:off x="0" y="0"/>
                            <a:ext cx="678815" cy="237490"/>
                          </a:xfrm>
                          <a:prstGeom prst="rect">
                            <a:avLst/>
                          </a:prstGeom>
                          <a:noFill/>
                          <a:ln>
                            <a:noFill/>
                          </a:ln>
                        </pic:spPr>
                      </pic:pic>
                    </a:graphicData>
                  </a:graphic>
                </wp:inline>
              </w:drawing>
            </w:r>
          </w:p>
          <w:p w14:paraId="30D7DFB6">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开箱前请检查设备的外包装是否完好，有无破损、浸湿、受潮、变形等情况！ </w:t>
            </w:r>
          </w:p>
          <w:p w14:paraId="4070B5FD">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请按照层次顺序打开包装，严禁猛烈敲打！ </w:t>
            </w:r>
          </w:p>
          <w:p w14:paraId="71DAE1FE">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开箱时请检查设备及附件表面有无残损、锈蚀、碰伤等情况！ </w:t>
            </w:r>
          </w:p>
          <w:p w14:paraId="21953EC3">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b w:val="0"/>
                <w:color w:val="000000"/>
                <w:kern w:val="0"/>
                <w:sz w:val="24"/>
                <w:szCs w:val="24"/>
                <w:vertAlign w:val="baseline"/>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开箱后请仔细对照装箱清单，查验设备及附件数量、资料是否齐全！</w:t>
            </w:r>
          </w:p>
          <w:p w14:paraId="39E4A5C0">
            <w:pPr>
              <w:keepNext w:val="0"/>
              <w:keepLines w:val="0"/>
              <w:widowControl/>
              <w:numPr>
                <w:ilvl w:val="0"/>
                <w:numId w:val="0"/>
              </w:numPr>
              <w:suppressLineNumbers w:val="0"/>
              <w:ind w:left="0" w:leftChars="0" w:firstLine="412" w:firstLineChars="200"/>
              <w:jc w:val="left"/>
              <w:rPr>
                <w:rFonts w:hint="eastAsia" w:ascii="阿里巴巴普惠体 2.0 45 Light" w:hAnsi="阿里巴巴普惠体 2.0 45 Light" w:eastAsia="阿里巴巴普惠体 2.0 45 Light" w:cs="阿里巴巴普惠体 2.0 45 Light"/>
                <w:b w:val="0"/>
                <w:color w:val="000000"/>
                <w:kern w:val="0"/>
                <w:sz w:val="24"/>
                <w:szCs w:val="24"/>
                <w:vertAlign w:val="baseline"/>
                <w:lang w:val="en-US" w:eastAsia="zh-CN" w:bidi="ar"/>
              </w:rPr>
            </w:pPr>
            <w:r>
              <w:rPr>
                <w:rFonts w:hint="eastAsia" w:ascii="阿里巴巴普惠体 2.0 45 Light" w:hAnsi="阿里巴巴普惠体 2.0 45 Light" w:eastAsia="阿里巴巴普惠体 2.0 45 Light" w:cs="阿里巴巴普惠体 2.0 45 Light"/>
                <w:color w:val="000000"/>
                <w:kern w:val="0"/>
                <w:sz w:val="21"/>
                <w:szCs w:val="21"/>
                <w:lang w:val="en-US" w:eastAsia="zh-CN" w:bidi="ar"/>
              </w:rPr>
              <w:t>如上述所列项有不妥的地方，请及时与产品的供应商、办事处联系。</w:t>
            </w:r>
          </w:p>
        </w:tc>
      </w:tr>
      <w:tr w14:paraId="7A259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l2br w:val="nil"/>
            </w:tcBorders>
            <w:shd w:val="clear" w:color="auto" w:fill="9CC4E6"/>
            <w:noWrap w:val="0"/>
            <w:vAlign w:val="top"/>
          </w:tcPr>
          <w:p w14:paraId="762BFB5F">
            <w:pPr>
              <w:keepNext w:val="0"/>
              <w:keepLines w:val="0"/>
              <w:widowControl/>
              <w:numPr>
                <w:ilvl w:val="0"/>
                <w:numId w:val="0"/>
              </w:numPr>
              <w:suppressLineNumbers w:val="0"/>
              <w:ind w:firstLine="472" w:firstLineChars="200"/>
              <w:jc w:val="cente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pPr>
            <w: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t>存储与运输注意事项</w:t>
            </w:r>
          </w:p>
        </w:tc>
      </w:tr>
      <w:tr w14:paraId="1597D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cBorders>
            <w:shd w:val="clear" w:color="auto" w:fill="FFFFFF"/>
            <w:noWrap w:val="0"/>
            <w:vAlign w:val="top"/>
          </w:tcPr>
          <w:p w14:paraId="38230E8B">
            <w:pPr>
              <w:keepNext w:val="0"/>
              <w:keepLines w:val="0"/>
              <w:widowControl/>
              <w:suppressLineNumbers w:val="0"/>
              <w:ind w:firstLine="472" w:firstLineChars="20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78815" cy="237490"/>
                  <wp:effectExtent l="0" t="0" r="6985" b="10160"/>
                  <wp:docPr id="7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6"/>
                          <pic:cNvPicPr>
                            <a:picLocks noChangeAspect="1"/>
                          </pic:cNvPicPr>
                        </pic:nvPicPr>
                        <pic:blipFill>
                          <a:blip r:embed="rId23"/>
                          <a:stretch>
                            <a:fillRect/>
                          </a:stretch>
                        </pic:blipFill>
                        <pic:spPr>
                          <a:xfrm>
                            <a:off x="0" y="0"/>
                            <a:ext cx="678815" cy="237490"/>
                          </a:xfrm>
                          <a:prstGeom prst="rect">
                            <a:avLst/>
                          </a:prstGeom>
                          <a:noFill/>
                          <a:ln>
                            <a:noFill/>
                          </a:ln>
                        </pic:spPr>
                      </pic:pic>
                    </a:graphicData>
                  </a:graphic>
                </wp:inline>
              </w:drawing>
            </w:r>
          </w:p>
          <w:p w14:paraId="777DBD68">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请严格按照产品要求的储存与运输条件进行储存与运输，否则有导致产品损坏的风险！ </w:t>
            </w:r>
          </w:p>
          <w:p w14:paraId="6CB49CD9">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避免在水溅雨淋、阳光直射、强电场、强磁场、强烈振动等场所储存与运输！ </w:t>
            </w:r>
          </w:p>
          <w:p w14:paraId="6E5469BC">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避免产品储存时间超过3个月，储存时间过长时，请进行更严密的防护和必要的检验！ </w:t>
            </w:r>
          </w:p>
          <w:p w14:paraId="12E58D98">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请将产品进行严格包装后再进行车辆运输，长途运输时必须使用封闭的箱体！ </w:t>
            </w:r>
          </w:p>
          <w:p w14:paraId="18AEA9A6">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b w:val="0"/>
                <w:color w:val="000000"/>
                <w:kern w:val="0"/>
                <w:sz w:val="24"/>
                <w:szCs w:val="24"/>
                <w:vertAlign w:val="baseline"/>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严禁将本产品与可能对本产品构成影响或损害的设备或物品一起混装运输！</w:t>
            </w:r>
          </w:p>
        </w:tc>
      </w:tr>
      <w:tr w14:paraId="742BA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l2br w:val="nil"/>
            </w:tcBorders>
            <w:shd w:val="clear" w:color="auto" w:fill="9CC4E6"/>
            <w:noWrap w:val="0"/>
            <w:vAlign w:val="top"/>
          </w:tcPr>
          <w:p w14:paraId="57382C7E">
            <w:pPr>
              <w:keepNext w:val="0"/>
              <w:keepLines w:val="0"/>
              <w:widowControl/>
              <w:numPr>
                <w:ilvl w:val="0"/>
                <w:numId w:val="0"/>
              </w:numPr>
              <w:suppressLineNumbers w:val="0"/>
              <w:ind w:firstLine="472" w:firstLineChars="200"/>
              <w:jc w:val="cente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pPr>
            <w: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t>安装注意事项</w:t>
            </w:r>
          </w:p>
        </w:tc>
      </w:tr>
      <w:tr w14:paraId="34C94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cBorders>
            <w:shd w:val="clear" w:color="auto" w:fill="FFFFFF"/>
            <w:noWrap w:val="0"/>
            <w:vAlign w:val="top"/>
          </w:tcPr>
          <w:p w14:paraId="35EAD686">
            <w:pPr>
              <w:keepNext w:val="0"/>
              <w:keepLines w:val="0"/>
              <w:widowControl/>
              <w:numPr>
                <w:ilvl w:val="0"/>
                <w:numId w:val="0"/>
              </w:numPr>
              <w:suppressLineNumbers w:val="0"/>
              <w:ind w:firstLine="472" w:firstLineChars="200"/>
              <w:jc w:val="left"/>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51510" cy="230505"/>
                  <wp:effectExtent l="0" t="0" r="15240" b="17145"/>
                  <wp:docPr id="8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37"/>
                          <pic:cNvPicPr>
                            <a:picLocks noChangeAspect="1"/>
                          </pic:cNvPicPr>
                        </pic:nvPicPr>
                        <pic:blipFill>
                          <a:blip r:embed="rId22"/>
                          <a:stretch>
                            <a:fillRect/>
                          </a:stretch>
                        </pic:blipFill>
                        <pic:spPr>
                          <a:xfrm>
                            <a:off x="0" y="0"/>
                            <a:ext cx="651510" cy="230505"/>
                          </a:xfrm>
                          <a:prstGeom prst="rect">
                            <a:avLst/>
                          </a:prstGeom>
                          <a:noFill/>
                          <a:ln>
                            <a:noFill/>
                          </a:ln>
                        </pic:spPr>
                      </pic:pic>
                    </a:graphicData>
                  </a:graphic>
                </wp:inline>
              </w:drawing>
            </w:r>
          </w:p>
          <w:p w14:paraId="403844D5">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安装前请务必仔细阅读产品手册和安全注意事项！ </w:t>
            </w:r>
          </w:p>
          <w:p w14:paraId="71B4C938">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请勿在强电场或强电磁波干扰的场所安装本产品！ </w:t>
            </w:r>
          </w:p>
          <w:p w14:paraId="5EC3589A">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将产品安装到封闭环境（如机柜内或机箱内）中时，请用冷却装置（如冷却风扇或冷却空调） 充分冷却，以满足安装环境要求，否则可能导致产品过热或火灾！ </w:t>
            </w:r>
          </w:p>
          <w:p w14:paraId="096EBC3F">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严禁改装本产品！ </w:t>
            </w:r>
          </w:p>
          <w:p w14:paraId="11449570">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严禁拧动产品零部件及元器件的固定螺栓！ </w:t>
            </w:r>
          </w:p>
          <w:p w14:paraId="1AA06C85">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本产品安装在柜体或终端设备中时，柜体或终端设备需要提供相应的防火外壳、电气防护外壳和机械防护外壳等防护装置，防护等级应符合相关IEC标准和当地法律法规要求！ </w:t>
            </w:r>
          </w:p>
          <w:p w14:paraId="482E9E6D">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在需要安装变压器等强电磁波干扰的设备时，请安装屏蔽保护装置，避免本产品出现误动作！ </w:t>
            </w:r>
          </w:p>
          <w:p w14:paraId="4DE60048">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请将产品安装在金属等阻燃物体上，勿使易燃物接触产品或将易燃物附着在产品上，否则会有引发火灾的危险！</w:t>
            </w:r>
          </w:p>
        </w:tc>
      </w:tr>
      <w:tr w14:paraId="38B38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cBorders>
            <w:shd w:val="clear" w:color="auto" w:fill="FFFFFF"/>
            <w:noWrap w:val="0"/>
            <w:vAlign w:val="top"/>
          </w:tcPr>
          <w:p w14:paraId="52F2AFA0">
            <w:pPr>
              <w:keepNext w:val="0"/>
              <w:keepLines w:val="0"/>
              <w:widowControl/>
              <w:suppressLineNumbers w:val="0"/>
              <w:ind w:firstLine="472" w:firstLineChars="20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78815" cy="237490"/>
                  <wp:effectExtent l="0" t="0" r="6985" b="10160"/>
                  <wp:docPr id="8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8"/>
                          <pic:cNvPicPr>
                            <a:picLocks noChangeAspect="1"/>
                          </pic:cNvPicPr>
                        </pic:nvPicPr>
                        <pic:blipFill>
                          <a:blip r:embed="rId23"/>
                          <a:stretch>
                            <a:fillRect/>
                          </a:stretch>
                        </pic:blipFill>
                        <pic:spPr>
                          <a:xfrm>
                            <a:off x="0" y="0"/>
                            <a:ext cx="678815" cy="237490"/>
                          </a:xfrm>
                          <a:prstGeom prst="rect">
                            <a:avLst/>
                          </a:prstGeom>
                          <a:noFill/>
                          <a:ln>
                            <a:noFill/>
                          </a:ln>
                        </pic:spPr>
                      </pic:pic>
                    </a:graphicData>
                  </a:graphic>
                </wp:inline>
              </w:drawing>
            </w:r>
          </w:p>
          <w:p w14:paraId="0465CE0D">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b w:val="0"/>
                <w:color w:val="000000"/>
                <w:kern w:val="0"/>
                <w:sz w:val="24"/>
                <w:szCs w:val="24"/>
                <w:vertAlign w:val="baseline"/>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进行安装作业时，请用布或纸等遮住产品顶部，以防止钻孔时的金属屑、油、水等异物进入产品内部，导致产品故障。作业结束后，请拿掉遮盖物，避免遮盖物堵住通风孔影响散热，导致产品异常发热！ </w:t>
            </w:r>
          </w:p>
        </w:tc>
      </w:tr>
      <w:tr w14:paraId="7516D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l2br w:val="nil"/>
            </w:tcBorders>
            <w:shd w:val="clear" w:color="auto" w:fill="9CC4E6"/>
            <w:noWrap w:val="0"/>
            <w:vAlign w:val="top"/>
          </w:tcPr>
          <w:p w14:paraId="055AD0EC">
            <w:pPr>
              <w:keepNext w:val="0"/>
              <w:keepLines w:val="0"/>
              <w:widowControl/>
              <w:numPr>
                <w:ilvl w:val="0"/>
                <w:numId w:val="0"/>
              </w:numPr>
              <w:suppressLineNumbers w:val="0"/>
              <w:ind w:firstLine="472" w:firstLineChars="200"/>
              <w:jc w:val="cente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pPr>
            <w: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t>接线注意事项</w:t>
            </w:r>
          </w:p>
        </w:tc>
      </w:tr>
      <w:tr w14:paraId="685CB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cBorders>
            <w:shd w:val="clear" w:color="auto" w:fill="FFFFFF"/>
            <w:noWrap w:val="0"/>
            <w:vAlign w:val="top"/>
          </w:tcPr>
          <w:p w14:paraId="2D1CC2C1">
            <w:pPr>
              <w:keepNext w:val="0"/>
              <w:keepLines w:val="0"/>
              <w:widowControl/>
              <w:numPr>
                <w:ilvl w:val="0"/>
                <w:numId w:val="0"/>
              </w:numPr>
              <w:suppressLineNumbers w:val="0"/>
              <w:ind w:firstLine="472" w:firstLineChars="20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41985" cy="227330"/>
                  <wp:effectExtent l="0" t="0" r="5715" b="1270"/>
                  <wp:docPr id="7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9"/>
                          <pic:cNvPicPr>
                            <a:picLocks noChangeAspect="1"/>
                          </pic:cNvPicPr>
                        </pic:nvPicPr>
                        <pic:blipFill>
                          <a:blip r:embed="rId21"/>
                          <a:stretch>
                            <a:fillRect/>
                          </a:stretch>
                        </pic:blipFill>
                        <pic:spPr>
                          <a:xfrm>
                            <a:off x="0" y="0"/>
                            <a:ext cx="641985" cy="227330"/>
                          </a:xfrm>
                          <a:prstGeom prst="rect">
                            <a:avLst/>
                          </a:prstGeom>
                          <a:noFill/>
                          <a:ln>
                            <a:noFill/>
                          </a:ln>
                        </pic:spPr>
                      </pic:pic>
                    </a:graphicData>
                  </a:graphic>
                </wp:inline>
              </w:drawing>
            </w:r>
          </w:p>
          <w:p w14:paraId="664C8061">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严禁非专业人员进行设备安装、接线、保养维护、检查或部件更换！ </w:t>
            </w:r>
          </w:p>
          <w:p w14:paraId="63697E8E">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接线前，请切断所有设备的电源。切断电源后设备内部电容有残余电压，请至少等待产品上警告标签规定的时间再进行接线等操作。测量主回路直流电压，确认处在安全电压之下，否则会有触电的危险！ </w:t>
            </w:r>
          </w:p>
        </w:tc>
      </w:tr>
      <w:tr w14:paraId="2C8F1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cBorders>
            <w:shd w:val="clear" w:color="auto" w:fill="FFFFFF"/>
            <w:noWrap w:val="0"/>
            <w:vAlign w:val="top"/>
          </w:tcPr>
          <w:p w14:paraId="451CCEE3">
            <w:pPr>
              <w:keepNext w:val="0"/>
              <w:keepLines w:val="0"/>
              <w:widowControl/>
              <w:suppressLineNumbers w:val="0"/>
              <w:ind w:firstLine="472" w:firstLineChars="20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51510" cy="230505"/>
                  <wp:effectExtent l="0" t="0" r="15240" b="17145"/>
                  <wp:docPr id="8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40"/>
                          <pic:cNvPicPr>
                            <a:picLocks noChangeAspect="1"/>
                          </pic:cNvPicPr>
                        </pic:nvPicPr>
                        <pic:blipFill>
                          <a:blip r:embed="rId22"/>
                          <a:stretch>
                            <a:fillRect/>
                          </a:stretch>
                        </pic:blipFill>
                        <pic:spPr>
                          <a:xfrm>
                            <a:off x="0" y="0"/>
                            <a:ext cx="651510" cy="230505"/>
                          </a:xfrm>
                          <a:prstGeom prst="rect">
                            <a:avLst/>
                          </a:prstGeom>
                          <a:noFill/>
                          <a:ln>
                            <a:noFill/>
                          </a:ln>
                        </pic:spPr>
                      </pic:pic>
                    </a:graphicData>
                  </a:graphic>
                </wp:inline>
              </w:drawing>
            </w:r>
          </w:p>
          <w:p w14:paraId="77D2FDEC">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严禁将输入电源连接到设备或产品的信号端、通讯端或者输出端，否则会引起设备损坏，甚至引发火灾！ </w:t>
            </w:r>
          </w:p>
          <w:p w14:paraId="4BA3AAAD">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请使用我司市场人员或技术支持人员认可的连接器和线缆，避免由于连接器和线缆不符合规范而影响模块功能！</w:t>
            </w:r>
          </w:p>
          <w:p w14:paraId="18B75398">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接线时使用到的线缆必须符合相应的线径和屏蔽等要求，使用屏蔽线缆的屏蔽层需要单端可靠接地！  </w:t>
            </w:r>
          </w:p>
          <w:p w14:paraId="52684EAB">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请务必保证设备和产品的良好接地，否则可能因静电损坏产品！</w:t>
            </w:r>
          </w:p>
          <w:p w14:paraId="177BBEDD">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接线时避免金属线裸露，防止金属线高温氧化或联电！</w:t>
            </w:r>
          </w:p>
        </w:tc>
      </w:tr>
      <w:tr w14:paraId="1B095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cBorders>
            <w:shd w:val="clear" w:color="auto" w:fill="FFFFFF"/>
            <w:noWrap w:val="0"/>
            <w:vAlign w:val="top"/>
          </w:tcPr>
          <w:p w14:paraId="07000067">
            <w:pPr>
              <w:keepNext w:val="0"/>
              <w:keepLines w:val="0"/>
              <w:widowControl/>
              <w:numPr>
                <w:ilvl w:val="0"/>
                <w:numId w:val="0"/>
              </w:numPr>
              <w:suppressLineNumbers w:val="0"/>
              <w:ind w:firstLine="472" w:firstLineChars="20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78815" cy="237490"/>
                  <wp:effectExtent l="0" t="0" r="6985" b="10160"/>
                  <wp:docPr id="8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1"/>
                          <pic:cNvPicPr>
                            <a:picLocks noChangeAspect="1"/>
                          </pic:cNvPicPr>
                        </pic:nvPicPr>
                        <pic:blipFill>
                          <a:blip r:embed="rId23"/>
                          <a:stretch>
                            <a:fillRect/>
                          </a:stretch>
                        </pic:blipFill>
                        <pic:spPr>
                          <a:xfrm>
                            <a:off x="0" y="0"/>
                            <a:ext cx="678815" cy="237490"/>
                          </a:xfrm>
                          <a:prstGeom prst="rect">
                            <a:avLst/>
                          </a:prstGeom>
                          <a:noFill/>
                          <a:ln>
                            <a:noFill/>
                          </a:ln>
                        </pic:spPr>
                      </pic:pic>
                    </a:graphicData>
                  </a:graphic>
                </wp:inline>
              </w:drawing>
            </w:r>
          </w:p>
          <w:p w14:paraId="3B32A1B8">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请遵守静电防护措施（ESD）规定的步骤，并佩戴静电手环进行接线等操作，避免损坏设备或产品内部的电路！  </w:t>
            </w:r>
          </w:p>
          <w:p w14:paraId="6D312012">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保持电源插头及其它设备连接件连接牢固，防止接触不良影响使用！</w:t>
            </w:r>
          </w:p>
          <w:p w14:paraId="2429078B">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对控制回路接线时，请使用双股绞合屏蔽线，将屏蔽层连接到产品的接地端子上进行接地，否则会导致产品动作异常！</w:t>
            </w:r>
          </w:p>
        </w:tc>
      </w:tr>
      <w:tr w14:paraId="7F2FC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l2br w:val="nil"/>
            </w:tcBorders>
            <w:shd w:val="clear" w:color="auto" w:fill="9CC4E6"/>
            <w:noWrap w:val="0"/>
            <w:vAlign w:val="top"/>
          </w:tcPr>
          <w:p w14:paraId="03238674">
            <w:pPr>
              <w:keepNext w:val="0"/>
              <w:keepLines w:val="0"/>
              <w:widowControl/>
              <w:numPr>
                <w:ilvl w:val="0"/>
                <w:numId w:val="0"/>
              </w:numPr>
              <w:suppressLineNumbers w:val="0"/>
              <w:ind w:firstLine="472" w:firstLineChars="200"/>
              <w:jc w:val="cente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pPr>
            <w: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t>上电注意事项</w:t>
            </w:r>
          </w:p>
        </w:tc>
      </w:tr>
      <w:tr w14:paraId="3FEF7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cBorders>
            <w:shd w:val="clear" w:color="auto" w:fill="FFFFFF"/>
            <w:noWrap w:val="0"/>
            <w:vAlign w:val="top"/>
          </w:tcPr>
          <w:p w14:paraId="61DA4DA1">
            <w:pPr>
              <w:keepNext w:val="0"/>
              <w:keepLines w:val="0"/>
              <w:widowControl/>
              <w:numPr>
                <w:ilvl w:val="0"/>
                <w:numId w:val="0"/>
              </w:numPr>
              <w:suppressLineNumbers w:val="0"/>
              <w:ind w:firstLine="472" w:firstLineChars="200"/>
              <w:jc w:val="left"/>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41985" cy="227330"/>
                  <wp:effectExtent l="0" t="0" r="5715" b="1270"/>
                  <wp:docPr id="8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42"/>
                          <pic:cNvPicPr>
                            <a:picLocks noChangeAspect="1"/>
                          </pic:cNvPicPr>
                        </pic:nvPicPr>
                        <pic:blipFill>
                          <a:blip r:embed="rId21"/>
                          <a:stretch>
                            <a:fillRect/>
                          </a:stretch>
                        </pic:blipFill>
                        <pic:spPr>
                          <a:xfrm>
                            <a:off x="0" y="0"/>
                            <a:ext cx="641985" cy="227330"/>
                          </a:xfrm>
                          <a:prstGeom prst="rect">
                            <a:avLst/>
                          </a:prstGeom>
                          <a:noFill/>
                          <a:ln>
                            <a:noFill/>
                          </a:ln>
                        </pic:spPr>
                      </pic:pic>
                    </a:graphicData>
                  </a:graphic>
                </wp:inline>
              </w:drawing>
            </w:r>
          </w:p>
          <w:p w14:paraId="130C3A0E">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上电前，请确认产品安装完好，接线牢固！ </w:t>
            </w:r>
          </w:p>
          <w:p w14:paraId="3A1279B9">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上电前，请确认电源符合产品要求，避免造成产品损坏或引发火灾！ </w:t>
            </w:r>
          </w:p>
        </w:tc>
      </w:tr>
      <w:tr w14:paraId="777D2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cBorders>
            <w:shd w:val="clear" w:color="auto" w:fill="FFFFFF"/>
            <w:noWrap w:val="0"/>
            <w:vAlign w:val="top"/>
          </w:tcPr>
          <w:p w14:paraId="00701655">
            <w:pPr>
              <w:keepNext w:val="0"/>
              <w:keepLines w:val="0"/>
              <w:widowControl/>
              <w:suppressLineNumbers w:val="0"/>
              <w:ind w:firstLine="472" w:firstLineChars="200"/>
              <w:jc w:val="left"/>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51510" cy="230505"/>
                  <wp:effectExtent l="0" t="0" r="15240" b="17145"/>
                  <wp:docPr id="8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3"/>
                          <pic:cNvPicPr>
                            <a:picLocks noChangeAspect="1"/>
                          </pic:cNvPicPr>
                        </pic:nvPicPr>
                        <pic:blipFill>
                          <a:blip r:embed="rId22"/>
                          <a:stretch>
                            <a:fillRect/>
                          </a:stretch>
                        </pic:blipFill>
                        <pic:spPr>
                          <a:xfrm>
                            <a:off x="0" y="0"/>
                            <a:ext cx="651510" cy="230505"/>
                          </a:xfrm>
                          <a:prstGeom prst="rect">
                            <a:avLst/>
                          </a:prstGeom>
                          <a:noFill/>
                          <a:ln>
                            <a:noFill/>
                          </a:ln>
                        </pic:spPr>
                      </pic:pic>
                    </a:graphicData>
                  </a:graphic>
                </wp:inline>
              </w:drawing>
            </w:r>
          </w:p>
          <w:p w14:paraId="439E21FE">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上电前需确认设备支持的电源规格，防止电压过高损坏设备！</w:t>
            </w:r>
          </w:p>
          <w:p w14:paraId="39D165A5">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接线作业和参数设定完成后，请进行机器试运行，确认机器能够安全动作，否则可能导致人员受伤或设备损坏！</w:t>
            </w:r>
          </w:p>
          <w:p w14:paraId="7842A823">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通电前，请确保产品的额定电压与电源电压一致。如果电源电压使用有误，会有引发火灾的危险！ </w:t>
            </w:r>
          </w:p>
        </w:tc>
      </w:tr>
      <w:tr w14:paraId="083A0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l2br w:val="nil"/>
            </w:tcBorders>
            <w:shd w:val="clear" w:color="auto" w:fill="9CC4E6"/>
            <w:noWrap w:val="0"/>
            <w:vAlign w:val="top"/>
          </w:tcPr>
          <w:p w14:paraId="0F32B4A5">
            <w:pPr>
              <w:keepNext w:val="0"/>
              <w:keepLines w:val="0"/>
              <w:widowControl/>
              <w:numPr>
                <w:ilvl w:val="0"/>
                <w:numId w:val="0"/>
              </w:numPr>
              <w:suppressLineNumbers w:val="0"/>
              <w:ind w:firstLine="472" w:firstLineChars="200"/>
              <w:jc w:val="cente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pPr>
            <w: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t>异常注意事项</w:t>
            </w:r>
          </w:p>
        </w:tc>
      </w:tr>
      <w:tr w14:paraId="71B30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cBorders>
            <w:shd w:val="clear" w:color="auto" w:fill="FFFFFF"/>
            <w:noWrap w:val="0"/>
            <w:vAlign w:val="top"/>
          </w:tcPr>
          <w:p w14:paraId="20F71751">
            <w:pPr>
              <w:keepNext w:val="0"/>
              <w:keepLines w:val="0"/>
              <w:widowControl/>
              <w:suppressLineNumbers w:val="0"/>
              <w:ind w:firstLine="472" w:firstLineChars="200"/>
              <w:jc w:val="left"/>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51510" cy="230505"/>
                  <wp:effectExtent l="0" t="0" r="15240" b="17145"/>
                  <wp:docPr id="82"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4"/>
                          <pic:cNvPicPr>
                            <a:picLocks noChangeAspect="1"/>
                          </pic:cNvPicPr>
                        </pic:nvPicPr>
                        <pic:blipFill>
                          <a:blip r:embed="rId22"/>
                          <a:stretch>
                            <a:fillRect/>
                          </a:stretch>
                        </pic:blipFill>
                        <pic:spPr>
                          <a:xfrm>
                            <a:off x="0" y="0"/>
                            <a:ext cx="651510" cy="230505"/>
                          </a:xfrm>
                          <a:prstGeom prst="rect">
                            <a:avLst/>
                          </a:prstGeom>
                          <a:noFill/>
                          <a:ln>
                            <a:noFill/>
                          </a:ln>
                        </pic:spPr>
                      </pic:pic>
                    </a:graphicData>
                  </a:graphic>
                </wp:inline>
              </w:drawing>
            </w:r>
          </w:p>
          <w:p w14:paraId="3B30EF0B">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请勿自行拆解设备，设备故障或疑似故障时，请咨询我司市场人员或技术支持人员！</w:t>
            </w:r>
          </w:p>
        </w:tc>
      </w:tr>
      <w:tr w14:paraId="2FCE8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l2br w:val="nil"/>
            </w:tcBorders>
            <w:shd w:val="clear" w:color="auto" w:fill="9CC4E6"/>
            <w:noWrap w:val="0"/>
            <w:vAlign w:val="top"/>
          </w:tcPr>
          <w:p w14:paraId="481C898F">
            <w:pPr>
              <w:keepNext w:val="0"/>
              <w:keepLines w:val="0"/>
              <w:widowControl/>
              <w:numPr>
                <w:ilvl w:val="0"/>
                <w:numId w:val="0"/>
              </w:numPr>
              <w:suppressLineNumbers w:val="0"/>
              <w:ind w:firstLine="472" w:firstLineChars="200"/>
              <w:jc w:val="cente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pPr>
            <w: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t>报废注意事项</w:t>
            </w:r>
          </w:p>
        </w:tc>
      </w:tr>
      <w:tr w14:paraId="590A2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cBorders>
            <w:shd w:val="clear" w:color="auto" w:fill="FFFFFF"/>
            <w:noWrap w:val="0"/>
            <w:vAlign w:val="top"/>
          </w:tcPr>
          <w:p w14:paraId="2E424F26">
            <w:pPr>
              <w:keepNext w:val="0"/>
              <w:keepLines w:val="0"/>
              <w:widowControl/>
              <w:suppressLineNumbers w:val="0"/>
              <w:ind w:firstLine="472" w:firstLineChars="20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51510" cy="230505"/>
                  <wp:effectExtent l="0" t="0" r="15240" b="17145"/>
                  <wp:docPr id="8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5"/>
                          <pic:cNvPicPr>
                            <a:picLocks noChangeAspect="1"/>
                          </pic:cNvPicPr>
                        </pic:nvPicPr>
                        <pic:blipFill>
                          <a:blip r:embed="rId22"/>
                          <a:stretch>
                            <a:fillRect/>
                          </a:stretch>
                        </pic:blipFill>
                        <pic:spPr>
                          <a:xfrm>
                            <a:off x="0" y="0"/>
                            <a:ext cx="651510" cy="230505"/>
                          </a:xfrm>
                          <a:prstGeom prst="rect">
                            <a:avLst/>
                          </a:prstGeom>
                          <a:noFill/>
                          <a:ln>
                            <a:noFill/>
                          </a:ln>
                        </pic:spPr>
                      </pic:pic>
                    </a:graphicData>
                  </a:graphic>
                </wp:inline>
              </w:drawing>
            </w:r>
          </w:p>
          <w:p w14:paraId="3EEAC492">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请按照国家有关规定与标准进行设备、产品的报废，以免造成财产损失或人员伤亡！ </w:t>
            </w:r>
          </w:p>
          <w:p w14:paraId="4B6A6813">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报废的设备与产品请按照工业废弃物处理标准进行处理回收，避免污染环境！</w:t>
            </w:r>
          </w:p>
        </w:tc>
      </w:tr>
    </w:tbl>
    <w:p w14:paraId="1615CA7E">
      <w:pPr>
        <w:rPr>
          <w:rFonts w:hint="eastAsia" w:ascii="阿里巴巴普惠体 2.0 45 Light" w:hAnsi="阿里巴巴普惠体 2.0 45 Light" w:eastAsia="阿里巴巴普惠体 2.0 45 Light" w:cs="阿里巴巴普惠体 2.0 45 Light"/>
          <w:sz w:val="24"/>
          <w:szCs w:val="24"/>
        </w:rPr>
      </w:pPr>
    </w:p>
    <w:p w14:paraId="3B0667E3">
      <w:pPr>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sz w:val="24"/>
          <w:szCs w:val="24"/>
          <w:lang w:val="en-US" w:eastAsia="zh-CN"/>
        </w:rPr>
        <w:t>在下列情况下，请立即断开电源，并与我司取得联系。</w:t>
      </w:r>
    </w:p>
    <w:p w14:paraId="30A5745C">
      <w:pPr>
        <w:numPr>
          <w:ilvl w:val="0"/>
          <w:numId w:val="19"/>
        </w:numPr>
        <w:ind w:left="420" w:leftChars="0" w:hanging="420" w:firstLineChars="0"/>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sz w:val="24"/>
          <w:szCs w:val="24"/>
          <w:lang w:val="en-US" w:eastAsia="zh-CN"/>
        </w:rPr>
        <w:t>设备进水。</w:t>
      </w:r>
    </w:p>
    <w:p w14:paraId="01F6EFD7">
      <w:pPr>
        <w:numPr>
          <w:ilvl w:val="0"/>
          <w:numId w:val="19"/>
        </w:numPr>
        <w:ind w:left="420" w:leftChars="0" w:hanging="420" w:firstLineChars="0"/>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sz w:val="24"/>
          <w:szCs w:val="24"/>
          <w:lang w:val="en-US" w:eastAsia="zh-CN"/>
        </w:rPr>
        <w:t>机壳破裂或零件掉落。</w:t>
      </w:r>
    </w:p>
    <w:p w14:paraId="1C94484E">
      <w:pPr>
        <w:numPr>
          <w:ilvl w:val="0"/>
          <w:numId w:val="19"/>
        </w:numPr>
        <w:ind w:left="420" w:leftChars="0" w:hanging="420" w:firstLineChars="0"/>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sz w:val="24"/>
          <w:szCs w:val="24"/>
          <w:lang w:val="en-US" w:eastAsia="zh-CN"/>
        </w:rPr>
        <w:t>设备工作异常或性能改变。</w:t>
      </w:r>
    </w:p>
    <w:p w14:paraId="593243DE">
      <w:pPr>
        <w:numPr>
          <w:ilvl w:val="0"/>
          <w:numId w:val="19"/>
        </w:numPr>
        <w:ind w:left="420" w:leftChars="0" w:hanging="420" w:firstLineChars="0"/>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sz w:val="24"/>
          <w:szCs w:val="24"/>
          <w:lang w:val="en-US" w:eastAsia="zh-CN"/>
        </w:rPr>
        <w:t>设备产生异味、烟雾或异常噪声。</w:t>
      </w:r>
    </w:p>
    <w:p w14:paraId="548A25B5">
      <w:pPr>
        <w:widowControl w:val="0"/>
        <w:numPr>
          <w:ilvl w:val="0"/>
          <w:numId w:val="0"/>
        </w:numPr>
        <w:adjustRightInd w:val="0"/>
        <w:snapToGrid w:val="0"/>
        <w:spacing w:line="360" w:lineRule="auto"/>
        <w:jc w:val="both"/>
        <w:rPr>
          <w:rFonts w:hint="eastAsia" w:ascii="阿里巴巴普惠体 2.0 45 Light" w:hAnsi="阿里巴巴普惠体 2.0 45 Light" w:eastAsia="阿里巴巴普惠体 2.0 45 Light" w:cs="阿里巴巴普惠体 2.0 45 Light"/>
          <w:sz w:val="24"/>
          <w:szCs w:val="24"/>
          <w:lang w:val="en-US" w:eastAsia="zh-CN"/>
        </w:rPr>
      </w:pPr>
    </w:p>
    <w:p w14:paraId="2E329615">
      <w:pPr>
        <w:widowControl w:val="0"/>
        <w:numPr>
          <w:ilvl w:val="0"/>
          <w:numId w:val="0"/>
        </w:numPr>
        <w:adjustRightInd w:val="0"/>
        <w:snapToGrid w:val="0"/>
        <w:spacing w:line="360" w:lineRule="auto"/>
        <w:jc w:val="both"/>
        <w:rPr>
          <w:rFonts w:hint="eastAsia" w:ascii="阿里巴巴普惠体 2.0 45 Light" w:hAnsi="阿里巴巴普惠体 2.0 45 Light" w:eastAsia="阿里巴巴普惠体 2.0 45 Light" w:cs="阿里巴巴普惠体 2.0 45 Light"/>
          <w:sz w:val="24"/>
          <w:szCs w:val="24"/>
          <w:lang w:val="en-US" w:eastAsia="zh-CN"/>
        </w:rPr>
      </w:pPr>
    </w:p>
    <w:p w14:paraId="43843E58">
      <w:pPr>
        <w:widowControl w:val="0"/>
        <w:numPr>
          <w:ilvl w:val="0"/>
          <w:numId w:val="0"/>
        </w:numPr>
        <w:adjustRightInd w:val="0"/>
        <w:snapToGrid w:val="0"/>
        <w:spacing w:line="360" w:lineRule="auto"/>
        <w:jc w:val="both"/>
        <w:rPr>
          <w:rFonts w:hint="eastAsia" w:ascii="阿里巴巴普惠体 2.0 45 Light" w:hAnsi="阿里巴巴普惠体 2.0 45 Light" w:eastAsia="阿里巴巴普惠体 2.0 45 Light" w:cs="阿里巴巴普惠体 2.0 45 Light"/>
          <w:sz w:val="24"/>
          <w:szCs w:val="24"/>
          <w:lang w:val="en-US" w:eastAsia="zh-CN"/>
        </w:rPr>
      </w:pPr>
    </w:p>
    <w:p w14:paraId="1B4EA24E">
      <w:pPr>
        <w:widowControl w:val="0"/>
        <w:numPr>
          <w:ilvl w:val="0"/>
          <w:numId w:val="0"/>
        </w:numPr>
        <w:adjustRightInd w:val="0"/>
        <w:snapToGrid w:val="0"/>
        <w:spacing w:line="360" w:lineRule="auto"/>
        <w:jc w:val="both"/>
        <w:rPr>
          <w:rFonts w:hint="eastAsia" w:ascii="阿里巴巴普惠体 2.0 45 Light" w:hAnsi="阿里巴巴普惠体 2.0 45 Light" w:eastAsia="阿里巴巴普惠体 2.0 45 Light" w:cs="阿里巴巴普惠体 2.0 45 Light"/>
          <w:sz w:val="24"/>
          <w:szCs w:val="24"/>
          <w:lang w:val="en-US" w:eastAsia="zh-CN"/>
        </w:rPr>
      </w:pPr>
    </w:p>
    <w:p w14:paraId="20DFE13E">
      <w:pPr>
        <w:widowControl w:val="0"/>
        <w:numPr>
          <w:ilvl w:val="0"/>
          <w:numId w:val="0"/>
        </w:numPr>
        <w:adjustRightInd w:val="0"/>
        <w:snapToGrid w:val="0"/>
        <w:spacing w:line="360" w:lineRule="auto"/>
        <w:jc w:val="both"/>
        <w:rPr>
          <w:rFonts w:hint="eastAsia" w:ascii="阿里巴巴普惠体 2.0 45 Light" w:hAnsi="阿里巴巴普惠体 2.0 45 Light" w:eastAsia="阿里巴巴普惠体 2.0 45 Light" w:cs="阿里巴巴普惠体 2.0 45 Light"/>
          <w:sz w:val="24"/>
          <w:szCs w:val="24"/>
          <w:lang w:val="en-US" w:eastAsia="zh-CN"/>
        </w:rPr>
      </w:pPr>
    </w:p>
    <w:p w14:paraId="3B3F4E48">
      <w:pPr>
        <w:widowControl w:val="0"/>
        <w:numPr>
          <w:ilvl w:val="0"/>
          <w:numId w:val="0"/>
        </w:numPr>
        <w:adjustRightInd w:val="0"/>
        <w:snapToGrid w:val="0"/>
        <w:spacing w:line="360" w:lineRule="auto"/>
        <w:jc w:val="both"/>
        <w:rPr>
          <w:rFonts w:hint="eastAsia" w:ascii="阿里巴巴普惠体 2.0 45 Light" w:hAnsi="阿里巴巴普惠体 2.0 45 Light" w:eastAsia="阿里巴巴普惠体 2.0 45 Light" w:cs="阿里巴巴普惠体 2.0 45 Light"/>
          <w:sz w:val="24"/>
          <w:szCs w:val="24"/>
          <w:lang w:val="en-US" w:eastAsia="zh-CN"/>
        </w:rPr>
      </w:pPr>
    </w:p>
    <w:p w14:paraId="057305CC">
      <w:pPr>
        <w:widowControl w:val="0"/>
        <w:numPr>
          <w:ilvl w:val="0"/>
          <w:numId w:val="0"/>
        </w:numPr>
        <w:adjustRightInd w:val="0"/>
        <w:snapToGrid w:val="0"/>
        <w:spacing w:line="360" w:lineRule="auto"/>
        <w:jc w:val="both"/>
        <w:rPr>
          <w:rFonts w:hint="eastAsia" w:ascii="阿里巴巴普惠体 2.0 45 Light" w:hAnsi="阿里巴巴普惠体 2.0 45 Light" w:eastAsia="阿里巴巴普惠体 2.0 45 Light" w:cs="阿里巴巴普惠体 2.0 45 Light"/>
          <w:sz w:val="24"/>
          <w:szCs w:val="24"/>
          <w:lang w:val="en-US" w:eastAsia="zh-CN"/>
        </w:rPr>
      </w:pPr>
    </w:p>
    <w:p w14:paraId="723AE082">
      <w:pPr>
        <w:widowControl w:val="0"/>
        <w:numPr>
          <w:ilvl w:val="0"/>
          <w:numId w:val="0"/>
        </w:numPr>
        <w:adjustRightInd w:val="0"/>
        <w:snapToGrid w:val="0"/>
        <w:spacing w:line="360" w:lineRule="auto"/>
        <w:jc w:val="both"/>
        <w:rPr>
          <w:rFonts w:hint="eastAsia" w:ascii="阿里巴巴普惠体 2.0 45 Light" w:hAnsi="阿里巴巴普惠体 2.0 45 Light" w:eastAsia="阿里巴巴普惠体 2.0 45 Light" w:cs="阿里巴巴普惠体 2.0 45 Light"/>
          <w:sz w:val="24"/>
          <w:szCs w:val="24"/>
          <w:lang w:val="en-US" w:eastAsia="zh-CN"/>
        </w:rPr>
      </w:pPr>
    </w:p>
    <w:p w14:paraId="24F6BA61">
      <w:pPr>
        <w:widowControl w:val="0"/>
        <w:numPr>
          <w:ilvl w:val="0"/>
          <w:numId w:val="0"/>
        </w:numPr>
        <w:adjustRightInd w:val="0"/>
        <w:snapToGrid w:val="0"/>
        <w:spacing w:line="360" w:lineRule="auto"/>
        <w:jc w:val="both"/>
        <w:rPr>
          <w:rFonts w:hint="eastAsia" w:ascii="阿里巴巴普惠体 2.0 45 Light" w:hAnsi="阿里巴巴普惠体 2.0 45 Light" w:eastAsia="阿里巴巴普惠体 2.0 45 Light" w:cs="阿里巴巴普惠体 2.0 45 Light"/>
          <w:sz w:val="24"/>
          <w:szCs w:val="24"/>
          <w:lang w:val="en-US" w:eastAsia="zh-CN"/>
        </w:rPr>
      </w:pPr>
    </w:p>
    <w:p w14:paraId="7C86C592">
      <w:pPr>
        <w:widowControl w:val="0"/>
        <w:numPr>
          <w:ilvl w:val="0"/>
          <w:numId w:val="0"/>
        </w:numPr>
        <w:adjustRightInd w:val="0"/>
        <w:snapToGrid w:val="0"/>
        <w:spacing w:line="360" w:lineRule="auto"/>
        <w:jc w:val="both"/>
        <w:rPr>
          <w:rFonts w:hint="eastAsia" w:ascii="阿里巴巴普惠体 2.0 45 Light" w:hAnsi="阿里巴巴普惠体 2.0 45 Light" w:eastAsia="阿里巴巴普惠体 2.0 45 Light" w:cs="阿里巴巴普惠体 2.0 45 Light"/>
          <w:sz w:val="24"/>
          <w:szCs w:val="24"/>
          <w:lang w:val="en-US" w:eastAsia="zh-CN"/>
        </w:rPr>
      </w:pPr>
    </w:p>
    <w:p w14:paraId="1E88FA7A">
      <w:pPr>
        <w:widowControl w:val="0"/>
        <w:numPr>
          <w:ilvl w:val="0"/>
          <w:numId w:val="0"/>
        </w:numPr>
        <w:adjustRightInd w:val="0"/>
        <w:snapToGrid w:val="0"/>
        <w:spacing w:line="360" w:lineRule="auto"/>
        <w:jc w:val="both"/>
        <w:rPr>
          <w:rFonts w:hint="eastAsia" w:ascii="阿里巴巴普惠体 2.0 45 Light" w:hAnsi="阿里巴巴普惠体 2.0 45 Light" w:eastAsia="阿里巴巴普惠体 2.0 45 Light" w:cs="阿里巴巴普惠体 2.0 45 Light"/>
          <w:sz w:val="24"/>
          <w:szCs w:val="24"/>
          <w:lang w:val="en-US" w:eastAsia="zh-CN"/>
        </w:rPr>
      </w:pPr>
    </w:p>
    <w:p w14:paraId="3C4A79FE">
      <w:pPr>
        <w:widowControl w:val="0"/>
        <w:numPr>
          <w:ilvl w:val="0"/>
          <w:numId w:val="0"/>
        </w:numPr>
        <w:adjustRightInd w:val="0"/>
        <w:snapToGrid w:val="0"/>
        <w:spacing w:line="360" w:lineRule="auto"/>
        <w:jc w:val="both"/>
        <w:rPr>
          <w:rFonts w:hint="eastAsia" w:ascii="阿里巴巴普惠体 2.0 45 Light" w:hAnsi="阿里巴巴普惠体 2.0 45 Light" w:eastAsia="阿里巴巴普惠体 2.0 45 Light" w:cs="阿里巴巴普惠体 2.0 45 Light"/>
          <w:sz w:val="24"/>
          <w:szCs w:val="24"/>
          <w:lang w:val="en-US" w:eastAsia="zh-CN"/>
        </w:rPr>
      </w:pPr>
    </w:p>
    <w:p w14:paraId="7572AD80">
      <w:pPr>
        <w:widowControl w:val="0"/>
        <w:numPr>
          <w:ilvl w:val="0"/>
          <w:numId w:val="0"/>
        </w:numPr>
        <w:adjustRightInd w:val="0"/>
        <w:snapToGrid w:val="0"/>
        <w:spacing w:line="360" w:lineRule="auto"/>
        <w:jc w:val="both"/>
        <w:rPr>
          <w:ins w:id="34" w:author="成成" w:date="2025-09-18T14:17:50Z"/>
          <w:rFonts w:hint="eastAsia" w:ascii="阿里巴巴普惠体 2.0 45 Light" w:hAnsi="阿里巴巴普惠体 2.0 45 Light" w:eastAsia="阿里巴巴普惠体 2.0 45 Light" w:cs="阿里巴巴普惠体 2.0 45 Light"/>
          <w:sz w:val="24"/>
          <w:szCs w:val="24"/>
          <w:lang w:val="en-US" w:eastAsia="zh-CN"/>
        </w:rPr>
      </w:pPr>
    </w:p>
    <w:p w14:paraId="63809FEC">
      <w:pPr>
        <w:widowControl w:val="0"/>
        <w:numPr>
          <w:ilvl w:val="0"/>
          <w:numId w:val="0"/>
        </w:numPr>
        <w:adjustRightInd w:val="0"/>
        <w:snapToGrid w:val="0"/>
        <w:spacing w:line="360" w:lineRule="auto"/>
        <w:jc w:val="both"/>
        <w:rPr>
          <w:ins w:id="35" w:author="成成" w:date="2025-09-18T14:17:50Z"/>
          <w:rFonts w:hint="eastAsia" w:ascii="阿里巴巴普惠体 2.0 45 Light" w:hAnsi="阿里巴巴普惠体 2.0 45 Light" w:eastAsia="阿里巴巴普惠体 2.0 45 Light" w:cs="阿里巴巴普惠体 2.0 45 Light"/>
          <w:sz w:val="24"/>
          <w:szCs w:val="24"/>
          <w:lang w:val="en-US" w:eastAsia="zh-CN"/>
        </w:rPr>
      </w:pPr>
    </w:p>
    <w:p w14:paraId="5B7C9004">
      <w:pPr>
        <w:widowControl w:val="0"/>
        <w:numPr>
          <w:ilvl w:val="0"/>
          <w:numId w:val="0"/>
        </w:numPr>
        <w:adjustRightInd w:val="0"/>
        <w:snapToGrid w:val="0"/>
        <w:spacing w:line="360" w:lineRule="auto"/>
        <w:jc w:val="both"/>
        <w:rPr>
          <w:ins w:id="36" w:author="成成" w:date="2025-09-18T14:17:50Z"/>
          <w:rFonts w:hint="eastAsia" w:ascii="阿里巴巴普惠体 2.0 45 Light" w:hAnsi="阿里巴巴普惠体 2.0 45 Light" w:eastAsia="阿里巴巴普惠体 2.0 45 Light" w:cs="阿里巴巴普惠体 2.0 45 Light"/>
          <w:sz w:val="24"/>
          <w:szCs w:val="24"/>
          <w:lang w:val="en-US" w:eastAsia="zh-CN"/>
        </w:rPr>
      </w:pPr>
    </w:p>
    <w:p w14:paraId="26F167CF">
      <w:pPr>
        <w:widowControl w:val="0"/>
        <w:numPr>
          <w:ilvl w:val="0"/>
          <w:numId w:val="0"/>
        </w:numPr>
        <w:adjustRightInd w:val="0"/>
        <w:snapToGrid w:val="0"/>
        <w:spacing w:line="360" w:lineRule="auto"/>
        <w:jc w:val="both"/>
        <w:rPr>
          <w:ins w:id="37" w:author="成成" w:date="2025-09-18T14:17:50Z"/>
          <w:rFonts w:hint="eastAsia" w:ascii="阿里巴巴普惠体 2.0 45 Light" w:hAnsi="阿里巴巴普惠体 2.0 45 Light" w:eastAsia="阿里巴巴普惠体 2.0 45 Light" w:cs="阿里巴巴普惠体 2.0 45 Light"/>
          <w:sz w:val="24"/>
          <w:szCs w:val="24"/>
          <w:lang w:val="en-US" w:eastAsia="zh-CN"/>
        </w:rPr>
      </w:pPr>
    </w:p>
    <w:p w14:paraId="5E905EF1">
      <w:pPr>
        <w:widowControl w:val="0"/>
        <w:numPr>
          <w:ilvl w:val="0"/>
          <w:numId w:val="0"/>
        </w:numPr>
        <w:adjustRightInd w:val="0"/>
        <w:snapToGrid w:val="0"/>
        <w:spacing w:line="360" w:lineRule="auto"/>
        <w:jc w:val="both"/>
        <w:rPr>
          <w:ins w:id="38" w:author="成成" w:date="2025-09-18T14:17:50Z"/>
          <w:rFonts w:hint="eastAsia" w:ascii="阿里巴巴普惠体 2.0 45 Light" w:hAnsi="阿里巴巴普惠体 2.0 45 Light" w:eastAsia="阿里巴巴普惠体 2.0 45 Light" w:cs="阿里巴巴普惠体 2.0 45 Light"/>
          <w:sz w:val="24"/>
          <w:szCs w:val="24"/>
          <w:lang w:val="en-US" w:eastAsia="zh-CN"/>
        </w:rPr>
      </w:pPr>
    </w:p>
    <w:p w14:paraId="7E30B32E">
      <w:pPr>
        <w:widowControl w:val="0"/>
        <w:numPr>
          <w:ilvl w:val="0"/>
          <w:numId w:val="0"/>
        </w:numPr>
        <w:adjustRightInd w:val="0"/>
        <w:snapToGrid w:val="0"/>
        <w:spacing w:line="360" w:lineRule="auto"/>
        <w:jc w:val="both"/>
        <w:rPr>
          <w:ins w:id="39" w:author="成成" w:date="2025-09-18T14:17:51Z"/>
          <w:rFonts w:hint="eastAsia" w:ascii="阿里巴巴普惠体 2.0 45 Light" w:hAnsi="阿里巴巴普惠体 2.0 45 Light" w:eastAsia="阿里巴巴普惠体 2.0 45 Light" w:cs="阿里巴巴普惠体 2.0 45 Light"/>
          <w:sz w:val="24"/>
          <w:szCs w:val="24"/>
          <w:lang w:val="en-US" w:eastAsia="zh-CN"/>
        </w:rPr>
      </w:pPr>
    </w:p>
    <w:p w14:paraId="25AAE41A">
      <w:pPr>
        <w:widowControl w:val="0"/>
        <w:numPr>
          <w:ilvl w:val="0"/>
          <w:numId w:val="0"/>
        </w:numPr>
        <w:adjustRightInd w:val="0"/>
        <w:snapToGrid w:val="0"/>
        <w:spacing w:line="360" w:lineRule="auto"/>
        <w:jc w:val="both"/>
        <w:rPr>
          <w:ins w:id="40" w:author="成成" w:date="2025-09-18T14:17:51Z"/>
          <w:rFonts w:hint="eastAsia" w:ascii="阿里巴巴普惠体 2.0 45 Light" w:hAnsi="阿里巴巴普惠体 2.0 45 Light" w:eastAsia="阿里巴巴普惠体 2.0 45 Light" w:cs="阿里巴巴普惠体 2.0 45 Light"/>
          <w:sz w:val="24"/>
          <w:szCs w:val="24"/>
          <w:lang w:val="en-US" w:eastAsia="zh-CN"/>
        </w:rPr>
      </w:pPr>
    </w:p>
    <w:p w14:paraId="6FA7D27C">
      <w:pPr>
        <w:widowControl w:val="0"/>
        <w:numPr>
          <w:ilvl w:val="0"/>
          <w:numId w:val="0"/>
        </w:numPr>
        <w:adjustRightInd w:val="0"/>
        <w:snapToGrid w:val="0"/>
        <w:spacing w:line="360" w:lineRule="auto"/>
        <w:jc w:val="both"/>
        <w:rPr>
          <w:ins w:id="41" w:author="成成" w:date="2025-09-18T14:17:51Z"/>
          <w:rFonts w:hint="eastAsia" w:ascii="阿里巴巴普惠体 2.0 45 Light" w:hAnsi="阿里巴巴普惠体 2.0 45 Light" w:eastAsia="阿里巴巴普惠体 2.0 45 Light" w:cs="阿里巴巴普惠体 2.0 45 Light"/>
          <w:sz w:val="24"/>
          <w:szCs w:val="24"/>
          <w:lang w:val="en-US" w:eastAsia="zh-CN"/>
        </w:rPr>
      </w:pPr>
    </w:p>
    <w:p w14:paraId="34ABD7B8">
      <w:pPr>
        <w:widowControl w:val="0"/>
        <w:numPr>
          <w:ilvl w:val="0"/>
          <w:numId w:val="0"/>
        </w:numPr>
        <w:adjustRightInd w:val="0"/>
        <w:snapToGrid w:val="0"/>
        <w:spacing w:line="360" w:lineRule="auto"/>
        <w:jc w:val="both"/>
        <w:rPr>
          <w:rFonts w:hint="eastAsia" w:ascii="阿里巴巴普惠体 2.0 45 Light" w:hAnsi="阿里巴巴普惠体 2.0 45 Light" w:eastAsia="阿里巴巴普惠体 2.0 45 Light" w:cs="阿里巴巴普惠体 2.0 45 Light"/>
          <w:sz w:val="24"/>
          <w:szCs w:val="24"/>
          <w:lang w:val="en-US" w:eastAsia="zh-CN"/>
        </w:rPr>
      </w:pPr>
    </w:p>
    <w:p w14:paraId="1E519840">
      <w:pPr>
        <w:spacing w:before="0" w:beforeLines="0" w:after="0" w:afterLines="0" w:line="240" w:lineRule="auto"/>
        <w:ind w:left="0" w:leftChars="0" w:right="0" w:rightChars="0"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28"/>
        </w:rPr>
        <w:t>目录</w:t>
      </w:r>
    </w:p>
    <w:p w14:paraId="5D0FDA7D">
      <w:pPr>
        <w:pStyle w:val="21"/>
        <w:tabs>
          <w:tab w:val="right" w:leader="dot" w:pos="9639"/>
          <w:tab w:val="clear" w:pos="420"/>
          <w:tab w:val="clear" w:pos="9628"/>
        </w:tabs>
      </w:pPr>
      <w:r>
        <w:rPr>
          <w:rFonts w:hint="eastAsia" w:ascii="阿里巴巴普惠体 2.0 45 Light" w:hAnsi="阿里巴巴普惠体 2.0 45 Light" w:eastAsia="阿里巴巴普惠体 2.0 45 Light" w:cs="阿里巴巴普惠体 2.0 45 Light"/>
          <w:kern w:val="24"/>
          <w:sz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sz w:val="24"/>
          <w:lang w:val="en-US" w:eastAsia="zh-CN" w:bidi="ar-SA"/>
        </w:rPr>
        <w:instrText xml:space="preserve">TOC \o "1-3" \h \u </w:instrText>
      </w:r>
      <w:r>
        <w:rPr>
          <w:rFonts w:hint="eastAsia" w:ascii="阿里巴巴普惠体 2.0 45 Light" w:hAnsi="阿里巴巴普惠体 2.0 45 Light" w:eastAsia="阿里巴巴普惠体 2.0 45 Light" w:cs="阿里巴巴普惠体 2.0 45 Light"/>
          <w:kern w:val="24"/>
          <w:sz w:val="24"/>
          <w:lang w:val="en-US" w:eastAsia="zh-CN" w:bidi="ar-SA"/>
        </w:rPr>
        <w:fldChar w:fldCharType="separate"/>
      </w: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_Toc9499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default" w:ascii="阿里巴巴普惠体 2.0 45 Light" w:hAnsi="阿里巴巴普惠体 2.0 45 Light" w:eastAsia="阿里巴巴普惠体 2.0 45 Light" w:cs="阿里巴巴普惠体 2.0 45 Light"/>
        </w:rPr>
        <w:t xml:space="preserve">1. </w:t>
      </w:r>
      <w:r>
        <w:rPr>
          <w:rFonts w:hint="eastAsia" w:ascii="阿里巴巴普惠体 2.0 45 Light" w:hAnsi="阿里巴巴普惠体 2.0 45 Light" w:eastAsia="阿里巴巴普惠体 2.0 45 Light" w:cs="阿里巴巴普惠体 2.0 45 Light"/>
        </w:rPr>
        <w:t>产品概述</w:t>
      </w:r>
      <w:r>
        <w:tab/>
      </w:r>
      <w:r>
        <w:fldChar w:fldCharType="begin"/>
      </w:r>
      <w:r>
        <w:instrText xml:space="preserve"> PAGEREF _Toc9499 \h </w:instrText>
      </w:r>
      <w:r>
        <w:fldChar w:fldCharType="separate"/>
      </w:r>
      <w:r>
        <w:t>1</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711FC831">
      <w:pPr>
        <w:pStyle w:val="23"/>
        <w:tabs>
          <w:tab w:val="right" w:leader="dot" w:pos="9639"/>
          <w:tab w:val="clear" w:pos="1260"/>
          <w:tab w:val="clear" w:pos="9628"/>
        </w:tabs>
        <w:rPr>
          <w:sz w:val="21"/>
          <w:szCs w:val="21"/>
          <w:rPrChange w:id="42" w:author="成成" w:date="2025-09-18T14:21:25Z">
            <w:rPr/>
          </w:rPrChange>
        </w:rPr>
      </w:pPr>
      <w:r>
        <w:rPr>
          <w:rFonts w:hint="eastAsia" w:ascii="阿里巴巴普惠体 2.0 45 Light" w:hAnsi="阿里巴巴普惠体 2.0 45 Light" w:eastAsia="阿里巴巴普惠体 2.0 45 Light" w:cs="阿里巴巴普惠体 2.0 45 Light"/>
          <w:kern w:val="24"/>
          <w:sz w:val="21"/>
          <w:szCs w:val="21"/>
          <w:lang w:val="en-US" w:eastAsia="zh-CN" w:bidi="ar-SA"/>
          <w:rPrChange w:id="43" w:author="成成" w:date="2025-09-18T14:21:25Z">
            <w:rPr>
              <w:rFonts w:hint="eastAsia" w:ascii="阿里巴巴普惠体 2.0 45 Light" w:hAnsi="阿里巴巴普惠体 2.0 45 Light" w:eastAsia="阿里巴巴普惠体 2.0 45 Light" w:cs="阿里巴巴普惠体 2.0 45 Light"/>
              <w:kern w:val="24"/>
              <w:lang w:val="en-US" w:eastAsia="zh-CN" w:bidi="ar-SA"/>
            </w:rPr>
          </w:rPrChange>
        </w:rPr>
        <w:fldChar w:fldCharType="begin"/>
      </w:r>
      <w:r>
        <w:rPr>
          <w:rFonts w:hint="eastAsia" w:ascii="阿里巴巴普惠体 2.0 45 Light" w:hAnsi="阿里巴巴普惠体 2.0 45 Light" w:eastAsia="阿里巴巴普惠体 2.0 45 Light" w:cs="阿里巴巴普惠体 2.0 45 Light"/>
          <w:kern w:val="24"/>
          <w:sz w:val="21"/>
          <w:szCs w:val="21"/>
          <w:lang w:val="en-US" w:eastAsia="zh-CN" w:bidi="ar-SA"/>
          <w:rPrChange w:id="44" w:author="成成" w:date="2025-09-18T14:21:25Z">
            <w:rPr>
              <w:rFonts w:hint="eastAsia" w:ascii="阿里巴巴普惠体 2.0 45 Light" w:hAnsi="阿里巴巴普惠体 2.0 45 Light" w:eastAsia="阿里巴巴普惠体 2.0 45 Light" w:cs="阿里巴巴普惠体 2.0 45 Light"/>
              <w:kern w:val="24"/>
              <w:lang w:val="en-US" w:eastAsia="zh-CN" w:bidi="ar-SA"/>
            </w:rPr>
          </w:rPrChange>
        </w:rPr>
        <w:instrText xml:space="preserve"> HYPERLINK \l _Toc29932 </w:instrText>
      </w:r>
      <w:r>
        <w:rPr>
          <w:rFonts w:hint="eastAsia" w:ascii="阿里巴巴普惠体 2.0 45 Light" w:hAnsi="阿里巴巴普惠体 2.0 45 Light" w:eastAsia="阿里巴巴普惠体 2.0 45 Light" w:cs="阿里巴巴普惠体 2.0 45 Light"/>
          <w:kern w:val="24"/>
          <w:sz w:val="21"/>
          <w:szCs w:val="21"/>
          <w:lang w:val="en-US" w:eastAsia="zh-CN" w:bidi="ar-SA"/>
          <w:rPrChange w:id="45" w:author="成成" w:date="2025-09-18T14:21:25Z">
            <w:rPr>
              <w:rFonts w:hint="eastAsia" w:ascii="阿里巴巴普惠体 2.0 45 Light" w:hAnsi="阿里巴巴普惠体 2.0 45 Light" w:eastAsia="阿里巴巴普惠体 2.0 45 Light" w:cs="阿里巴巴普惠体 2.0 45 Light"/>
              <w:kern w:val="24"/>
              <w:lang w:val="en-US" w:eastAsia="zh-CN" w:bidi="ar-SA"/>
            </w:rPr>
          </w:rPrChange>
        </w:rPr>
        <w:fldChar w:fldCharType="separate"/>
      </w:r>
      <w:r>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sz w:val="21"/>
          <w:szCs w:val="21"/>
          <w:vertAlign w:val="baseline"/>
          <w:rPrChange w:id="46" w:author="成成" w:date="2025-09-18T14:21:25Z">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rPrChang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1.1 </w:t>
      </w:r>
      <w:r>
        <w:rPr>
          <w:rFonts w:hint="eastAsia" w:ascii="阿里巴巴普惠体 2.0 45 Light" w:hAnsi="阿里巴巴普惠体 2.0 45 Light" w:eastAsia="阿里巴巴普惠体 2.0 45 Light" w:cs="阿里巴巴普惠体 2.0 45 Light"/>
          <w:sz w:val="21"/>
          <w:szCs w:val="21"/>
          <w:rPrChange w:id="47" w:author="成成" w:date="2025-09-18T14:21:25Z">
            <w:rPr>
              <w:rFonts w:hint="eastAsia" w:ascii="阿里巴巴普惠体 2.0 45 Light" w:hAnsi="阿里巴巴普惠体 2.0 45 Light" w:eastAsia="阿里巴巴普惠体 2.0 45 Light" w:cs="阿里巴巴普惠体 2.0 45 Light"/>
            </w:rPr>
          </w:rPrChange>
        </w:rPr>
        <w:t>产品特性</w:t>
      </w:r>
      <w:r>
        <w:rPr>
          <w:sz w:val="21"/>
          <w:szCs w:val="21"/>
          <w:rPrChange w:id="48" w:author="成成" w:date="2025-09-18T14:21:25Z">
            <w:rPr/>
          </w:rPrChange>
        </w:rPr>
        <w:tab/>
      </w:r>
      <w:r>
        <w:rPr>
          <w:sz w:val="21"/>
          <w:szCs w:val="21"/>
          <w:rPrChange w:id="49" w:author="成成" w:date="2025-09-18T14:21:25Z">
            <w:rPr/>
          </w:rPrChange>
        </w:rPr>
        <w:fldChar w:fldCharType="begin"/>
      </w:r>
      <w:r>
        <w:rPr>
          <w:sz w:val="21"/>
          <w:szCs w:val="21"/>
          <w:rPrChange w:id="50" w:author="成成" w:date="2025-09-18T14:21:25Z">
            <w:rPr/>
          </w:rPrChange>
        </w:rPr>
        <w:instrText xml:space="preserve"> PAGEREF _Toc29932 \h </w:instrText>
      </w:r>
      <w:r>
        <w:rPr>
          <w:sz w:val="21"/>
          <w:szCs w:val="21"/>
          <w:rPrChange w:id="51" w:author="成成" w:date="2025-09-18T14:21:25Z">
            <w:rPr/>
          </w:rPrChange>
        </w:rPr>
        <w:fldChar w:fldCharType="separate"/>
      </w:r>
      <w:r>
        <w:rPr>
          <w:sz w:val="21"/>
          <w:szCs w:val="21"/>
          <w:rPrChange w:id="52" w:author="成成" w:date="2025-09-18T14:21:25Z">
            <w:rPr/>
          </w:rPrChange>
        </w:rPr>
        <w:t>1</w:t>
      </w:r>
      <w:r>
        <w:rPr>
          <w:sz w:val="21"/>
          <w:szCs w:val="21"/>
          <w:rPrChange w:id="53" w:author="成成" w:date="2025-09-18T14:21:25Z">
            <w:rPr/>
          </w:rPrChange>
        </w:rPr>
        <w:fldChar w:fldCharType="end"/>
      </w:r>
      <w:r>
        <w:rPr>
          <w:rFonts w:hint="eastAsia" w:ascii="阿里巴巴普惠体 2.0 45 Light" w:hAnsi="阿里巴巴普惠体 2.0 45 Light" w:eastAsia="阿里巴巴普惠体 2.0 45 Light" w:cs="阿里巴巴普惠体 2.0 45 Light"/>
          <w:kern w:val="24"/>
          <w:sz w:val="21"/>
          <w:szCs w:val="21"/>
          <w:lang w:val="en-US" w:eastAsia="zh-CN" w:bidi="ar-SA"/>
          <w:rPrChange w:id="54" w:author="成成" w:date="2025-09-18T14:21:25Z">
            <w:rPr>
              <w:rFonts w:hint="eastAsia" w:ascii="阿里巴巴普惠体 2.0 45 Light" w:hAnsi="阿里巴巴普惠体 2.0 45 Light" w:eastAsia="阿里巴巴普惠体 2.0 45 Light" w:cs="阿里巴巴普惠体 2.0 45 Light"/>
              <w:kern w:val="24"/>
              <w:lang w:val="en-US" w:eastAsia="zh-CN" w:bidi="ar-SA"/>
            </w:rPr>
          </w:rPrChange>
        </w:rPr>
        <w:fldChar w:fldCharType="end"/>
      </w:r>
    </w:p>
    <w:p w14:paraId="3BE60DDA">
      <w:pPr>
        <w:pStyle w:val="23"/>
        <w:tabs>
          <w:tab w:val="right" w:leader="dot" w:pos="9639"/>
          <w:tab w:val="clear" w:pos="1260"/>
          <w:tab w:val="clear" w:pos="9628"/>
        </w:tabs>
        <w:rPr>
          <w:sz w:val="21"/>
          <w:szCs w:val="21"/>
          <w:rPrChange w:id="55" w:author="成成" w:date="2025-09-18T14:21:25Z">
            <w:rPr/>
          </w:rPrChange>
        </w:rPr>
      </w:pPr>
      <w:r>
        <w:rPr>
          <w:rFonts w:hint="eastAsia" w:ascii="阿里巴巴普惠体 2.0 45 Light" w:hAnsi="阿里巴巴普惠体 2.0 45 Light" w:eastAsia="阿里巴巴普惠体 2.0 45 Light" w:cs="阿里巴巴普惠体 2.0 45 Light"/>
          <w:kern w:val="24"/>
          <w:sz w:val="21"/>
          <w:szCs w:val="21"/>
          <w:lang w:val="en-US" w:eastAsia="zh-CN" w:bidi="ar-SA"/>
          <w:rPrChange w:id="56" w:author="成成" w:date="2025-09-18T14:21:25Z">
            <w:rPr>
              <w:rFonts w:hint="eastAsia" w:ascii="阿里巴巴普惠体 2.0 45 Light" w:hAnsi="阿里巴巴普惠体 2.0 45 Light" w:eastAsia="阿里巴巴普惠体 2.0 45 Light" w:cs="阿里巴巴普惠体 2.0 45 Light"/>
              <w:kern w:val="24"/>
              <w:lang w:val="en-US" w:eastAsia="zh-CN" w:bidi="ar-SA"/>
            </w:rPr>
          </w:rPrChange>
        </w:rPr>
        <w:fldChar w:fldCharType="begin"/>
      </w:r>
      <w:r>
        <w:rPr>
          <w:rFonts w:hint="eastAsia" w:ascii="阿里巴巴普惠体 2.0 45 Light" w:hAnsi="阿里巴巴普惠体 2.0 45 Light" w:eastAsia="阿里巴巴普惠体 2.0 45 Light" w:cs="阿里巴巴普惠体 2.0 45 Light"/>
          <w:kern w:val="24"/>
          <w:sz w:val="21"/>
          <w:szCs w:val="21"/>
          <w:lang w:val="en-US" w:eastAsia="zh-CN" w:bidi="ar-SA"/>
          <w:rPrChange w:id="57" w:author="成成" w:date="2025-09-18T14:21:25Z">
            <w:rPr>
              <w:rFonts w:hint="eastAsia" w:ascii="阿里巴巴普惠体 2.0 45 Light" w:hAnsi="阿里巴巴普惠体 2.0 45 Light" w:eastAsia="阿里巴巴普惠体 2.0 45 Light" w:cs="阿里巴巴普惠体 2.0 45 Light"/>
              <w:kern w:val="24"/>
              <w:lang w:val="en-US" w:eastAsia="zh-CN" w:bidi="ar-SA"/>
            </w:rPr>
          </w:rPrChange>
        </w:rPr>
        <w:instrText xml:space="preserve"> HYPERLINK \l _Toc2145 </w:instrText>
      </w:r>
      <w:r>
        <w:rPr>
          <w:rFonts w:hint="eastAsia" w:ascii="阿里巴巴普惠体 2.0 45 Light" w:hAnsi="阿里巴巴普惠体 2.0 45 Light" w:eastAsia="阿里巴巴普惠体 2.0 45 Light" w:cs="阿里巴巴普惠体 2.0 45 Light"/>
          <w:kern w:val="24"/>
          <w:sz w:val="21"/>
          <w:szCs w:val="21"/>
          <w:lang w:val="en-US" w:eastAsia="zh-CN" w:bidi="ar-SA"/>
          <w:rPrChange w:id="58" w:author="成成" w:date="2025-09-18T14:21:25Z">
            <w:rPr>
              <w:rFonts w:hint="eastAsia" w:ascii="阿里巴巴普惠体 2.0 45 Light" w:hAnsi="阿里巴巴普惠体 2.0 45 Light" w:eastAsia="阿里巴巴普惠体 2.0 45 Light" w:cs="阿里巴巴普惠体 2.0 45 Light"/>
              <w:kern w:val="24"/>
              <w:lang w:val="en-US" w:eastAsia="zh-CN" w:bidi="ar-SA"/>
            </w:rPr>
          </w:rPrChange>
        </w:rPr>
        <w:fldChar w:fldCharType="separate"/>
      </w:r>
      <w:r>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sz w:val="21"/>
          <w:szCs w:val="21"/>
          <w:vertAlign w:val="baseline"/>
          <w:rPrChange w:id="59" w:author="成成" w:date="2025-09-18T14:21:25Z">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rPrChang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1.2 </w:t>
      </w:r>
      <w:r>
        <w:rPr>
          <w:rFonts w:hint="eastAsia" w:ascii="阿里巴巴普惠体 2.0 45 Light" w:hAnsi="阿里巴巴普惠体 2.0 45 Light" w:eastAsia="阿里巴巴普惠体 2.0 45 Light" w:cs="阿里巴巴普惠体 2.0 45 Light"/>
          <w:sz w:val="21"/>
          <w:szCs w:val="21"/>
          <w:rPrChange w:id="60" w:author="成成" w:date="2025-09-18T14:21:25Z">
            <w:rPr>
              <w:rFonts w:hint="eastAsia" w:ascii="阿里巴巴普惠体 2.0 45 Light" w:hAnsi="阿里巴巴普惠体 2.0 45 Light" w:eastAsia="阿里巴巴普惠体 2.0 45 Light" w:cs="阿里巴巴普惠体 2.0 45 Light"/>
            </w:rPr>
          </w:rPrChange>
        </w:rPr>
        <w:t>结构尺寸</w:t>
      </w:r>
      <w:r>
        <w:rPr>
          <w:sz w:val="21"/>
          <w:szCs w:val="21"/>
          <w:rPrChange w:id="61" w:author="成成" w:date="2025-09-18T14:21:25Z">
            <w:rPr/>
          </w:rPrChange>
        </w:rPr>
        <w:tab/>
      </w:r>
      <w:r>
        <w:rPr>
          <w:sz w:val="21"/>
          <w:szCs w:val="21"/>
          <w:rPrChange w:id="62" w:author="成成" w:date="2025-09-18T14:21:25Z">
            <w:rPr/>
          </w:rPrChange>
        </w:rPr>
        <w:fldChar w:fldCharType="begin"/>
      </w:r>
      <w:r>
        <w:rPr>
          <w:sz w:val="21"/>
          <w:szCs w:val="21"/>
          <w:rPrChange w:id="63" w:author="成成" w:date="2025-09-18T14:21:25Z">
            <w:rPr/>
          </w:rPrChange>
        </w:rPr>
        <w:instrText xml:space="preserve"> PAGEREF _Toc2145 \h </w:instrText>
      </w:r>
      <w:r>
        <w:rPr>
          <w:sz w:val="21"/>
          <w:szCs w:val="21"/>
          <w:rPrChange w:id="64" w:author="成成" w:date="2025-09-18T14:21:25Z">
            <w:rPr/>
          </w:rPrChange>
        </w:rPr>
        <w:fldChar w:fldCharType="separate"/>
      </w:r>
      <w:r>
        <w:rPr>
          <w:sz w:val="21"/>
          <w:szCs w:val="21"/>
          <w:rPrChange w:id="65" w:author="成成" w:date="2025-09-18T14:21:25Z">
            <w:rPr/>
          </w:rPrChange>
        </w:rPr>
        <w:t>1</w:t>
      </w:r>
      <w:r>
        <w:rPr>
          <w:sz w:val="21"/>
          <w:szCs w:val="21"/>
          <w:rPrChange w:id="66" w:author="成成" w:date="2025-09-18T14:21:25Z">
            <w:rPr/>
          </w:rPrChange>
        </w:rPr>
        <w:fldChar w:fldCharType="end"/>
      </w:r>
      <w:r>
        <w:rPr>
          <w:rFonts w:hint="eastAsia" w:ascii="阿里巴巴普惠体 2.0 45 Light" w:hAnsi="阿里巴巴普惠体 2.0 45 Light" w:eastAsia="阿里巴巴普惠体 2.0 45 Light" w:cs="阿里巴巴普惠体 2.0 45 Light"/>
          <w:kern w:val="24"/>
          <w:sz w:val="21"/>
          <w:szCs w:val="21"/>
          <w:lang w:val="en-US" w:eastAsia="zh-CN" w:bidi="ar-SA"/>
          <w:rPrChange w:id="67" w:author="成成" w:date="2025-09-18T14:21:25Z">
            <w:rPr>
              <w:rFonts w:hint="eastAsia" w:ascii="阿里巴巴普惠体 2.0 45 Light" w:hAnsi="阿里巴巴普惠体 2.0 45 Light" w:eastAsia="阿里巴巴普惠体 2.0 45 Light" w:cs="阿里巴巴普惠体 2.0 45 Light"/>
              <w:kern w:val="24"/>
              <w:lang w:val="en-US" w:eastAsia="zh-CN" w:bidi="ar-SA"/>
            </w:rPr>
          </w:rPrChange>
        </w:rPr>
        <w:fldChar w:fldCharType="end"/>
      </w:r>
    </w:p>
    <w:p w14:paraId="6114F0AC">
      <w:pPr>
        <w:pStyle w:val="23"/>
        <w:tabs>
          <w:tab w:val="right" w:leader="dot" w:pos="9639"/>
          <w:tab w:val="clear" w:pos="1260"/>
          <w:tab w:val="clear" w:pos="9628"/>
        </w:tabs>
        <w:rPr>
          <w:sz w:val="21"/>
          <w:szCs w:val="21"/>
          <w:rPrChange w:id="68" w:author="成成" w:date="2025-09-18T14:21:25Z">
            <w:rPr/>
          </w:rPrChange>
        </w:rPr>
      </w:pPr>
      <w:r>
        <w:rPr>
          <w:rFonts w:hint="eastAsia" w:ascii="阿里巴巴普惠体 2.0 45 Light" w:hAnsi="阿里巴巴普惠体 2.0 45 Light" w:eastAsia="阿里巴巴普惠体 2.0 45 Light" w:cs="阿里巴巴普惠体 2.0 45 Light"/>
          <w:kern w:val="24"/>
          <w:sz w:val="21"/>
          <w:szCs w:val="21"/>
          <w:lang w:val="en-US" w:eastAsia="zh-CN" w:bidi="ar-SA"/>
          <w:rPrChange w:id="69" w:author="成成" w:date="2025-09-18T14:21:25Z">
            <w:rPr>
              <w:rFonts w:hint="eastAsia" w:ascii="阿里巴巴普惠体 2.0 45 Light" w:hAnsi="阿里巴巴普惠体 2.0 45 Light" w:eastAsia="阿里巴巴普惠体 2.0 45 Light" w:cs="阿里巴巴普惠体 2.0 45 Light"/>
              <w:kern w:val="24"/>
              <w:lang w:val="en-US" w:eastAsia="zh-CN" w:bidi="ar-SA"/>
            </w:rPr>
          </w:rPrChange>
        </w:rPr>
        <w:fldChar w:fldCharType="begin"/>
      </w:r>
      <w:r>
        <w:rPr>
          <w:rFonts w:hint="eastAsia" w:ascii="阿里巴巴普惠体 2.0 45 Light" w:hAnsi="阿里巴巴普惠体 2.0 45 Light" w:eastAsia="阿里巴巴普惠体 2.0 45 Light" w:cs="阿里巴巴普惠体 2.0 45 Light"/>
          <w:kern w:val="24"/>
          <w:sz w:val="21"/>
          <w:szCs w:val="21"/>
          <w:lang w:val="en-US" w:eastAsia="zh-CN" w:bidi="ar-SA"/>
          <w:rPrChange w:id="70" w:author="成成" w:date="2025-09-18T14:21:25Z">
            <w:rPr>
              <w:rFonts w:hint="eastAsia" w:ascii="阿里巴巴普惠体 2.0 45 Light" w:hAnsi="阿里巴巴普惠体 2.0 45 Light" w:eastAsia="阿里巴巴普惠体 2.0 45 Light" w:cs="阿里巴巴普惠体 2.0 45 Light"/>
              <w:kern w:val="24"/>
              <w:lang w:val="en-US" w:eastAsia="zh-CN" w:bidi="ar-SA"/>
            </w:rPr>
          </w:rPrChange>
        </w:rPr>
        <w:instrText xml:space="preserve"> HYPERLINK \l _Toc7223 </w:instrText>
      </w:r>
      <w:r>
        <w:rPr>
          <w:rFonts w:hint="eastAsia" w:ascii="阿里巴巴普惠体 2.0 45 Light" w:hAnsi="阿里巴巴普惠体 2.0 45 Light" w:eastAsia="阿里巴巴普惠体 2.0 45 Light" w:cs="阿里巴巴普惠体 2.0 45 Light"/>
          <w:kern w:val="24"/>
          <w:sz w:val="21"/>
          <w:szCs w:val="21"/>
          <w:lang w:val="en-US" w:eastAsia="zh-CN" w:bidi="ar-SA"/>
          <w:rPrChange w:id="71" w:author="成成" w:date="2025-09-18T14:21:25Z">
            <w:rPr>
              <w:rFonts w:hint="eastAsia" w:ascii="阿里巴巴普惠体 2.0 45 Light" w:hAnsi="阿里巴巴普惠体 2.0 45 Light" w:eastAsia="阿里巴巴普惠体 2.0 45 Light" w:cs="阿里巴巴普惠体 2.0 45 Light"/>
              <w:kern w:val="24"/>
              <w:lang w:val="en-US" w:eastAsia="zh-CN" w:bidi="ar-SA"/>
            </w:rPr>
          </w:rPrChange>
        </w:rPr>
        <w:fldChar w:fldCharType="separate"/>
      </w:r>
      <w:r>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sz w:val="21"/>
          <w:szCs w:val="21"/>
          <w:vertAlign w:val="baseline"/>
          <w:rPrChange w:id="72" w:author="成成" w:date="2025-09-18T14:21:25Z">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rPrChang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1.3 </w:t>
      </w:r>
      <w:r>
        <w:rPr>
          <w:rFonts w:hint="eastAsia" w:ascii="阿里巴巴普惠体 2.0 45 Light" w:hAnsi="阿里巴巴普惠体 2.0 45 Light" w:eastAsia="阿里巴巴普惠体 2.0 45 Light" w:cs="阿里巴巴普惠体 2.0 45 Light"/>
          <w:sz w:val="21"/>
          <w:szCs w:val="21"/>
          <w:rPrChange w:id="73" w:author="成成" w:date="2025-09-18T14:21:25Z">
            <w:rPr>
              <w:rFonts w:hint="eastAsia" w:ascii="阿里巴巴普惠体 2.0 45 Light" w:hAnsi="阿里巴巴普惠体 2.0 45 Light" w:eastAsia="阿里巴巴普惠体 2.0 45 Light" w:cs="阿里巴巴普惠体 2.0 45 Light"/>
            </w:rPr>
          </w:rPrChange>
        </w:rPr>
        <w:t>性能参数</w:t>
      </w:r>
      <w:r>
        <w:rPr>
          <w:sz w:val="21"/>
          <w:szCs w:val="21"/>
          <w:rPrChange w:id="74" w:author="成成" w:date="2025-09-18T14:21:25Z">
            <w:rPr/>
          </w:rPrChange>
        </w:rPr>
        <w:tab/>
      </w:r>
      <w:r>
        <w:rPr>
          <w:sz w:val="21"/>
          <w:szCs w:val="21"/>
          <w:rPrChange w:id="75" w:author="成成" w:date="2025-09-18T14:21:25Z">
            <w:rPr/>
          </w:rPrChange>
        </w:rPr>
        <w:fldChar w:fldCharType="begin"/>
      </w:r>
      <w:r>
        <w:rPr>
          <w:sz w:val="21"/>
          <w:szCs w:val="21"/>
          <w:rPrChange w:id="76" w:author="成成" w:date="2025-09-18T14:21:25Z">
            <w:rPr/>
          </w:rPrChange>
        </w:rPr>
        <w:instrText xml:space="preserve"> PAGEREF _Toc7223 \h </w:instrText>
      </w:r>
      <w:r>
        <w:rPr>
          <w:sz w:val="21"/>
          <w:szCs w:val="21"/>
          <w:rPrChange w:id="77" w:author="成成" w:date="2025-09-18T14:21:25Z">
            <w:rPr/>
          </w:rPrChange>
        </w:rPr>
        <w:fldChar w:fldCharType="separate"/>
      </w:r>
      <w:r>
        <w:rPr>
          <w:sz w:val="21"/>
          <w:szCs w:val="21"/>
          <w:rPrChange w:id="78" w:author="成成" w:date="2025-09-18T14:21:25Z">
            <w:rPr/>
          </w:rPrChange>
        </w:rPr>
        <w:t>1</w:t>
      </w:r>
      <w:r>
        <w:rPr>
          <w:sz w:val="21"/>
          <w:szCs w:val="21"/>
          <w:rPrChange w:id="79" w:author="成成" w:date="2025-09-18T14:21:25Z">
            <w:rPr/>
          </w:rPrChange>
        </w:rPr>
        <w:fldChar w:fldCharType="end"/>
      </w:r>
      <w:r>
        <w:rPr>
          <w:rFonts w:hint="eastAsia" w:ascii="阿里巴巴普惠体 2.0 45 Light" w:hAnsi="阿里巴巴普惠体 2.0 45 Light" w:eastAsia="阿里巴巴普惠体 2.0 45 Light" w:cs="阿里巴巴普惠体 2.0 45 Light"/>
          <w:kern w:val="24"/>
          <w:sz w:val="21"/>
          <w:szCs w:val="21"/>
          <w:lang w:val="en-US" w:eastAsia="zh-CN" w:bidi="ar-SA"/>
          <w:rPrChange w:id="80" w:author="成成" w:date="2025-09-18T14:21:25Z">
            <w:rPr>
              <w:rFonts w:hint="eastAsia" w:ascii="阿里巴巴普惠体 2.0 45 Light" w:hAnsi="阿里巴巴普惠体 2.0 45 Light" w:eastAsia="阿里巴巴普惠体 2.0 45 Light" w:cs="阿里巴巴普惠体 2.0 45 Light"/>
              <w:kern w:val="24"/>
              <w:lang w:val="en-US" w:eastAsia="zh-CN" w:bidi="ar-SA"/>
            </w:rPr>
          </w:rPrChange>
        </w:rPr>
        <w:fldChar w:fldCharType="end"/>
      </w:r>
    </w:p>
    <w:p w14:paraId="203E9F23">
      <w:pPr>
        <w:pStyle w:val="23"/>
        <w:tabs>
          <w:tab w:val="right" w:leader="dot" w:pos="9639"/>
          <w:tab w:val="clear" w:pos="1260"/>
          <w:tab w:val="clear" w:pos="9628"/>
        </w:tabs>
        <w:rPr>
          <w:sz w:val="21"/>
          <w:szCs w:val="21"/>
          <w:rPrChange w:id="81" w:author="成成" w:date="2025-09-18T14:21:25Z">
            <w:rPr/>
          </w:rPrChange>
        </w:rPr>
      </w:pPr>
      <w:r>
        <w:rPr>
          <w:rFonts w:hint="eastAsia" w:ascii="阿里巴巴普惠体 2.0 45 Light" w:hAnsi="阿里巴巴普惠体 2.0 45 Light" w:eastAsia="阿里巴巴普惠体 2.0 45 Light" w:cs="阿里巴巴普惠体 2.0 45 Light"/>
          <w:kern w:val="24"/>
          <w:sz w:val="21"/>
          <w:szCs w:val="21"/>
          <w:lang w:val="en-US" w:eastAsia="zh-CN" w:bidi="ar-SA"/>
          <w:rPrChange w:id="82" w:author="成成" w:date="2025-09-18T14:21:25Z">
            <w:rPr>
              <w:rFonts w:hint="eastAsia" w:ascii="阿里巴巴普惠体 2.0 45 Light" w:hAnsi="阿里巴巴普惠体 2.0 45 Light" w:eastAsia="阿里巴巴普惠体 2.0 45 Light" w:cs="阿里巴巴普惠体 2.0 45 Light"/>
              <w:kern w:val="24"/>
              <w:lang w:val="en-US" w:eastAsia="zh-CN" w:bidi="ar-SA"/>
            </w:rPr>
          </w:rPrChange>
        </w:rPr>
        <w:fldChar w:fldCharType="begin"/>
      </w:r>
      <w:r>
        <w:rPr>
          <w:rFonts w:hint="eastAsia" w:ascii="阿里巴巴普惠体 2.0 45 Light" w:hAnsi="阿里巴巴普惠体 2.0 45 Light" w:eastAsia="阿里巴巴普惠体 2.0 45 Light" w:cs="阿里巴巴普惠体 2.0 45 Light"/>
          <w:kern w:val="24"/>
          <w:sz w:val="21"/>
          <w:szCs w:val="21"/>
          <w:lang w:val="en-US" w:eastAsia="zh-CN" w:bidi="ar-SA"/>
          <w:rPrChange w:id="83" w:author="成成" w:date="2025-09-18T14:21:25Z">
            <w:rPr>
              <w:rFonts w:hint="eastAsia" w:ascii="阿里巴巴普惠体 2.0 45 Light" w:hAnsi="阿里巴巴普惠体 2.0 45 Light" w:eastAsia="阿里巴巴普惠体 2.0 45 Light" w:cs="阿里巴巴普惠体 2.0 45 Light"/>
              <w:kern w:val="24"/>
              <w:lang w:val="en-US" w:eastAsia="zh-CN" w:bidi="ar-SA"/>
            </w:rPr>
          </w:rPrChange>
        </w:rPr>
        <w:instrText xml:space="preserve"> HYPERLINK \l _Toc12614 </w:instrText>
      </w:r>
      <w:r>
        <w:rPr>
          <w:rFonts w:hint="eastAsia" w:ascii="阿里巴巴普惠体 2.0 45 Light" w:hAnsi="阿里巴巴普惠体 2.0 45 Light" w:eastAsia="阿里巴巴普惠体 2.0 45 Light" w:cs="阿里巴巴普惠体 2.0 45 Light"/>
          <w:kern w:val="24"/>
          <w:sz w:val="21"/>
          <w:szCs w:val="21"/>
          <w:lang w:val="en-US" w:eastAsia="zh-CN" w:bidi="ar-SA"/>
          <w:rPrChange w:id="84" w:author="成成" w:date="2025-09-18T14:21:25Z">
            <w:rPr>
              <w:rFonts w:hint="eastAsia" w:ascii="阿里巴巴普惠体 2.0 45 Light" w:hAnsi="阿里巴巴普惠体 2.0 45 Light" w:eastAsia="阿里巴巴普惠体 2.0 45 Light" w:cs="阿里巴巴普惠体 2.0 45 Light"/>
              <w:kern w:val="24"/>
              <w:lang w:val="en-US" w:eastAsia="zh-CN" w:bidi="ar-SA"/>
            </w:rPr>
          </w:rPrChange>
        </w:rPr>
        <w:fldChar w:fldCharType="separate"/>
      </w:r>
      <w:r>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sz w:val="21"/>
          <w:szCs w:val="21"/>
          <w:vertAlign w:val="baseline"/>
          <w:rPrChange w:id="85" w:author="成成" w:date="2025-09-18T14:21:25Z">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rPrChang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1.4 </w:t>
      </w:r>
      <w:r>
        <w:rPr>
          <w:rFonts w:hint="eastAsia" w:ascii="阿里巴巴普惠体 2.0 45 Light" w:hAnsi="阿里巴巴普惠体 2.0 45 Light" w:eastAsia="阿里巴巴普惠体 2.0 45 Light" w:cs="阿里巴巴普惠体 2.0 45 Light"/>
          <w:sz w:val="21"/>
          <w:szCs w:val="21"/>
          <w:rPrChange w:id="86" w:author="成成" w:date="2025-09-18T14:21:25Z">
            <w:rPr>
              <w:rFonts w:hint="eastAsia" w:ascii="阿里巴巴普惠体 2.0 45 Light" w:hAnsi="阿里巴巴普惠体 2.0 45 Light" w:eastAsia="阿里巴巴普惠体 2.0 45 Light" w:cs="阿里巴巴普惠体 2.0 45 Light"/>
            </w:rPr>
          </w:rPrChange>
        </w:rPr>
        <w:t>电气连接</w:t>
      </w:r>
      <w:r>
        <w:rPr>
          <w:sz w:val="21"/>
          <w:szCs w:val="21"/>
          <w:rPrChange w:id="87" w:author="成成" w:date="2025-09-18T14:21:25Z">
            <w:rPr/>
          </w:rPrChange>
        </w:rPr>
        <w:tab/>
      </w:r>
      <w:r>
        <w:rPr>
          <w:sz w:val="21"/>
          <w:szCs w:val="21"/>
          <w:rPrChange w:id="88" w:author="成成" w:date="2025-09-18T14:21:25Z">
            <w:rPr/>
          </w:rPrChange>
        </w:rPr>
        <w:fldChar w:fldCharType="begin"/>
      </w:r>
      <w:r>
        <w:rPr>
          <w:sz w:val="21"/>
          <w:szCs w:val="21"/>
          <w:rPrChange w:id="89" w:author="成成" w:date="2025-09-18T14:21:25Z">
            <w:rPr/>
          </w:rPrChange>
        </w:rPr>
        <w:instrText xml:space="preserve"> PAGEREF _Toc12614 \h </w:instrText>
      </w:r>
      <w:r>
        <w:rPr>
          <w:sz w:val="21"/>
          <w:szCs w:val="21"/>
          <w:rPrChange w:id="90" w:author="成成" w:date="2025-09-18T14:21:25Z">
            <w:rPr/>
          </w:rPrChange>
        </w:rPr>
        <w:fldChar w:fldCharType="separate"/>
      </w:r>
      <w:r>
        <w:rPr>
          <w:sz w:val="21"/>
          <w:szCs w:val="21"/>
          <w:rPrChange w:id="91" w:author="成成" w:date="2025-09-18T14:21:25Z">
            <w:rPr/>
          </w:rPrChange>
        </w:rPr>
        <w:t>2</w:t>
      </w:r>
      <w:r>
        <w:rPr>
          <w:sz w:val="21"/>
          <w:szCs w:val="21"/>
          <w:rPrChange w:id="92" w:author="成成" w:date="2025-09-18T14:21:25Z">
            <w:rPr/>
          </w:rPrChange>
        </w:rPr>
        <w:fldChar w:fldCharType="end"/>
      </w:r>
      <w:r>
        <w:rPr>
          <w:rFonts w:hint="eastAsia" w:ascii="阿里巴巴普惠体 2.0 45 Light" w:hAnsi="阿里巴巴普惠体 2.0 45 Light" w:eastAsia="阿里巴巴普惠体 2.0 45 Light" w:cs="阿里巴巴普惠体 2.0 45 Light"/>
          <w:kern w:val="24"/>
          <w:sz w:val="21"/>
          <w:szCs w:val="21"/>
          <w:lang w:val="en-US" w:eastAsia="zh-CN" w:bidi="ar-SA"/>
          <w:rPrChange w:id="93" w:author="成成" w:date="2025-09-18T14:21:25Z">
            <w:rPr>
              <w:rFonts w:hint="eastAsia" w:ascii="阿里巴巴普惠体 2.0 45 Light" w:hAnsi="阿里巴巴普惠体 2.0 45 Light" w:eastAsia="阿里巴巴普惠体 2.0 45 Light" w:cs="阿里巴巴普惠体 2.0 45 Light"/>
              <w:kern w:val="24"/>
              <w:lang w:val="en-US" w:eastAsia="zh-CN" w:bidi="ar-SA"/>
            </w:rPr>
          </w:rPrChange>
        </w:rPr>
        <w:fldChar w:fldCharType="end"/>
      </w:r>
    </w:p>
    <w:p w14:paraId="26D3B0C1">
      <w:pPr>
        <w:pStyle w:val="16"/>
        <w:tabs>
          <w:tab w:val="right" w:leader="dot" w:pos="9639"/>
          <w:tab w:val="clear" w:pos="1710"/>
          <w:tab w:val="clear" w:pos="9628"/>
        </w:tabs>
        <w:rPr>
          <w:sz w:val="21"/>
          <w:szCs w:val="21"/>
          <w:rPrChange w:id="94" w:author="成成" w:date="2025-09-18T14:21:25Z">
            <w:rPr/>
          </w:rPrChange>
        </w:rPr>
      </w:pPr>
      <w:r>
        <w:rPr>
          <w:rFonts w:hint="eastAsia" w:ascii="阿里巴巴普惠体 2.0 45 Light" w:hAnsi="阿里巴巴普惠体 2.0 45 Light" w:eastAsia="阿里巴巴普惠体 2.0 45 Light" w:cs="阿里巴巴普惠体 2.0 45 Light"/>
          <w:kern w:val="24"/>
          <w:sz w:val="21"/>
          <w:szCs w:val="21"/>
          <w:lang w:val="en-US" w:eastAsia="zh-CN" w:bidi="ar-SA"/>
          <w:rPrChange w:id="95" w:author="成成" w:date="2025-09-18T14:21:25Z">
            <w:rPr>
              <w:rFonts w:hint="eastAsia" w:ascii="阿里巴巴普惠体 2.0 45 Light" w:hAnsi="阿里巴巴普惠体 2.0 45 Light" w:eastAsia="阿里巴巴普惠体 2.0 45 Light" w:cs="阿里巴巴普惠体 2.0 45 Light"/>
              <w:kern w:val="24"/>
              <w:lang w:val="en-US" w:eastAsia="zh-CN" w:bidi="ar-SA"/>
            </w:rPr>
          </w:rPrChange>
        </w:rPr>
        <w:fldChar w:fldCharType="begin"/>
      </w:r>
      <w:r>
        <w:rPr>
          <w:rFonts w:hint="eastAsia" w:ascii="阿里巴巴普惠体 2.0 45 Light" w:hAnsi="阿里巴巴普惠体 2.0 45 Light" w:eastAsia="阿里巴巴普惠体 2.0 45 Light" w:cs="阿里巴巴普惠体 2.0 45 Light"/>
          <w:kern w:val="24"/>
          <w:sz w:val="21"/>
          <w:szCs w:val="21"/>
          <w:lang w:val="en-US" w:eastAsia="zh-CN" w:bidi="ar-SA"/>
          <w:rPrChange w:id="96" w:author="成成" w:date="2025-09-18T14:21:25Z">
            <w:rPr>
              <w:rFonts w:hint="eastAsia" w:ascii="阿里巴巴普惠体 2.0 45 Light" w:hAnsi="阿里巴巴普惠体 2.0 45 Light" w:eastAsia="阿里巴巴普惠体 2.0 45 Light" w:cs="阿里巴巴普惠体 2.0 45 Light"/>
              <w:kern w:val="24"/>
              <w:lang w:val="en-US" w:eastAsia="zh-CN" w:bidi="ar-SA"/>
            </w:rPr>
          </w:rPrChange>
        </w:rPr>
        <w:instrText xml:space="preserve"> HYPERLINK \l _Toc3798 </w:instrText>
      </w:r>
      <w:r>
        <w:rPr>
          <w:rFonts w:hint="eastAsia" w:ascii="阿里巴巴普惠体 2.0 45 Light" w:hAnsi="阿里巴巴普惠体 2.0 45 Light" w:eastAsia="阿里巴巴普惠体 2.0 45 Light" w:cs="阿里巴巴普惠体 2.0 45 Light"/>
          <w:kern w:val="24"/>
          <w:sz w:val="21"/>
          <w:szCs w:val="21"/>
          <w:lang w:val="en-US" w:eastAsia="zh-CN" w:bidi="ar-SA"/>
          <w:rPrChange w:id="97" w:author="成成" w:date="2025-09-18T14:21:25Z">
            <w:rPr>
              <w:rFonts w:hint="eastAsia" w:ascii="阿里巴巴普惠体 2.0 45 Light" w:hAnsi="阿里巴巴普惠体 2.0 45 Light" w:eastAsia="阿里巴巴普惠体 2.0 45 Light" w:cs="阿里巴巴普惠体 2.0 45 Light"/>
              <w:kern w:val="24"/>
              <w:lang w:val="en-US" w:eastAsia="zh-CN" w:bidi="ar-SA"/>
            </w:rPr>
          </w:rPrChange>
        </w:rPr>
        <w:fldChar w:fldCharType="separate"/>
      </w:r>
      <w:r>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sz w:val="21"/>
          <w:szCs w:val="21"/>
          <w:vertAlign w:val="baseline"/>
          <w:rPrChange w:id="98" w:author="成成" w:date="2025-09-18T14:21:25Z">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rPrChang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1.4.1 </w:t>
      </w:r>
      <w:r>
        <w:rPr>
          <w:rFonts w:hint="eastAsia" w:ascii="阿里巴巴普惠体 2.0 45 Light" w:hAnsi="阿里巴巴普惠体 2.0 45 Light" w:eastAsia="阿里巴巴普惠体 2.0 45 Light" w:cs="阿里巴巴普惠体 2.0 45 Light"/>
          <w:sz w:val="21"/>
          <w:szCs w:val="21"/>
          <w:rPrChange w:id="99" w:author="成成" w:date="2025-09-18T14:21:25Z">
            <w:rPr>
              <w:rFonts w:hint="eastAsia" w:ascii="阿里巴巴普惠体 2.0 45 Light" w:hAnsi="阿里巴巴普惠体 2.0 45 Light" w:eastAsia="阿里巴巴普惠体 2.0 45 Light" w:cs="阿里巴巴普惠体 2.0 45 Light"/>
            </w:rPr>
          </w:rPrChange>
        </w:rPr>
        <w:t>引脚定义</w:t>
      </w:r>
      <w:r>
        <w:rPr>
          <w:sz w:val="21"/>
          <w:szCs w:val="21"/>
          <w:rPrChange w:id="100" w:author="成成" w:date="2025-09-18T14:21:25Z">
            <w:rPr/>
          </w:rPrChange>
        </w:rPr>
        <w:tab/>
      </w:r>
      <w:r>
        <w:rPr>
          <w:sz w:val="21"/>
          <w:szCs w:val="21"/>
          <w:rPrChange w:id="101" w:author="成成" w:date="2025-09-18T14:21:25Z">
            <w:rPr/>
          </w:rPrChange>
        </w:rPr>
        <w:fldChar w:fldCharType="begin"/>
      </w:r>
      <w:r>
        <w:rPr>
          <w:sz w:val="21"/>
          <w:szCs w:val="21"/>
          <w:rPrChange w:id="102" w:author="成成" w:date="2025-09-18T14:21:25Z">
            <w:rPr/>
          </w:rPrChange>
        </w:rPr>
        <w:instrText xml:space="preserve"> PAGEREF _Toc3798 \h </w:instrText>
      </w:r>
      <w:r>
        <w:rPr>
          <w:sz w:val="21"/>
          <w:szCs w:val="21"/>
          <w:rPrChange w:id="103" w:author="成成" w:date="2025-09-18T14:21:25Z">
            <w:rPr/>
          </w:rPrChange>
        </w:rPr>
        <w:fldChar w:fldCharType="separate"/>
      </w:r>
      <w:r>
        <w:rPr>
          <w:sz w:val="21"/>
          <w:szCs w:val="21"/>
          <w:rPrChange w:id="104" w:author="成成" w:date="2025-09-18T14:21:25Z">
            <w:rPr/>
          </w:rPrChange>
        </w:rPr>
        <w:t>2</w:t>
      </w:r>
      <w:r>
        <w:rPr>
          <w:sz w:val="21"/>
          <w:szCs w:val="21"/>
          <w:rPrChange w:id="105" w:author="成成" w:date="2025-09-18T14:21:25Z">
            <w:rPr/>
          </w:rPrChange>
        </w:rPr>
        <w:fldChar w:fldCharType="end"/>
      </w:r>
      <w:r>
        <w:rPr>
          <w:rFonts w:hint="eastAsia" w:ascii="阿里巴巴普惠体 2.0 45 Light" w:hAnsi="阿里巴巴普惠体 2.0 45 Light" w:eastAsia="阿里巴巴普惠体 2.0 45 Light" w:cs="阿里巴巴普惠体 2.0 45 Light"/>
          <w:kern w:val="24"/>
          <w:sz w:val="21"/>
          <w:szCs w:val="21"/>
          <w:lang w:val="en-US" w:eastAsia="zh-CN" w:bidi="ar-SA"/>
          <w:rPrChange w:id="106" w:author="成成" w:date="2025-09-18T14:21:25Z">
            <w:rPr>
              <w:rFonts w:hint="eastAsia" w:ascii="阿里巴巴普惠体 2.0 45 Light" w:hAnsi="阿里巴巴普惠体 2.0 45 Light" w:eastAsia="阿里巴巴普惠体 2.0 45 Light" w:cs="阿里巴巴普惠体 2.0 45 Light"/>
              <w:kern w:val="24"/>
              <w:lang w:val="en-US" w:eastAsia="zh-CN" w:bidi="ar-SA"/>
            </w:rPr>
          </w:rPrChange>
        </w:rPr>
        <w:fldChar w:fldCharType="end"/>
      </w:r>
    </w:p>
    <w:p w14:paraId="0F5BF603">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sz w:val="21"/>
          <w:szCs w:val="21"/>
          <w:lang w:val="en-US" w:eastAsia="zh-CN" w:bidi="ar-SA"/>
          <w:rPrChange w:id="107" w:author="成成" w:date="2025-09-18T14:21:25Z">
            <w:rPr>
              <w:rFonts w:hint="eastAsia" w:ascii="阿里巴巴普惠体 2.0 45 Light" w:hAnsi="阿里巴巴普惠体 2.0 45 Light" w:eastAsia="阿里巴巴普惠体 2.0 45 Light" w:cs="阿里巴巴普惠体 2.0 45 Light"/>
              <w:kern w:val="24"/>
              <w:lang w:val="en-US" w:eastAsia="zh-CN" w:bidi="ar-SA"/>
            </w:rPr>
          </w:rPrChange>
        </w:rPr>
        <w:fldChar w:fldCharType="begin"/>
      </w:r>
      <w:r>
        <w:rPr>
          <w:rFonts w:hint="eastAsia" w:ascii="阿里巴巴普惠体 2.0 45 Light" w:hAnsi="阿里巴巴普惠体 2.0 45 Light" w:eastAsia="阿里巴巴普惠体 2.0 45 Light" w:cs="阿里巴巴普惠体 2.0 45 Light"/>
          <w:kern w:val="24"/>
          <w:sz w:val="21"/>
          <w:szCs w:val="21"/>
          <w:lang w:val="en-US" w:eastAsia="zh-CN" w:bidi="ar-SA"/>
          <w:rPrChange w:id="108" w:author="成成" w:date="2025-09-18T14:21:25Z">
            <w:rPr>
              <w:rFonts w:hint="eastAsia" w:ascii="阿里巴巴普惠体 2.0 45 Light" w:hAnsi="阿里巴巴普惠体 2.0 45 Light" w:eastAsia="阿里巴巴普惠体 2.0 45 Light" w:cs="阿里巴巴普惠体 2.0 45 Light"/>
              <w:kern w:val="24"/>
              <w:lang w:val="en-US" w:eastAsia="zh-CN" w:bidi="ar-SA"/>
            </w:rPr>
          </w:rPrChange>
        </w:rPr>
        <w:instrText xml:space="preserve"> HYPERLINK \l _Toc13471 </w:instrText>
      </w:r>
      <w:r>
        <w:rPr>
          <w:rFonts w:hint="eastAsia" w:ascii="阿里巴巴普惠体 2.0 45 Light" w:hAnsi="阿里巴巴普惠体 2.0 45 Light" w:eastAsia="阿里巴巴普惠体 2.0 45 Light" w:cs="阿里巴巴普惠体 2.0 45 Light"/>
          <w:kern w:val="24"/>
          <w:sz w:val="21"/>
          <w:szCs w:val="21"/>
          <w:lang w:val="en-US" w:eastAsia="zh-CN" w:bidi="ar-SA"/>
          <w:rPrChange w:id="109" w:author="成成" w:date="2025-09-18T14:21:25Z">
            <w:rPr>
              <w:rFonts w:hint="eastAsia" w:ascii="阿里巴巴普惠体 2.0 45 Light" w:hAnsi="阿里巴巴普惠体 2.0 45 Light" w:eastAsia="阿里巴巴普惠体 2.0 45 Light" w:cs="阿里巴巴普惠体 2.0 45 Light"/>
              <w:kern w:val="24"/>
              <w:lang w:val="en-US" w:eastAsia="zh-CN" w:bidi="ar-SA"/>
            </w:rPr>
          </w:rPrChange>
        </w:rPr>
        <w:fldChar w:fldCharType="separate"/>
      </w:r>
      <w:r>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sz w:val="21"/>
          <w:szCs w:val="21"/>
          <w:vertAlign w:val="baseline"/>
          <w:rPrChange w:id="110" w:author="成成" w:date="2025-09-18T14:21:25Z">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rPrChang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1.4.2 </w:t>
      </w:r>
      <w:r>
        <w:rPr>
          <w:rFonts w:hint="eastAsia" w:ascii="阿里巴巴普惠体 2.0 45 Light" w:hAnsi="阿里巴巴普惠体 2.0 45 Light" w:eastAsia="阿里巴巴普惠体 2.0 45 Light" w:cs="阿里巴巴普惠体 2.0 45 Light"/>
          <w:sz w:val="21"/>
          <w:szCs w:val="21"/>
          <w:rPrChange w:id="111" w:author="成成" w:date="2025-09-18T14:21:25Z">
            <w:rPr>
              <w:rFonts w:hint="eastAsia" w:ascii="阿里巴巴普惠体 2.0 45 Light" w:hAnsi="阿里巴巴普惠体 2.0 45 Light" w:eastAsia="阿里巴巴普惠体 2.0 45 Light" w:cs="阿里巴巴普惠体 2.0 45 Light"/>
            </w:rPr>
          </w:rPrChange>
        </w:rPr>
        <w:t>通信方式</w:t>
      </w:r>
      <w:r>
        <w:rPr>
          <w:sz w:val="21"/>
          <w:szCs w:val="21"/>
          <w:rPrChange w:id="112" w:author="成成" w:date="2025-09-18T14:21:25Z">
            <w:rPr/>
          </w:rPrChange>
        </w:rPr>
        <w:tab/>
      </w:r>
      <w:r>
        <w:rPr>
          <w:sz w:val="21"/>
          <w:szCs w:val="21"/>
          <w:rPrChange w:id="113" w:author="成成" w:date="2025-09-18T14:21:25Z">
            <w:rPr/>
          </w:rPrChange>
        </w:rPr>
        <w:fldChar w:fldCharType="begin"/>
      </w:r>
      <w:r>
        <w:rPr>
          <w:sz w:val="21"/>
          <w:szCs w:val="21"/>
          <w:rPrChange w:id="114" w:author="成成" w:date="2025-09-18T14:21:25Z">
            <w:rPr/>
          </w:rPrChange>
        </w:rPr>
        <w:instrText xml:space="preserve"> PAGEREF _Toc13471 \h </w:instrText>
      </w:r>
      <w:r>
        <w:rPr>
          <w:sz w:val="21"/>
          <w:szCs w:val="21"/>
          <w:rPrChange w:id="115" w:author="成成" w:date="2025-09-18T14:21:25Z">
            <w:rPr/>
          </w:rPrChange>
        </w:rPr>
        <w:fldChar w:fldCharType="separate"/>
      </w:r>
      <w:r>
        <w:rPr>
          <w:sz w:val="21"/>
          <w:szCs w:val="21"/>
          <w:rPrChange w:id="116" w:author="成成" w:date="2025-09-18T14:21:25Z">
            <w:rPr/>
          </w:rPrChange>
        </w:rPr>
        <w:t>4</w:t>
      </w:r>
      <w:r>
        <w:rPr>
          <w:sz w:val="21"/>
          <w:szCs w:val="21"/>
          <w:rPrChange w:id="117" w:author="成成" w:date="2025-09-18T14:21:25Z">
            <w:rPr/>
          </w:rPrChange>
        </w:rPr>
        <w:fldChar w:fldCharType="end"/>
      </w:r>
      <w:r>
        <w:rPr>
          <w:rFonts w:hint="eastAsia" w:ascii="阿里巴巴普惠体 2.0 45 Light" w:hAnsi="阿里巴巴普惠体 2.0 45 Light" w:eastAsia="阿里巴巴普惠体 2.0 45 Light" w:cs="阿里巴巴普惠体 2.0 45 Light"/>
          <w:kern w:val="24"/>
          <w:sz w:val="21"/>
          <w:szCs w:val="21"/>
          <w:lang w:val="en-US" w:eastAsia="zh-CN" w:bidi="ar-SA"/>
          <w:rPrChange w:id="118" w:author="成成" w:date="2025-09-18T14:21:25Z">
            <w:rPr>
              <w:rFonts w:hint="eastAsia" w:ascii="阿里巴巴普惠体 2.0 45 Light" w:hAnsi="阿里巴巴普惠体 2.0 45 Light" w:eastAsia="阿里巴巴普惠体 2.0 45 Light" w:cs="阿里巴巴普惠体 2.0 45 Light"/>
              <w:kern w:val="24"/>
              <w:lang w:val="en-US" w:eastAsia="zh-CN" w:bidi="ar-SA"/>
            </w:rPr>
          </w:rPrChange>
        </w:rPr>
        <w:fldChar w:fldCharType="end"/>
      </w:r>
    </w:p>
    <w:p w14:paraId="1DBE8BC8">
      <w:pPr>
        <w:pStyle w:val="21"/>
        <w:tabs>
          <w:tab w:val="right" w:leader="dot" w:pos="9639"/>
          <w:tab w:val="clear" w:pos="42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_Toc2507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default" w:ascii="阿里巴巴普惠体 2.0 45 Light" w:hAnsi="阿里巴巴普惠体 2.0 45 Light" w:eastAsia="阿里巴巴普惠体 2.0 45 Light" w:cs="阿里巴巴普惠体 2.0 45 Light"/>
        </w:rPr>
        <w:t xml:space="preserve">2. </w:t>
      </w:r>
      <w:r>
        <w:rPr>
          <w:rFonts w:hint="eastAsia" w:ascii="阿里巴巴普惠体 2.0 45 Light" w:hAnsi="阿里巴巴普惠体 2.0 45 Light" w:eastAsia="阿里巴巴普惠体 2.0 45 Light" w:cs="阿里巴巴普惠体 2.0 45 Light"/>
        </w:rPr>
        <w:t>通信协议</w:t>
      </w:r>
      <w:r>
        <w:tab/>
      </w:r>
      <w:r>
        <w:fldChar w:fldCharType="begin"/>
      </w:r>
      <w:r>
        <w:instrText xml:space="preserve"> PAGEREF _Toc2507 \h </w:instrText>
      </w:r>
      <w:r>
        <w:fldChar w:fldCharType="separate"/>
      </w:r>
      <w:r>
        <w:t>5</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3CCFDA56">
      <w:pPr>
        <w:pStyle w:val="23"/>
        <w:tabs>
          <w:tab w:val="right" w:leader="dot" w:pos="9639"/>
          <w:tab w:val="clear" w:pos="126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_Toc28893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2.1 </w:t>
      </w:r>
      <w:r>
        <w:rPr>
          <w:rFonts w:hint="eastAsia" w:ascii="阿里巴巴普惠体 2.0 45 Light" w:hAnsi="阿里巴巴普惠体 2.0 45 Light" w:eastAsia="阿里巴巴普惠体 2.0 45 Light" w:cs="阿里巴巴普惠体 2.0 45 Light"/>
          <w:lang w:val="en-US" w:eastAsia="zh-CN"/>
        </w:rPr>
        <w:t>通讯协议概要</w:t>
      </w:r>
      <w:r>
        <w:tab/>
      </w:r>
      <w:r>
        <w:fldChar w:fldCharType="begin"/>
      </w:r>
      <w:r>
        <w:instrText xml:space="preserve"> PAGEREF _Toc28893 \h </w:instrText>
      </w:r>
      <w:r>
        <w:fldChar w:fldCharType="separate"/>
      </w:r>
      <w:r>
        <w:t>5</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2D68BFC0">
      <w:pPr>
        <w:pStyle w:val="23"/>
        <w:tabs>
          <w:tab w:val="right" w:leader="dot" w:pos="9639"/>
          <w:tab w:val="clear" w:pos="126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_Toc6487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2.2 </w:t>
      </w:r>
      <w:r>
        <w:rPr>
          <w:rFonts w:hint="eastAsia" w:ascii="阿里巴巴普惠体 2.0 45 Light" w:hAnsi="阿里巴巴普惠体 2.0 45 Light" w:eastAsia="阿里巴巴普惠体 2.0 45 Light" w:cs="阿里巴巴普惠体 2.0 45 Light"/>
          <w:lang w:val="en-US" w:eastAsia="zh-CN"/>
        </w:rPr>
        <w:t>RS485协议概要</w:t>
      </w:r>
      <w:r>
        <w:tab/>
      </w:r>
      <w:r>
        <w:fldChar w:fldCharType="begin"/>
      </w:r>
      <w:r>
        <w:instrText xml:space="preserve"> PAGEREF _Toc6487 \h </w:instrText>
      </w:r>
      <w:r>
        <w:fldChar w:fldCharType="separate"/>
      </w:r>
      <w:r>
        <w:t>5</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45595E59">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_Toc4745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2.2.1 </w:t>
      </w:r>
      <w:r>
        <w:rPr>
          <w:rFonts w:hint="eastAsia" w:ascii="阿里巴巴普惠体 2.0 45 Light" w:hAnsi="阿里巴巴普惠体 2.0 45 Light" w:eastAsia="阿里巴巴普惠体 2.0 45 Light" w:cs="阿里巴巴普惠体 2.0 45 Light"/>
          <w:lang w:val="en-US" w:eastAsia="zh-CN"/>
        </w:rPr>
        <w:t>读灵巧手寄存器操作</w:t>
      </w:r>
      <w:r>
        <w:tab/>
      </w:r>
      <w:r>
        <w:fldChar w:fldCharType="begin"/>
      </w:r>
      <w:r>
        <w:instrText xml:space="preserve"> PAGEREF _Toc4745 \h </w:instrText>
      </w:r>
      <w:r>
        <w:fldChar w:fldCharType="separate"/>
      </w:r>
      <w:r>
        <w:t>5</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2FABED3C">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_Toc27645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2.2.2 </w:t>
      </w:r>
      <w:r>
        <w:rPr>
          <w:rFonts w:hint="eastAsia" w:ascii="阿里巴巴普惠体 2.0 45 Light" w:hAnsi="阿里巴巴普惠体 2.0 45 Light" w:eastAsia="阿里巴巴普惠体 2.0 45 Light" w:cs="阿里巴巴普惠体 2.0 45 Light"/>
        </w:rPr>
        <w:t>写灵巧手寄存器的操作</w:t>
      </w:r>
      <w:r>
        <w:tab/>
      </w:r>
      <w:r>
        <w:fldChar w:fldCharType="begin"/>
      </w:r>
      <w:r>
        <w:instrText xml:space="preserve"> PAGEREF _Toc27645 \h </w:instrText>
      </w:r>
      <w:r>
        <w:fldChar w:fldCharType="separate"/>
      </w:r>
      <w:r>
        <w:t>8</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3703FAEA">
      <w:pPr>
        <w:pStyle w:val="23"/>
        <w:tabs>
          <w:tab w:val="right" w:leader="dot" w:pos="9639"/>
          <w:tab w:val="clear" w:pos="126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_Toc31161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2.3 </w:t>
      </w:r>
      <w:r>
        <w:rPr>
          <w:rFonts w:hint="eastAsia" w:ascii="阿里巴巴普惠体 2.0 45 Light" w:hAnsi="阿里巴巴普惠体 2.0 45 Light" w:eastAsia="阿里巴巴普惠体 2.0 45 Light" w:cs="阿里巴巴普惠体 2.0 45 Light"/>
          <w:lang w:val="en-US" w:eastAsia="zh-CN"/>
        </w:rPr>
        <w:t>Modbus_RTU协议概要</w:t>
      </w:r>
      <w:r>
        <w:tab/>
      </w:r>
      <w:r>
        <w:fldChar w:fldCharType="begin"/>
      </w:r>
      <w:r>
        <w:instrText xml:space="preserve"> PAGEREF _Toc31161 \h </w:instrText>
      </w:r>
      <w:r>
        <w:fldChar w:fldCharType="separate"/>
      </w:r>
      <w:r>
        <w:t>11</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170AA0FB">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_Toc1714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2.3.1</w:t>
      </w:r>
      <w:r>
        <w:rPr>
          <w:rFonts w:hint="eastAsia" w:ascii="阿里巴巴普惠体 2.0 45 Light" w:hAnsi="阿里巴巴普惠体 2.0 45 Light" w:eastAsia="阿里巴巴普惠体 2.0 45 Light" w:cs="阿里巴巴普惠体 2.0 45 Light"/>
        </w:rPr>
        <w:t>读取保持寄存器 功能码：0x03</w:t>
      </w:r>
      <w:r>
        <w:tab/>
      </w:r>
      <w:r>
        <w:fldChar w:fldCharType="begin"/>
      </w:r>
      <w:r>
        <w:instrText xml:space="preserve"> PAGEREF _Toc1714 \h </w:instrText>
      </w:r>
      <w:r>
        <w:fldChar w:fldCharType="separate"/>
      </w:r>
      <w:r>
        <w:t>11</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7C649185">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_Toc28656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2.3.2</w:t>
      </w:r>
      <w:r>
        <w:rPr>
          <w:rFonts w:hint="eastAsia" w:ascii="阿里巴巴普惠体 2.0 45 Light" w:hAnsi="阿里巴巴普惠体 2.0 45 Light" w:eastAsia="阿里巴巴普惠体 2.0 45 Light" w:cs="阿里巴巴普惠体 2.0 45 Light"/>
        </w:rPr>
        <w:t>预置单寄存器 功能码：0x06</w:t>
      </w:r>
      <w:r>
        <w:tab/>
      </w:r>
      <w:r>
        <w:fldChar w:fldCharType="begin"/>
      </w:r>
      <w:r>
        <w:instrText xml:space="preserve"> PAGEREF _Toc28656 \h </w:instrText>
      </w:r>
      <w:r>
        <w:fldChar w:fldCharType="separate"/>
      </w:r>
      <w:r>
        <w:t>11</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6CC950D0">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_Toc11178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2.3.3</w:t>
      </w:r>
      <w:r>
        <w:rPr>
          <w:rFonts w:hint="eastAsia" w:ascii="阿里巴巴普惠体 2.0 45 Light" w:hAnsi="阿里巴巴普惠体 2.0 45 Light" w:eastAsia="阿里巴巴普惠体 2.0 45 Light" w:cs="阿里巴巴普惠体 2.0 45 Light"/>
        </w:rPr>
        <w:t>预置多寄存器 功能码：0x10</w:t>
      </w:r>
      <w:r>
        <w:tab/>
      </w:r>
      <w:r>
        <w:fldChar w:fldCharType="begin"/>
      </w:r>
      <w:r>
        <w:instrText xml:space="preserve"> PAGEREF _Toc11178 \h </w:instrText>
      </w:r>
      <w:r>
        <w:fldChar w:fldCharType="separate"/>
      </w:r>
      <w:r>
        <w:t>12</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55387EBE">
      <w:pPr>
        <w:pStyle w:val="23"/>
        <w:tabs>
          <w:tab w:val="right" w:leader="dot" w:pos="9639"/>
          <w:tab w:val="clear" w:pos="126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_Toc23117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2.4 CANFD 协议概要</w:t>
      </w:r>
      <w:r>
        <w:tab/>
      </w:r>
      <w:r>
        <w:fldChar w:fldCharType="begin"/>
      </w:r>
      <w:r>
        <w:instrText xml:space="preserve"> PAGEREF _Toc23117 \h </w:instrText>
      </w:r>
      <w:r>
        <w:fldChar w:fldCharType="separate"/>
      </w:r>
      <w:r>
        <w:t>12</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53636304">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_Toc4187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2.4.1 CANFD拓展帧格式说明</w:t>
      </w:r>
      <w:r>
        <w:tab/>
      </w:r>
      <w:r>
        <w:fldChar w:fldCharType="begin"/>
      </w:r>
      <w:r>
        <w:instrText xml:space="preserve"> PAGEREF _Toc4187 \h </w:instrText>
      </w:r>
      <w:r>
        <w:fldChar w:fldCharType="separate"/>
      </w:r>
      <w:r>
        <w:t>13</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59D46D6F">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_Toc12797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2.4.2 CANFD读灵巧手寄存器操作</w:t>
      </w:r>
      <w:r>
        <w:tab/>
      </w:r>
      <w:r>
        <w:fldChar w:fldCharType="begin"/>
      </w:r>
      <w:r>
        <w:instrText xml:space="preserve"> PAGEREF _Toc12797 \h </w:instrText>
      </w:r>
      <w:r>
        <w:fldChar w:fldCharType="separate"/>
      </w:r>
      <w:r>
        <w:t>13</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0591C951">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_Toc9380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2.4.3 CANFD写灵巧手寄存器操作</w:t>
      </w:r>
      <w:r>
        <w:tab/>
      </w:r>
      <w:r>
        <w:fldChar w:fldCharType="begin"/>
      </w:r>
      <w:r>
        <w:instrText xml:space="preserve"> PAGEREF _Toc9380 \h </w:instrText>
      </w:r>
      <w:r>
        <w:fldChar w:fldCharType="separate"/>
      </w:r>
      <w:r>
        <w:t>14</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0C6041A5">
      <w:pPr>
        <w:pStyle w:val="23"/>
        <w:tabs>
          <w:tab w:val="right" w:leader="dot" w:pos="9639"/>
          <w:tab w:val="clear" w:pos="126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_Toc7481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2.5 RS485、ModbusRTU、CANFD</w:t>
      </w:r>
      <w:r>
        <w:rPr>
          <w:rFonts w:hint="eastAsia" w:ascii="阿里巴巴普惠体 2.0 45 Light" w:hAnsi="阿里巴巴普惠体 2.0 45 Light" w:eastAsia="阿里巴巴普惠体 2.0 45 Light" w:cs="阿里巴巴普惠体 2.0 45 Light"/>
        </w:rPr>
        <w:t>寄存器说明</w:t>
      </w:r>
      <w:r>
        <w:tab/>
      </w:r>
      <w:r>
        <w:fldChar w:fldCharType="begin"/>
      </w:r>
      <w:r>
        <w:instrText xml:space="preserve"> PAGEREF _Toc7481 \h </w:instrText>
      </w:r>
      <w:r>
        <w:fldChar w:fldCharType="separate"/>
      </w:r>
      <w:r>
        <w:t>16</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1A3A0C18">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_Toc31815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2.5.1 </w:t>
      </w:r>
      <w:r>
        <w:rPr>
          <w:rFonts w:hint="eastAsia" w:ascii="阿里巴巴普惠体 2.0 45 Light" w:hAnsi="阿里巴巴普惠体 2.0 45 Light" w:eastAsia="阿里巴巴普惠体 2.0 45 Light" w:cs="阿里巴巴普惠体 2.0 45 Light"/>
        </w:rPr>
        <w:t>灵巧手ID号</w:t>
      </w:r>
      <w:r>
        <w:tab/>
      </w:r>
      <w:r>
        <w:fldChar w:fldCharType="begin"/>
      </w:r>
      <w:r>
        <w:instrText xml:space="preserve"> PAGEREF _Toc31815 \h </w:instrText>
      </w:r>
      <w:r>
        <w:fldChar w:fldCharType="separate"/>
      </w:r>
      <w:r>
        <w:t>17</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302A7FB4">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_Toc5482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2.5.2 </w:t>
      </w:r>
      <w:r>
        <w:rPr>
          <w:rFonts w:hint="eastAsia" w:ascii="阿里巴巴普惠体 2.0 45 Light" w:hAnsi="阿里巴巴普惠体 2.0 45 Light" w:eastAsia="阿里巴巴普惠体 2.0 45 Light" w:cs="阿里巴巴普惠体 2.0 45 Light"/>
        </w:rPr>
        <w:t>波特率设置</w:t>
      </w:r>
      <w:r>
        <w:tab/>
      </w:r>
      <w:r>
        <w:fldChar w:fldCharType="begin"/>
      </w:r>
      <w:r>
        <w:instrText xml:space="preserve"> PAGEREF _Toc5482 \h </w:instrText>
      </w:r>
      <w:r>
        <w:fldChar w:fldCharType="separate"/>
      </w:r>
      <w:r>
        <w:t>17</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7FEB66FE">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_Toc13584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2.5.3 </w:t>
      </w:r>
      <w:r>
        <w:rPr>
          <w:rFonts w:hint="eastAsia" w:ascii="阿里巴巴普惠体 2.0 45 Light" w:hAnsi="阿里巴巴普惠体 2.0 45 Light" w:eastAsia="阿里巴巴普惠体 2.0 45 Light" w:cs="阿里巴巴普惠体 2.0 45 Light"/>
        </w:rPr>
        <w:t>清除错误</w:t>
      </w:r>
      <w:r>
        <w:tab/>
      </w:r>
      <w:r>
        <w:fldChar w:fldCharType="begin"/>
      </w:r>
      <w:r>
        <w:instrText xml:space="preserve"> PAGEREF _Toc13584 \h </w:instrText>
      </w:r>
      <w:r>
        <w:fldChar w:fldCharType="separate"/>
      </w:r>
      <w:r>
        <w:t>18</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6591189C">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_Toc11037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2.5.4 </w:t>
      </w:r>
      <w:r>
        <w:rPr>
          <w:rFonts w:hint="eastAsia" w:ascii="阿里巴巴普惠体 2.0 45 Light" w:hAnsi="阿里巴巴普惠体 2.0 45 Light" w:eastAsia="阿里巴巴普惠体 2.0 45 Light" w:cs="阿里巴巴普惠体 2.0 45 Light"/>
        </w:rPr>
        <w:t>保存参数</w:t>
      </w:r>
      <w:r>
        <w:tab/>
      </w:r>
      <w:r>
        <w:fldChar w:fldCharType="begin"/>
      </w:r>
      <w:r>
        <w:instrText xml:space="preserve"> PAGEREF _Toc11037 \h </w:instrText>
      </w:r>
      <w:r>
        <w:fldChar w:fldCharType="separate"/>
      </w:r>
      <w:r>
        <w:t>18</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4D723E37">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_Toc18277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2.5.5 </w:t>
      </w:r>
      <w:r>
        <w:rPr>
          <w:rFonts w:hint="eastAsia" w:ascii="阿里巴巴普惠体 2.0 45 Light" w:hAnsi="阿里巴巴普惠体 2.0 45 Light" w:eastAsia="阿里巴巴普惠体 2.0 45 Light" w:cs="阿里巴巴普惠体 2.0 45 Light"/>
        </w:rPr>
        <w:t>恢复出厂设置</w:t>
      </w:r>
      <w:r>
        <w:tab/>
      </w:r>
      <w:r>
        <w:fldChar w:fldCharType="begin"/>
      </w:r>
      <w:r>
        <w:instrText xml:space="preserve"> PAGEREF _Toc18277 \h </w:instrText>
      </w:r>
      <w:r>
        <w:fldChar w:fldCharType="separate"/>
      </w:r>
      <w:r>
        <w:t>18</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15618D3A">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_Toc16113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2.5.6</w:t>
      </w:r>
      <w:r>
        <w:rPr>
          <w:rFonts w:hint="eastAsia" w:ascii="阿里巴巴普惠体 2.0 45 Light" w:hAnsi="阿里巴巴普惠体 2.0 45 Light" w:eastAsia="阿里巴巴普惠体 2.0 45 Light" w:cs="阿里巴巴普惠体 2.0 45 Light"/>
        </w:rPr>
        <w:t>力传感器校准</w:t>
      </w:r>
      <w:r>
        <w:tab/>
      </w:r>
      <w:r>
        <w:fldChar w:fldCharType="begin"/>
      </w:r>
      <w:r>
        <w:instrText xml:space="preserve"> PAGEREF _Toc16113 \h </w:instrText>
      </w:r>
      <w:r>
        <w:fldChar w:fldCharType="separate"/>
      </w:r>
      <w:r>
        <w:t>18</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16F34FC8">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_Toc23565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2.5.7 </w:t>
      </w:r>
      <w:r>
        <w:rPr>
          <w:rFonts w:hint="eastAsia" w:ascii="阿里巴巴普惠体 2.0 45 Light" w:hAnsi="阿里巴巴普惠体 2.0 45 Light" w:eastAsia="阿里巴巴普惠体 2.0 45 Light" w:cs="阿里巴巴普惠体 2.0 45 Light"/>
          <w:lang w:val="en-US" w:eastAsia="zh-Hans"/>
        </w:rPr>
        <w:t>各自由度的</w:t>
      </w:r>
      <w:r>
        <w:rPr>
          <w:rFonts w:hint="eastAsia" w:ascii="阿里巴巴普惠体 2.0 45 Light" w:hAnsi="阿里巴巴普惠体 2.0 45 Light" w:eastAsia="阿里巴巴普惠体 2.0 45 Light" w:cs="阿里巴巴普惠体 2.0 45 Light"/>
          <w:lang w:val="en-US" w:eastAsia="zh-CN"/>
        </w:rPr>
        <w:t>电缸</w:t>
      </w:r>
      <w:r>
        <w:rPr>
          <w:rFonts w:hint="eastAsia" w:ascii="阿里巴巴普惠体 2.0 45 Light" w:hAnsi="阿里巴巴普惠体 2.0 45 Light" w:eastAsia="阿里巴巴普惠体 2.0 45 Light" w:cs="阿里巴巴普惠体 2.0 45 Light"/>
          <w:lang w:val="en-US" w:eastAsia="zh-Hans"/>
        </w:rPr>
        <w:t>电流保护值</w:t>
      </w:r>
      <w:r>
        <w:tab/>
      </w:r>
      <w:r>
        <w:fldChar w:fldCharType="begin"/>
      </w:r>
      <w:r>
        <w:instrText xml:space="preserve"> PAGEREF _Toc23565 \h </w:instrText>
      </w:r>
      <w:r>
        <w:fldChar w:fldCharType="separate"/>
      </w:r>
      <w:r>
        <w:t>18</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336CFE27">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_Toc32427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2.5.8 </w:t>
      </w:r>
      <w:r>
        <w:rPr>
          <w:rFonts w:hint="eastAsia" w:ascii="阿里巴巴普惠体 2.0 45 Light" w:hAnsi="阿里巴巴普惠体 2.0 45 Light" w:eastAsia="阿里巴巴普惠体 2.0 45 Light" w:cs="阿里巴巴普惠体 2.0 45 Light"/>
        </w:rPr>
        <w:t>各自由度的上电速度设置值</w:t>
      </w:r>
      <w:r>
        <w:tab/>
      </w:r>
      <w:r>
        <w:fldChar w:fldCharType="begin"/>
      </w:r>
      <w:r>
        <w:instrText xml:space="preserve"> PAGEREF _Toc32427 \h </w:instrText>
      </w:r>
      <w:r>
        <w:fldChar w:fldCharType="separate"/>
      </w:r>
      <w:r>
        <w:t>19</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32812F55">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_Toc22893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2.5.9 </w:t>
      </w:r>
      <w:r>
        <w:rPr>
          <w:rFonts w:hint="eastAsia" w:ascii="阿里巴巴普惠体 2.0 45 Light" w:hAnsi="阿里巴巴普惠体 2.0 45 Light" w:eastAsia="阿里巴巴普惠体 2.0 45 Light" w:cs="阿里巴巴普惠体 2.0 45 Light"/>
        </w:rPr>
        <w:t>各自由度的上电力控阈值设置值</w:t>
      </w:r>
      <w:r>
        <w:tab/>
      </w:r>
      <w:r>
        <w:fldChar w:fldCharType="begin"/>
      </w:r>
      <w:r>
        <w:instrText xml:space="preserve"> PAGEREF _Toc22893 \h </w:instrText>
      </w:r>
      <w:r>
        <w:fldChar w:fldCharType="separate"/>
      </w:r>
      <w:r>
        <w:t>19</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1C771281">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_Toc12293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2.5.10 </w:t>
      </w:r>
      <w:r>
        <w:rPr>
          <w:rFonts w:hint="eastAsia" w:ascii="阿里巴巴普惠体 2.0 45 Light" w:hAnsi="阿里巴巴普惠体 2.0 45 Light" w:eastAsia="阿里巴巴普惠体 2.0 45 Light" w:cs="阿里巴巴普惠体 2.0 45 Light"/>
        </w:rPr>
        <w:t>各自由度的</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位置设置值</w:t>
      </w:r>
      <w:r>
        <w:tab/>
      </w:r>
      <w:r>
        <w:fldChar w:fldCharType="begin"/>
      </w:r>
      <w:r>
        <w:instrText xml:space="preserve"> PAGEREF _Toc12293 \h </w:instrText>
      </w:r>
      <w:r>
        <w:fldChar w:fldCharType="separate"/>
      </w:r>
      <w:r>
        <w:t>20</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3EB13F53">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_Toc11159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2.5.11 </w:t>
      </w:r>
      <w:r>
        <w:rPr>
          <w:rFonts w:hint="eastAsia" w:ascii="阿里巴巴普惠体 2.0 45 Light" w:hAnsi="阿里巴巴普惠体 2.0 45 Light" w:eastAsia="阿里巴巴普惠体 2.0 45 Light" w:cs="阿里巴巴普惠体 2.0 45 Light"/>
        </w:rPr>
        <w:t>各自由度的角度设置值</w:t>
      </w:r>
      <w:r>
        <w:tab/>
      </w:r>
      <w:r>
        <w:fldChar w:fldCharType="begin"/>
      </w:r>
      <w:r>
        <w:instrText xml:space="preserve"> PAGEREF _Toc11159 \h </w:instrText>
      </w:r>
      <w:r>
        <w:fldChar w:fldCharType="separate"/>
      </w:r>
      <w:r>
        <w:t>20</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3F99D138">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_Toc24321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2.5.12 </w:t>
      </w:r>
      <w:r>
        <w:rPr>
          <w:rFonts w:hint="eastAsia" w:ascii="阿里巴巴普惠体 2.0 45 Light" w:hAnsi="阿里巴巴普惠体 2.0 45 Light" w:eastAsia="阿里巴巴普惠体 2.0 45 Light" w:cs="阿里巴巴普惠体 2.0 45 Light"/>
        </w:rPr>
        <w:t>各自由度的力控阈值设置值</w:t>
      </w:r>
      <w:r>
        <w:tab/>
      </w:r>
      <w:r>
        <w:fldChar w:fldCharType="begin"/>
      </w:r>
      <w:r>
        <w:instrText xml:space="preserve"> PAGEREF _Toc24321 \h </w:instrText>
      </w:r>
      <w:r>
        <w:fldChar w:fldCharType="separate"/>
      </w:r>
      <w:r>
        <w:t>22</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733E50B4">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_Toc9688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2.5.13 </w:t>
      </w:r>
      <w:r>
        <w:rPr>
          <w:rFonts w:hint="eastAsia" w:ascii="阿里巴巴普惠体 2.0 45 Light" w:hAnsi="阿里巴巴普惠体 2.0 45 Light" w:eastAsia="阿里巴巴普惠体 2.0 45 Light" w:cs="阿里巴巴普惠体 2.0 45 Light"/>
        </w:rPr>
        <w:t>各自由度的速度设置值</w:t>
      </w:r>
      <w:r>
        <w:tab/>
      </w:r>
      <w:r>
        <w:fldChar w:fldCharType="begin"/>
      </w:r>
      <w:r>
        <w:instrText xml:space="preserve"> PAGEREF _Toc9688 \h </w:instrText>
      </w:r>
      <w:r>
        <w:fldChar w:fldCharType="separate"/>
      </w:r>
      <w:r>
        <w:t>22</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1CB498E2">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_Toc29633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2.5.14 </w:t>
      </w:r>
      <w:r>
        <w:rPr>
          <w:rFonts w:hint="eastAsia" w:ascii="阿里巴巴普惠体 2.0 45 Light" w:hAnsi="阿里巴巴普惠体 2.0 45 Light" w:eastAsia="阿里巴巴普惠体 2.0 45 Light" w:cs="阿里巴巴普惠体 2.0 45 Light"/>
        </w:rPr>
        <w:t>各自由度的</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位置实际值</w:t>
      </w:r>
      <w:r>
        <w:tab/>
      </w:r>
      <w:r>
        <w:fldChar w:fldCharType="begin"/>
      </w:r>
      <w:r>
        <w:instrText xml:space="preserve"> PAGEREF _Toc29633 \h </w:instrText>
      </w:r>
      <w:r>
        <w:fldChar w:fldCharType="separate"/>
      </w:r>
      <w:r>
        <w:t>23</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5045EE73">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_Toc4522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2.5.15 </w:t>
      </w:r>
      <w:r>
        <w:rPr>
          <w:rFonts w:hint="eastAsia" w:ascii="阿里巴巴普惠体 2.0 45 Light" w:hAnsi="阿里巴巴普惠体 2.0 45 Light" w:eastAsia="阿里巴巴普惠体 2.0 45 Light" w:cs="阿里巴巴普惠体 2.0 45 Light"/>
        </w:rPr>
        <w:t>各自由度的角度实际值</w:t>
      </w:r>
      <w:r>
        <w:tab/>
      </w:r>
      <w:r>
        <w:fldChar w:fldCharType="begin"/>
      </w:r>
      <w:r>
        <w:instrText xml:space="preserve"> PAGEREF _Toc4522 \h </w:instrText>
      </w:r>
      <w:r>
        <w:fldChar w:fldCharType="separate"/>
      </w:r>
      <w:r>
        <w:t>23</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79AA32C3">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_Toc5173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2.5.16 </w:t>
      </w:r>
      <w:r>
        <w:rPr>
          <w:rFonts w:hint="eastAsia" w:ascii="阿里巴巴普惠体 2.0 45 Light" w:hAnsi="阿里巴巴普惠体 2.0 45 Light" w:eastAsia="阿里巴巴普惠体 2.0 45 Light" w:cs="阿里巴巴普惠体 2.0 45 Light"/>
        </w:rPr>
        <w:t>各手指的实际受力</w:t>
      </w:r>
      <w:r>
        <w:tab/>
      </w:r>
      <w:r>
        <w:fldChar w:fldCharType="begin"/>
      </w:r>
      <w:r>
        <w:instrText xml:space="preserve"> PAGEREF _Toc5173 \h </w:instrText>
      </w:r>
      <w:r>
        <w:fldChar w:fldCharType="separate"/>
      </w:r>
      <w:r>
        <w:t>24</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328E5937">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_Toc24111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2.5.17 </w:t>
      </w:r>
      <w:r>
        <w:rPr>
          <w:rFonts w:hint="eastAsia" w:ascii="阿里巴巴普惠体 2.0 45 Light" w:hAnsi="阿里巴巴普惠体 2.0 45 Light" w:eastAsia="阿里巴巴普惠体 2.0 45 Light" w:cs="阿里巴巴普惠体 2.0 45 Light"/>
        </w:rPr>
        <w:t>各自由度的</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的电流值</w:t>
      </w:r>
      <w:r>
        <w:tab/>
      </w:r>
      <w:r>
        <w:fldChar w:fldCharType="begin"/>
      </w:r>
      <w:r>
        <w:instrText xml:space="preserve"> PAGEREF _Toc24111 \h </w:instrText>
      </w:r>
      <w:r>
        <w:fldChar w:fldCharType="separate"/>
      </w:r>
      <w:r>
        <w:t>24</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5248F05B">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_Toc6174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2.5.18 </w:t>
      </w:r>
      <w:r>
        <w:rPr>
          <w:rFonts w:hint="eastAsia" w:ascii="阿里巴巴普惠体 2.0 45 Light" w:hAnsi="阿里巴巴普惠体 2.0 45 Light" w:eastAsia="阿里巴巴普惠体 2.0 45 Light" w:cs="阿里巴巴普惠体 2.0 45 Light"/>
        </w:rPr>
        <w:t>各</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的故障信息</w:t>
      </w:r>
      <w:r>
        <w:tab/>
      </w:r>
      <w:r>
        <w:fldChar w:fldCharType="begin"/>
      </w:r>
      <w:r>
        <w:instrText xml:space="preserve"> PAGEREF _Toc6174 \h </w:instrText>
      </w:r>
      <w:r>
        <w:fldChar w:fldCharType="separate"/>
      </w:r>
      <w:r>
        <w:t>24</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313769E2">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_Toc15530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2.5.19 </w:t>
      </w:r>
      <w:r>
        <w:rPr>
          <w:rFonts w:hint="eastAsia" w:ascii="阿里巴巴普惠体 2.0 45 Light" w:hAnsi="阿里巴巴普惠体 2.0 45 Light" w:eastAsia="阿里巴巴普惠体 2.0 45 Light" w:cs="阿里巴巴普惠体 2.0 45 Light"/>
        </w:rPr>
        <w:t>各自由度的状态信息</w:t>
      </w:r>
      <w:r>
        <w:tab/>
      </w:r>
      <w:r>
        <w:fldChar w:fldCharType="begin"/>
      </w:r>
      <w:r>
        <w:instrText xml:space="preserve"> PAGEREF _Toc15530 \h </w:instrText>
      </w:r>
      <w:r>
        <w:fldChar w:fldCharType="separate"/>
      </w:r>
      <w:r>
        <w:t>25</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599AA36B">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_Toc18993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2.5.20 </w:t>
      </w:r>
      <w:r>
        <w:rPr>
          <w:rFonts w:hint="eastAsia" w:ascii="阿里巴巴普惠体 2.0 45 Light" w:hAnsi="阿里巴巴普惠体 2.0 45 Light" w:eastAsia="阿里巴巴普惠体 2.0 45 Light" w:cs="阿里巴巴普惠体 2.0 45 Light"/>
        </w:rPr>
        <w:t>各</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的温度</w:t>
      </w:r>
      <w:r>
        <w:tab/>
      </w:r>
      <w:r>
        <w:fldChar w:fldCharType="begin"/>
      </w:r>
      <w:r>
        <w:instrText xml:space="preserve"> PAGEREF _Toc18993 \h </w:instrText>
      </w:r>
      <w:r>
        <w:fldChar w:fldCharType="separate"/>
      </w:r>
      <w:r>
        <w:t>26</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008B4A5E">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_Toc6537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2.5.21 </w:t>
      </w:r>
      <w:r>
        <w:rPr>
          <w:rFonts w:hint="eastAsia" w:ascii="阿里巴巴普惠体 2.0 45 Light" w:hAnsi="阿里巴巴普惠体 2.0 45 Light" w:eastAsia="阿里巴巴普惠体 2.0 45 Light" w:cs="阿里巴巴普惠体 2.0 45 Light"/>
        </w:rPr>
        <w:t>各</w:t>
      </w:r>
      <w:r>
        <w:rPr>
          <w:rFonts w:hint="eastAsia" w:ascii="阿里巴巴普惠体 2.0 45 Light" w:hAnsi="阿里巴巴普惠体 2.0 45 Light" w:eastAsia="阿里巴巴普惠体 2.0 45 Light" w:cs="阿里巴巴普惠体 2.0 45 Light"/>
          <w:lang w:val="en-US" w:eastAsia="zh-CN"/>
        </w:rPr>
        <w:t>手指运行模式</w:t>
      </w:r>
      <w:r>
        <w:tab/>
      </w:r>
      <w:r>
        <w:fldChar w:fldCharType="begin"/>
      </w:r>
      <w:r>
        <w:instrText xml:space="preserve"> PAGEREF _Toc6537 \h </w:instrText>
      </w:r>
      <w:r>
        <w:fldChar w:fldCharType="separate"/>
      </w:r>
      <w:r>
        <w:t>26</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59631939">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_Toc18280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2.5.22 各手指触觉格式说明</w:t>
      </w:r>
      <w:r>
        <w:tab/>
      </w:r>
      <w:r>
        <w:fldChar w:fldCharType="begin"/>
      </w:r>
      <w:r>
        <w:instrText xml:space="preserve"> PAGEREF _Toc18280 \h </w:instrText>
      </w:r>
      <w:r>
        <w:fldChar w:fldCharType="separate"/>
      </w:r>
      <w:r>
        <w:t>27</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27E2ED45">
      <w:pPr>
        <w:pStyle w:val="23"/>
        <w:tabs>
          <w:tab w:val="right" w:leader="dot" w:pos="9639"/>
          <w:tab w:val="clear" w:pos="126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_Toc7938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2.6 EtherCAT协议概要</w:t>
      </w:r>
      <w:r>
        <w:tab/>
      </w:r>
      <w:r>
        <w:fldChar w:fldCharType="begin"/>
      </w:r>
      <w:r>
        <w:instrText xml:space="preserve"> PAGEREF _Toc7938 \h </w:instrText>
      </w:r>
      <w:r>
        <w:fldChar w:fldCharType="separate"/>
      </w:r>
      <w:r>
        <w:t>29</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37E2DBEA">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_Toc5569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2.6.1 PDO对象字典介绍</w:t>
      </w:r>
      <w:r>
        <w:tab/>
      </w:r>
      <w:r>
        <w:fldChar w:fldCharType="begin"/>
      </w:r>
      <w:r>
        <w:instrText xml:space="preserve"> PAGEREF _Toc5569 \h </w:instrText>
      </w:r>
      <w:r>
        <w:fldChar w:fldCharType="separate"/>
      </w:r>
      <w:r>
        <w:t>29</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024E41ED">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_Toc5456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2.6.2 SDO对象字典介绍</w:t>
      </w:r>
      <w:r>
        <w:tab/>
      </w:r>
      <w:r>
        <w:fldChar w:fldCharType="begin"/>
      </w:r>
      <w:r>
        <w:instrText xml:space="preserve"> PAGEREF _Toc5456 \h </w:instrText>
      </w:r>
      <w:r>
        <w:fldChar w:fldCharType="separate"/>
      </w:r>
      <w:r>
        <w:t>32</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7AA023FB">
      <w:pPr>
        <w:pStyle w:val="21"/>
        <w:tabs>
          <w:tab w:val="right" w:leader="dot" w:pos="9639"/>
          <w:tab w:val="clear" w:pos="42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_Toc5619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default" w:ascii="阿里巴巴普惠体 2.0 45 Light" w:hAnsi="阿里巴巴普惠体 2.0 45 Light" w:eastAsia="阿里巴巴普惠体 2.0 45 Light" w:cs="阿里巴巴普惠体 2.0 45 Light"/>
        </w:rPr>
        <w:t xml:space="preserve">3. </w:t>
      </w:r>
      <w:r>
        <w:rPr>
          <w:rFonts w:hint="eastAsia" w:ascii="阿里巴巴普惠体 2.0 45 Light" w:hAnsi="阿里巴巴普惠体 2.0 45 Light" w:eastAsia="阿里巴巴普惠体 2.0 45 Light" w:cs="阿里巴巴普惠体 2.0 45 Light"/>
          <w:lang w:val="en-US" w:eastAsia="zh-CN"/>
        </w:rPr>
        <w:t>常规指令示例</w:t>
      </w:r>
      <w:r>
        <w:tab/>
      </w:r>
      <w:r>
        <w:fldChar w:fldCharType="begin"/>
      </w:r>
      <w:r>
        <w:instrText xml:space="preserve"> PAGEREF _Toc5619 \h </w:instrText>
      </w:r>
      <w:r>
        <w:fldChar w:fldCharType="separate"/>
      </w:r>
      <w:r>
        <w:t>34</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5C7A3771">
      <w:pPr>
        <w:snapToGrid/>
        <w:jc w:val="both"/>
        <w:rPr>
          <w:rFonts w:hint="eastAsia" w:ascii="阿里巴巴普惠体 2.0 45 Light" w:hAnsi="阿里巴巴普惠体 2.0 45 Light" w:eastAsia="阿里巴巴普惠体 2.0 45 Light" w:cs="阿里巴巴普惠体 2.0 45 Light"/>
          <w:kern w:val="24"/>
          <w:sz w:val="24"/>
          <w:lang w:val="en-US" w:eastAsia="zh-CN" w:bidi="ar-SA"/>
        </w:rPr>
        <w:sectPr>
          <w:headerReference r:id="rId13" w:type="default"/>
          <w:footerReference r:id="rId14" w:type="default"/>
          <w:pgSz w:w="11907" w:h="16840"/>
          <w:pgMar w:top="1134" w:right="1134" w:bottom="850" w:left="1134" w:header="737" w:footer="567" w:gutter="0"/>
          <w:pgBorders>
            <w:top w:val="none" w:sz="0" w:space="0"/>
            <w:left w:val="none" w:sz="0" w:space="0"/>
            <w:bottom w:val="none" w:sz="0" w:space="0"/>
            <w:right w:val="none" w:sz="0" w:space="0"/>
          </w:pgBorders>
          <w:pgNumType w:fmt="upperRoman" w:start="1"/>
          <w:cols w:space="425" w:num="1"/>
          <w:docGrid w:type="linesAndChars" w:linePitch="400" w:charSpace="-1010"/>
        </w:sectPr>
      </w:pP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4EAE9281">
      <w:pPr>
        <w:pStyle w:val="110"/>
        <w:snapToGrid/>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Hans"/>
        </w:rPr>
        <w:t>仿人五指</w:t>
      </w:r>
      <w:r>
        <w:rPr>
          <w:rFonts w:hint="eastAsia" w:ascii="阿里巴巴普惠体 2.0 45 Light" w:hAnsi="阿里巴巴普惠体 2.0 45 Light" w:eastAsia="阿里巴巴普惠体 2.0 45 Light" w:cs="阿里巴巴普惠体 2.0 45 Light"/>
        </w:rPr>
        <w:t>灵巧手</w:t>
      </w:r>
    </w:p>
    <w:p w14:paraId="389A2694">
      <w:pPr>
        <w:pStyle w:val="110"/>
        <w:spacing w:before="0" w:beforeLines="0" w:after="200" w:afterLines="50" w:line="240" w:lineRule="auto"/>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RH56F1</w:t>
      </w:r>
      <w:r>
        <w:rPr>
          <w:rFonts w:hint="eastAsia" w:ascii="阿里巴巴普惠体 2.0 45 Light" w:hAnsi="阿里巴巴普惠体 2.0 45 Light" w:eastAsia="阿里巴巴普惠体 2.0 45 Light" w:cs="阿里巴巴普惠体 2.0 45 Light"/>
          <w:lang w:val="en-US" w:eastAsia="zh-Hans"/>
        </w:rPr>
        <w:t>系列</w:t>
      </w:r>
      <w:r>
        <w:rPr>
          <w:rFonts w:hint="eastAsia" w:ascii="阿里巴巴普惠体 2.0 45 Light" w:hAnsi="阿里巴巴普惠体 2.0 45 Light" w:eastAsia="阿里巴巴普惠体 2.0 45 Light" w:cs="阿里巴巴普惠体 2.0 45 Light"/>
        </w:rPr>
        <w:t>用户手册</w:t>
      </w:r>
    </w:p>
    <w:p w14:paraId="7AF05039">
      <w:pPr>
        <w:pStyle w:val="2"/>
        <w:tabs>
          <w:tab w:val="clear" w:pos="0"/>
        </w:tabs>
        <w:spacing w:before="0" w:after="0"/>
        <w:ind w:left="107" w:leftChars="0"/>
        <w:rPr>
          <w:rFonts w:hint="eastAsia" w:ascii="阿里巴巴普惠体 2.0 45 Light" w:hAnsi="阿里巴巴普惠体 2.0 45 Light" w:eastAsia="阿里巴巴普惠体 2.0 45 Light" w:cs="阿里巴巴普惠体 2.0 45 Light"/>
          <w:b/>
          <w:bCs/>
          <w:sz w:val="24"/>
          <w:rPrChange w:id="119" w:author="成成" w:date="2025-09-18T14:23:16Z">
            <w:rPr>
              <w:rFonts w:hint="eastAsia" w:ascii="阿里巴巴普惠体 2.0 45 Light" w:hAnsi="阿里巴巴普惠体 2.0 45 Light" w:eastAsia="阿里巴巴普惠体 2.0 45 Light" w:cs="阿里巴巴普惠体 2.0 45 Light"/>
            </w:rPr>
          </w:rPrChange>
        </w:rPr>
      </w:pPr>
      <w:bookmarkStart w:id="3" w:name="_Toc22379"/>
      <w:bookmarkStart w:id="4" w:name="_Toc14024"/>
      <w:bookmarkStart w:id="5" w:name="_Toc24129"/>
      <w:bookmarkStart w:id="6" w:name="_Toc21939184"/>
      <w:bookmarkStart w:id="7" w:name="_Toc28701"/>
      <w:bookmarkStart w:id="8" w:name="_Toc30997"/>
      <w:bookmarkStart w:id="9" w:name="_Toc8987"/>
      <w:bookmarkStart w:id="10" w:name="_Toc28011"/>
      <w:bookmarkStart w:id="11" w:name="_Toc10116"/>
      <w:bookmarkStart w:id="12" w:name="_Toc9979"/>
      <w:bookmarkStart w:id="13" w:name="_Toc32054"/>
      <w:bookmarkStart w:id="14" w:name="_Toc21385"/>
      <w:bookmarkStart w:id="15" w:name="_Toc9499"/>
      <w:bookmarkStart w:id="16" w:name="_Toc1832"/>
      <w:r>
        <w:rPr>
          <w:rFonts w:hint="eastAsia" w:ascii="阿里巴巴普惠体 2.0 45 Light" w:hAnsi="阿里巴巴普惠体 2.0 45 Light" w:eastAsia="阿里巴巴普惠体 2.0 45 Light" w:cs="阿里巴巴普惠体 2.0 45 Light"/>
          <w:b/>
          <w:bCs/>
          <w:sz w:val="24"/>
          <w:rPrChange w:id="120" w:author="成成" w:date="2025-09-18T14:23:16Z">
            <w:rPr>
              <w:rFonts w:hint="eastAsia" w:ascii="阿里巴巴普惠体 2.0 45 Light" w:hAnsi="阿里巴巴普惠体 2.0 45 Light" w:eastAsia="阿里巴巴普惠体 2.0 45 Light" w:cs="阿里巴巴普惠体 2.0 45 Light"/>
            </w:rPr>
          </w:rPrChange>
        </w:rPr>
        <w:t>产品概述</w:t>
      </w:r>
      <w:bookmarkEnd w:id="3"/>
      <w:bookmarkEnd w:id="4"/>
      <w:bookmarkEnd w:id="5"/>
      <w:bookmarkEnd w:id="6"/>
      <w:bookmarkEnd w:id="7"/>
      <w:bookmarkEnd w:id="8"/>
      <w:bookmarkEnd w:id="9"/>
      <w:bookmarkEnd w:id="10"/>
      <w:bookmarkEnd w:id="11"/>
      <w:bookmarkEnd w:id="12"/>
      <w:bookmarkEnd w:id="13"/>
      <w:bookmarkEnd w:id="14"/>
      <w:bookmarkEnd w:id="15"/>
      <w:bookmarkEnd w:id="16"/>
    </w:p>
    <w:p w14:paraId="48385964">
      <w:pPr>
        <w:pStyle w:val="4"/>
        <w:numPr>
          <w:ilvl w:val="1"/>
          <w:numId w:val="20"/>
        </w:numPr>
        <w:rPr>
          <w:rFonts w:hint="eastAsia" w:ascii="阿里巴巴普惠体 2.0 45 Light" w:hAnsi="阿里巴巴普惠体 2.0 45 Light" w:eastAsia="阿里巴巴普惠体 2.0 45 Light" w:cs="阿里巴巴普惠体 2.0 45 Light"/>
          <w:b/>
          <w:bCs/>
          <w:sz w:val="24"/>
          <w:rPrChange w:id="121" w:author="成成" w:date="2025-09-18T14:23:19Z">
            <w:rPr>
              <w:rFonts w:hint="eastAsia" w:ascii="阿里巴巴普惠体 2.0 45 Light" w:hAnsi="阿里巴巴普惠体 2.0 45 Light" w:eastAsia="阿里巴巴普惠体 2.0 45 Light" w:cs="阿里巴巴普惠体 2.0 45 Light"/>
            </w:rPr>
          </w:rPrChange>
        </w:rPr>
      </w:pPr>
      <w:bookmarkStart w:id="17" w:name="_Toc29932"/>
      <w:bookmarkStart w:id="18" w:name="_Toc22851"/>
      <w:bookmarkStart w:id="19" w:name="_Toc21939185"/>
      <w:bookmarkStart w:id="20" w:name="_Toc6964"/>
      <w:bookmarkStart w:id="21" w:name="_Toc31961"/>
      <w:bookmarkStart w:id="22" w:name="_Toc7766"/>
      <w:bookmarkStart w:id="23" w:name="_Toc7931"/>
      <w:bookmarkStart w:id="24" w:name="_Toc11984"/>
      <w:bookmarkStart w:id="25" w:name="_Toc17337"/>
      <w:bookmarkStart w:id="26" w:name="_Toc1640"/>
      <w:bookmarkStart w:id="27" w:name="_Toc26310"/>
      <w:bookmarkStart w:id="28" w:name="_Toc3356"/>
      <w:bookmarkStart w:id="29" w:name="_Toc14422"/>
      <w:bookmarkStart w:id="30" w:name="_Toc30700"/>
      <w:r>
        <w:rPr>
          <w:rFonts w:hint="eastAsia" w:ascii="阿里巴巴普惠体 2.0 45 Light" w:hAnsi="阿里巴巴普惠体 2.0 45 Light" w:eastAsia="阿里巴巴普惠体 2.0 45 Light" w:cs="阿里巴巴普惠体 2.0 45 Light"/>
          <w:b/>
          <w:bCs/>
          <w:sz w:val="24"/>
          <w:rPrChange w:id="122" w:author="成成" w:date="2025-09-18T14:23:19Z">
            <w:rPr>
              <w:rFonts w:hint="eastAsia" w:ascii="阿里巴巴普惠体 2.0 45 Light" w:hAnsi="阿里巴巴普惠体 2.0 45 Light" w:eastAsia="阿里巴巴普惠体 2.0 45 Light" w:cs="阿里巴巴普惠体 2.0 45 Light"/>
            </w:rPr>
          </w:rPrChange>
        </w:rPr>
        <w:t>产品特性</w:t>
      </w:r>
      <w:bookmarkEnd w:id="17"/>
      <w:bookmarkEnd w:id="18"/>
      <w:bookmarkEnd w:id="19"/>
      <w:bookmarkEnd w:id="20"/>
      <w:bookmarkEnd w:id="21"/>
      <w:bookmarkEnd w:id="22"/>
      <w:bookmarkEnd w:id="23"/>
      <w:bookmarkEnd w:id="24"/>
      <w:bookmarkEnd w:id="25"/>
      <w:bookmarkEnd w:id="26"/>
      <w:bookmarkEnd w:id="27"/>
      <w:bookmarkEnd w:id="28"/>
      <w:bookmarkEnd w:id="29"/>
      <w:bookmarkEnd w:id="30"/>
    </w:p>
    <w:p w14:paraId="43259591">
      <w:pPr>
        <w:pStyle w:val="32"/>
        <w:spacing w:line="360" w:lineRule="auto"/>
        <w:rPr>
          <w:rFonts w:hint="eastAsia" w:ascii="阿里巴巴普惠体 2.0 45 Light" w:hAnsi="阿里巴巴普惠体 2.0 45 Light" w:eastAsia="阿里巴巴普惠体 2.0 45 Light" w:cs="阿里巴巴普惠体 2.0 45 Light"/>
        </w:rPr>
        <w:pPrChange w:id="123" w:author="成成" w:date="2025-09-18T14:24:06Z">
          <w:pPr>
            <w:pStyle w:val="32"/>
          </w:pPr>
        </w:pPrChange>
      </w:pPr>
      <w:bookmarkStart w:id="31" w:name="_Ref288158319"/>
      <w:bookmarkStart w:id="32" w:name="_Ref288158326"/>
      <w:r>
        <w:rPr>
          <w:rFonts w:hint="eastAsia" w:ascii="阿里巴巴普惠体 2.0 45 Light" w:hAnsi="阿里巴巴普惠体 2.0 45 Light" w:eastAsia="阿里巴巴普惠体 2.0 45 Light" w:cs="阿里巴巴普惠体 2.0 45 Light"/>
          <w:lang w:val="en-US" w:eastAsia="zh-CN"/>
        </w:rPr>
        <w:t>RH56</w:t>
      </w:r>
      <w:r>
        <w:rPr>
          <w:rFonts w:hint="default" w:ascii="阿里巴巴普惠体 2.0 45 Light" w:hAnsi="阿里巴巴普惠体 2.0 45 Light" w:eastAsia="阿里巴巴普惠体 2.0 45 Light" w:cs="阿里巴巴普惠体 2.0 45 Light"/>
          <w:lang w:val="en-US" w:eastAsia="zh-CN"/>
        </w:rPr>
        <w:t>F1</w:t>
      </w:r>
      <w:r>
        <w:rPr>
          <w:rFonts w:hint="eastAsia" w:ascii="阿里巴巴普惠体 2.0 45 Light" w:hAnsi="阿里巴巴普惠体 2.0 45 Light" w:eastAsia="阿里巴巴普惠体 2.0 45 Light" w:cs="阿里巴巴普惠体 2.0 45 Light"/>
          <w:lang w:eastAsia="zh-CN"/>
        </w:rPr>
        <w:t>系列灵巧手</w:t>
      </w:r>
      <w:r>
        <w:rPr>
          <w:rFonts w:hint="eastAsia" w:ascii="阿里巴巴普惠体 2.0 45 Light" w:hAnsi="阿里巴巴普惠体 2.0 45 Light" w:eastAsia="阿里巴巴普惠体 2.0 45 Light" w:cs="阿里巴巴普惠体 2.0 45 Light"/>
        </w:rPr>
        <w:t>是一款集成小体积大扭矩微型伺服电缸而设计生产的机械灵巧手，以下简称为“灵巧手”。该灵巧手集成了6个微型伺服电缸，用户接口采用RS485</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CANFD、EtherCAT</w:t>
      </w:r>
      <w:r>
        <w:rPr>
          <w:rFonts w:hint="eastAsia" w:ascii="阿里巴巴普惠体 2.0 45 Light" w:hAnsi="阿里巴巴普惠体 2.0 45 Light" w:eastAsia="阿里巴巴普惠体 2.0 45 Light" w:cs="阿里巴巴普惠体 2.0 45 Light"/>
        </w:rPr>
        <w:t>通信接口，内置灵敏的压力传感器，通过设置不同的阈值方便用户进行不同硬度物体的抓取，简洁高效的接口控制指令可使用户快速实现对灵巧手的操控，优质的性能使该灵巧手应用于服务机器人、教学教具、假肢等领域。</w:t>
      </w:r>
    </w:p>
    <w:bookmarkEnd w:id="31"/>
    <w:bookmarkEnd w:id="32"/>
    <w:p w14:paraId="2927EC36">
      <w:pPr>
        <w:pStyle w:val="4"/>
        <w:numPr>
          <w:ilvl w:val="1"/>
          <w:numId w:val="20"/>
        </w:numPr>
        <w:rPr>
          <w:rFonts w:hint="eastAsia" w:ascii="阿里巴巴普惠体 2.0 45 Light" w:hAnsi="阿里巴巴普惠体 2.0 45 Light" w:eastAsia="阿里巴巴普惠体 2.0 45 Light" w:cs="阿里巴巴普惠体 2.0 45 Light"/>
          <w:b/>
          <w:bCs/>
          <w:sz w:val="24"/>
          <w:rPrChange w:id="124" w:author="成成" w:date="2025-09-18T14:40:22Z">
            <w:rPr>
              <w:rFonts w:hint="eastAsia" w:ascii="阿里巴巴普惠体 2.0 45 Light" w:hAnsi="阿里巴巴普惠体 2.0 45 Light" w:eastAsia="阿里巴巴普惠体 2.0 45 Light" w:cs="阿里巴巴普惠体 2.0 45 Light"/>
            </w:rPr>
          </w:rPrChange>
        </w:rPr>
      </w:pPr>
      <w:bookmarkStart w:id="33" w:name="_Toc25768"/>
      <w:bookmarkStart w:id="34" w:name="_Toc23277"/>
      <w:bookmarkStart w:id="35" w:name="_Toc11182"/>
      <w:bookmarkStart w:id="36" w:name="_Toc13271"/>
      <w:bookmarkStart w:id="37" w:name="_Toc26800"/>
      <w:bookmarkStart w:id="38" w:name="_Toc13554"/>
      <w:bookmarkStart w:id="39" w:name="_Toc17694"/>
      <w:bookmarkStart w:id="40" w:name="_Toc7794"/>
      <w:bookmarkStart w:id="41" w:name="_Toc27177"/>
      <w:bookmarkStart w:id="42" w:name="_Toc2145"/>
      <w:bookmarkStart w:id="43" w:name="_Toc21939186"/>
      <w:bookmarkStart w:id="44" w:name="_Toc27330"/>
      <w:bookmarkStart w:id="45" w:name="_Toc18706"/>
      <w:bookmarkStart w:id="46" w:name="_Toc8751"/>
      <w:r>
        <w:rPr>
          <w:rFonts w:hint="eastAsia" w:ascii="阿里巴巴普惠体 2.0 45 Light" w:hAnsi="阿里巴巴普惠体 2.0 45 Light" w:eastAsia="阿里巴巴普惠体 2.0 45 Light" w:cs="阿里巴巴普惠体 2.0 45 Light"/>
          <w:b/>
          <w:bCs/>
          <w:sz w:val="24"/>
          <w:rPrChange w:id="125" w:author="成成" w:date="2025-09-18T14:40:22Z">
            <w:rPr>
              <w:rFonts w:hint="eastAsia" w:ascii="阿里巴巴普惠体 2.0 45 Light" w:hAnsi="阿里巴巴普惠体 2.0 45 Light" w:eastAsia="阿里巴巴普惠体 2.0 45 Light" w:cs="阿里巴巴普惠体 2.0 45 Light"/>
            </w:rPr>
          </w:rPrChange>
        </w:rPr>
        <w:t>结构尺寸</w:t>
      </w:r>
      <w:bookmarkEnd w:id="33"/>
      <w:bookmarkEnd w:id="34"/>
      <w:bookmarkEnd w:id="35"/>
      <w:bookmarkEnd w:id="36"/>
      <w:bookmarkEnd w:id="37"/>
      <w:bookmarkEnd w:id="38"/>
      <w:bookmarkEnd w:id="39"/>
      <w:bookmarkEnd w:id="40"/>
      <w:bookmarkEnd w:id="41"/>
      <w:bookmarkEnd w:id="42"/>
      <w:bookmarkEnd w:id="43"/>
      <w:bookmarkEnd w:id="44"/>
      <w:bookmarkEnd w:id="45"/>
      <w:bookmarkEnd w:id="46"/>
    </w:p>
    <w:p w14:paraId="5F85DD29">
      <w:pPr>
        <w:pStyle w:val="32"/>
        <w:ind w:firstLine="0"/>
        <w:jc w:val="left"/>
        <w:rPr>
          <w:rFonts w:hint="eastAsia" w:ascii="阿里巴巴普惠体 2.0 45 Light" w:hAnsi="阿里巴巴普惠体 2.0 45 Light" w:eastAsia="阿里巴巴普惠体 2.0 45 Light" w:cs="阿里巴巴普惠体 2.0 45 Light"/>
          <w:lang w:eastAsia="zh-CN"/>
        </w:rPr>
      </w:pPr>
      <w:r>
        <w:rPr>
          <w:rFonts w:hint="eastAsia" w:ascii="阿里巴巴普惠体 2.0 45 Light" w:hAnsi="阿里巴巴普惠体 2.0 45 Light" w:eastAsia="阿里巴巴普惠体 2.0 45 Light" w:cs="阿里巴巴普惠体 2.0 45 Light"/>
        </w:rPr>
        <w:t>灵巧手的结构尺寸如</w:t>
      </w:r>
      <w:r>
        <w:rPr>
          <w:rFonts w:hint="eastAsia" w:ascii="阿里巴巴普惠体 2.0 45 Light" w:hAnsi="阿里巴巴普惠体 2.0 45 Light" w:eastAsia="阿里巴巴普惠体 2.0 45 Light" w:cs="阿里巴巴普惠体 2.0 45 Light"/>
          <w:lang w:val="en-US" w:eastAsia="zh-CN"/>
          <w:rPrChange w:id="126" w:author="成成" w:date="2025-09-18T14:39:48Z">
            <w:rPr>
              <w:rFonts w:hint="eastAsia" w:ascii="阿里巴巴普惠体 2.0 45 Light" w:hAnsi="阿里巴巴普惠体 2.0 45 Light" w:eastAsia="阿里巴巴普惠体 2.0 45 Light" w:cs="阿里巴巴普惠体 2.0 45 Light"/>
              <w:lang w:val="en-US" w:eastAsia="zh-CN"/>
            </w:rPr>
          </w:rPrChange>
        </w:rPr>
        <w:t>下</w:t>
      </w:r>
      <w:del w:id="127" w:author="成成" w:date="2025-09-18T14:39:29Z">
        <w:r>
          <w:rPr>
            <w:rFonts w:hint="eastAsia" w:ascii="阿里巴巴普惠体 2.0 45 Light" w:hAnsi="阿里巴巴普惠体 2.0 45 Light" w:eastAsia="阿里巴巴普惠体 2.0 45 Light" w:cs="阿里巴巴普惠体 2.0 45 Light"/>
          </w:rPr>
          <w:delText>图1</w:delText>
        </w:r>
      </w:del>
      <w:ins w:id="128" w:author="成成" w:date="2025-09-18T14:39:23Z">
        <w:r>
          <w:rPr>
            <w:rFonts w:hint="eastAsia" w:ascii="阿里巴巴普惠体 2.0 45 Light" w:hAnsi="阿里巴巴普惠体 2.0 45 Light" w:eastAsia="阿里巴巴普惠体 2.0 45 Light" w:cs="阿里巴巴普惠体 2.0 45 Light"/>
            <w:lang w:eastAsia="zh-CN"/>
            <w:rPrChange w:id="129" w:author="成成" w:date="2025-09-18T14:39:48Z">
              <w:rPr>
                <w:rFonts w:hint="eastAsia" w:ascii="阿里巴巴普惠体 2.0 45 Light" w:hAnsi="阿里巴巴普惠体 2.0 45 Light" w:eastAsia="阿里巴巴普惠体 2.0 45 Light" w:cs="阿里巴巴普惠体 2.0 45 Light"/>
                <w:lang w:eastAsia="zh-CN"/>
              </w:rPr>
            </w:rPrChange>
          </w:rPr>
          <w:fldChar w:fldCharType="begin"/>
        </w:r>
      </w:ins>
      <w:ins w:id="131" w:author="成成" w:date="2025-09-18T14:39:23Z">
        <w:r>
          <w:rPr>
            <w:rFonts w:hint="eastAsia" w:ascii="阿里巴巴普惠体 2.0 45 Light" w:hAnsi="阿里巴巴普惠体 2.0 45 Light" w:eastAsia="阿里巴巴普惠体 2.0 45 Light" w:cs="阿里巴巴普惠体 2.0 45 Light"/>
            <w:lang w:eastAsia="zh-CN"/>
            <w:rPrChange w:id="132" w:author="成成" w:date="2025-09-18T14:39:48Z">
              <w:rPr>
                <w:rFonts w:hint="eastAsia" w:ascii="阿里巴巴普惠体 2.0 45 Light" w:hAnsi="阿里巴巴普惠体 2.0 45 Light" w:eastAsia="阿里巴巴普惠体 2.0 45 Light" w:cs="阿里巴巴普惠体 2.0 45 Light"/>
                <w:lang w:eastAsia="zh-CN"/>
              </w:rPr>
            </w:rPrChange>
          </w:rPr>
          <w:instrText xml:space="preserve"> REF _Ref23039 \h </w:instrText>
        </w:r>
      </w:ins>
      <w:ins w:id="134" w:author="成成" w:date="2025-09-18T14:39:23Z">
        <w:r>
          <w:rPr>
            <w:rFonts w:hint="eastAsia" w:ascii="阿里巴巴普惠体 2.0 45 Light" w:hAnsi="阿里巴巴普惠体 2.0 45 Light" w:eastAsia="阿里巴巴普惠体 2.0 45 Light" w:cs="阿里巴巴普惠体 2.0 45 Light"/>
            <w:lang w:eastAsia="zh-CN"/>
            <w:rPrChange w:id="135" w:author="成成" w:date="2025-09-18T14:39:48Z">
              <w:rPr>
                <w:rFonts w:hint="eastAsia" w:ascii="阿里巴巴普惠体 2.0 45 Light" w:hAnsi="阿里巴巴普惠体 2.0 45 Light" w:eastAsia="阿里巴巴普惠体 2.0 45 Light" w:cs="阿里巴巴普惠体 2.0 45 Light"/>
                <w:lang w:eastAsia="zh-CN"/>
              </w:rPr>
            </w:rPrChange>
          </w:rPr>
          <w:fldChar w:fldCharType="separate"/>
        </w:r>
      </w:ins>
      <w:ins w:id="137" w:author="成成" w:date="2025-09-18T14:39:23Z">
        <w:r>
          <w:rPr>
            <w:rFonts w:hint="eastAsia" w:ascii="阿里巴巴普惠体 2.0 45 Light" w:hAnsi="阿里巴巴普惠体 2.0 45 Light" w:eastAsia="阿里巴巴普惠体 2.0 45 Light" w:cs="阿里巴巴普惠体 2.0 45 Light"/>
            <w:sz w:val="24"/>
            <w:szCs w:val="24"/>
            <w:rPrChange w:id="138" w:author="成成" w:date="2025-09-18T14:39:48Z">
              <w:rPr>
                <w:sz w:val="24"/>
                <w:szCs w:val="24"/>
              </w:rPr>
            </w:rPrChange>
          </w:rPr>
          <w:t>图 1</w:t>
        </w:r>
      </w:ins>
      <w:ins w:id="140" w:author="成成" w:date="2025-09-18T14:39:23Z">
        <w:r>
          <w:rPr>
            <w:rFonts w:hint="eastAsia" w:ascii="阿里巴巴普惠体 2.0 45 Light" w:hAnsi="阿里巴巴普惠体 2.0 45 Light" w:eastAsia="阿里巴巴普惠体 2.0 45 Light" w:cs="阿里巴巴普惠体 2.0 45 Light"/>
            <w:lang w:eastAsia="zh-CN"/>
            <w:rPrChange w:id="141" w:author="成成" w:date="2025-09-18T14:39:48Z">
              <w:rPr>
                <w:rFonts w:hint="eastAsia" w:ascii="阿里巴巴普惠体 2.0 45 Light" w:hAnsi="阿里巴巴普惠体 2.0 45 Light" w:eastAsia="阿里巴巴普惠体 2.0 45 Light" w:cs="阿里巴巴普惠体 2.0 45 Light"/>
                <w:lang w:eastAsia="zh-CN"/>
              </w:rPr>
            </w:rPrChange>
          </w:rPr>
          <w:fldChar w:fldCharType="end"/>
        </w:r>
      </w:ins>
      <w:r>
        <w:rPr>
          <w:rFonts w:hint="eastAsia" w:ascii="阿里巴巴普惠体 2.0 45 Light" w:hAnsi="阿里巴巴普惠体 2.0 45 Light" w:eastAsia="阿里巴巴普惠体 2.0 45 Light" w:cs="阿里巴巴普惠体 2.0 45 Light"/>
        </w:rPr>
        <w:t>所示。</w:t>
      </w:r>
    </w:p>
    <w:p w14:paraId="207A5C1D">
      <w:pPr>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drawing>
          <wp:inline distT="0" distB="0" distL="114300" distR="114300">
            <wp:extent cx="6118860" cy="2336800"/>
            <wp:effectExtent l="0" t="0" r="15240" b="6350"/>
            <wp:docPr id="18" name="图片 18" descr="img_v3_02o1_20d146be-f323-4e35-849a-a799b159ce5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v3_02o1_20d146be-f323-4e35-849a-a799b159ce5g"/>
                    <pic:cNvPicPr>
                      <a:picLocks noChangeAspect="1"/>
                    </pic:cNvPicPr>
                  </pic:nvPicPr>
                  <pic:blipFill>
                    <a:blip r:embed="rId24"/>
                    <a:stretch>
                      <a:fillRect/>
                    </a:stretch>
                  </pic:blipFill>
                  <pic:spPr>
                    <a:xfrm>
                      <a:off x="0" y="0"/>
                      <a:ext cx="6118860" cy="2336800"/>
                    </a:xfrm>
                    <a:prstGeom prst="rect">
                      <a:avLst/>
                    </a:prstGeom>
                  </pic:spPr>
                </pic:pic>
              </a:graphicData>
            </a:graphic>
          </wp:inline>
        </w:drawing>
      </w:r>
    </w:p>
    <w:p w14:paraId="400C30FC">
      <w:pPr>
        <w:rPr>
          <w:ins w:id="143" w:author="成成" w:date="2025-09-18T14:34:44Z"/>
        </w:rPr>
      </w:pPr>
    </w:p>
    <w:p w14:paraId="656E1E72">
      <w:pPr>
        <w:pStyle w:val="12"/>
        <w:jc w:val="center"/>
        <w:rPr>
          <w:rFonts w:hint="eastAsia" w:ascii="阿里巴巴普惠体 2.0 45 Light" w:hAnsi="阿里巴巴普惠体 2.0 45 Light" w:eastAsia="阿里巴巴普惠体 2.0 45 Light" w:cs="阿里巴巴普惠体 2.0 45 Light"/>
          <w:sz w:val="24"/>
          <w:szCs w:val="24"/>
          <w:rPrChange w:id="145" w:author="成成" w:date="2025-09-18T14:25:04Z">
            <w:rPr>
              <w:rFonts w:hint="eastAsia" w:ascii="阿里巴巴普惠体 2.0 45 Light" w:hAnsi="阿里巴巴普惠体 2.0 45 Light" w:eastAsia="阿里巴巴普惠体 2.0 45 Light" w:cs="阿里巴巴普惠体 2.0 45 Light"/>
            </w:rPr>
          </w:rPrChange>
        </w:rPr>
        <w:pPrChange w:id="144" w:author="成成" w:date="2025-09-18T14:36:50Z">
          <w:pPr>
            <w:pStyle w:val="33"/>
            <w:jc w:val="center"/>
          </w:pPr>
        </w:pPrChange>
      </w:pPr>
      <w:del w:id="146" w:author="成成" w:date="2025-09-18T14:38:58Z">
        <w:bookmarkStart w:id="47" w:name="_Ref22873"/>
        <w:r>
          <w:rPr>
            <w:rFonts w:hint="eastAsia" w:ascii="阿里巴巴普惠体 2.0 45 Light" w:hAnsi="阿里巴巴普惠体 2.0 45 Light" w:eastAsia="阿里巴巴普惠体 2.0 45 Light" w:cs="阿里巴巴普惠体 2.0 45 Light"/>
            <w:kern w:val="0"/>
            <w:sz w:val="24"/>
            <w:szCs w:val="24"/>
            <w:rPrChange w:id="147" w:author="成成" w:date="2025-09-18T14:40:00Z">
              <w:rPr>
                <w:rFonts w:hint="eastAsia" w:ascii="阿里巴巴普惠体 2.0 45 Light" w:hAnsi="阿里巴巴普惠体 2.0 45 Light" w:eastAsia="阿里巴巴普惠体 2.0 45 Light" w:cs="阿里巴巴普惠体 2.0 45 Light"/>
              </w:rPr>
            </w:rPrChange>
          </w:rPr>
          <w:delText>图</w:delText>
        </w:r>
      </w:del>
      <w:del w:id="149" w:author="成成" w:date="2025-09-18T14:38:57Z">
        <w:r>
          <w:rPr>
            <w:rFonts w:hint="eastAsia" w:ascii="阿里巴巴普惠体 2.0 45 Light" w:hAnsi="阿里巴巴普惠体 2.0 45 Light" w:eastAsia="阿里巴巴普惠体 2.0 45 Light" w:cs="阿里巴巴普惠体 2.0 45 Light"/>
            <w:kern w:val="0"/>
            <w:sz w:val="24"/>
            <w:szCs w:val="24"/>
            <w:rPrChange w:id="150" w:author="成成" w:date="2025-09-18T14:40:00Z">
              <w:rPr>
                <w:rFonts w:hint="eastAsia" w:ascii="阿里巴巴普惠体 2.0 45 Light" w:hAnsi="阿里巴巴普惠体 2.0 45 Light" w:eastAsia="阿里巴巴普惠体 2.0 45 Light" w:cs="阿里巴巴普惠体 2.0 45 Light"/>
              </w:rPr>
            </w:rPrChange>
          </w:rPr>
          <w:delText>1</w:delText>
        </w:r>
      </w:del>
      <w:r>
        <w:rPr>
          <w:rFonts w:hint="eastAsia" w:ascii="阿里巴巴普惠体 2.0 45 Light" w:hAnsi="阿里巴巴普惠体 2.0 45 Light" w:eastAsia="阿里巴巴普惠体 2.0 45 Light" w:cs="阿里巴巴普惠体 2.0 45 Light"/>
          <w:kern w:val="0"/>
          <w:sz w:val="24"/>
          <w:szCs w:val="24"/>
          <w:rPrChange w:id="152" w:author="成成" w:date="2025-09-18T14:40:00Z">
            <w:rPr>
              <w:rFonts w:hint="eastAsia" w:ascii="阿里巴巴普惠体 2.0 45 Light" w:hAnsi="阿里巴巴普惠体 2.0 45 Light" w:eastAsia="阿里巴巴普惠体 2.0 45 Light" w:cs="阿里巴巴普惠体 2.0 45 Light"/>
            </w:rPr>
          </w:rPrChange>
        </w:rPr>
        <w:t xml:space="preserve"> </w:t>
      </w:r>
      <w:ins w:id="153" w:author="成成" w:date="2025-09-18T14:37:06Z">
        <w:bookmarkStart w:id="48" w:name="_Ref23039"/>
        <w:r>
          <w:rPr>
            <w:rFonts w:hint="eastAsia" w:ascii="阿里巴巴普惠体 2.0 45 Light" w:hAnsi="阿里巴巴普惠体 2.0 45 Light" w:eastAsia="阿里巴巴普惠体 2.0 45 Light" w:cs="阿里巴巴普惠体 2.0 45 Light"/>
            <w:kern w:val="0"/>
            <w:sz w:val="24"/>
            <w:szCs w:val="24"/>
            <w:rPrChange w:id="154" w:author="成成" w:date="2025-09-18T14:40:00Z">
              <w:rPr/>
            </w:rPrChange>
          </w:rPr>
          <w:t xml:space="preserve">图 </w:t>
        </w:r>
      </w:ins>
      <w:ins w:id="156" w:author="成成" w:date="2025-09-18T14:37:06Z">
        <w:r>
          <w:rPr>
            <w:rFonts w:hint="eastAsia" w:ascii="阿里巴巴普惠体 2.0 45 Light" w:hAnsi="阿里巴巴普惠体 2.0 45 Light" w:eastAsia="阿里巴巴普惠体 2.0 45 Light" w:cs="阿里巴巴普惠体 2.0 45 Light"/>
            <w:kern w:val="0"/>
            <w:sz w:val="24"/>
            <w:szCs w:val="24"/>
            <w:rPrChange w:id="157" w:author="成成" w:date="2025-09-18T14:40:00Z">
              <w:rPr/>
            </w:rPrChange>
          </w:rPr>
          <w:fldChar w:fldCharType="begin"/>
        </w:r>
      </w:ins>
      <w:ins w:id="159" w:author="成成" w:date="2025-09-18T14:37:06Z">
        <w:r>
          <w:rPr>
            <w:rFonts w:hint="eastAsia" w:ascii="阿里巴巴普惠体 2.0 45 Light" w:hAnsi="阿里巴巴普惠体 2.0 45 Light" w:eastAsia="阿里巴巴普惠体 2.0 45 Light" w:cs="阿里巴巴普惠体 2.0 45 Light"/>
            <w:kern w:val="0"/>
            <w:sz w:val="24"/>
            <w:szCs w:val="24"/>
            <w:rPrChange w:id="160" w:author="成成" w:date="2025-09-18T14:40:00Z">
              <w:rPr/>
            </w:rPrChange>
          </w:rPr>
          <w:instrText xml:space="preserve"> SEQ 图 \* ARABIC </w:instrText>
        </w:r>
      </w:ins>
      <w:ins w:id="162" w:author="成成" w:date="2025-09-18T14:37:06Z">
        <w:r>
          <w:rPr>
            <w:rFonts w:hint="eastAsia" w:ascii="阿里巴巴普惠体 2.0 45 Light" w:hAnsi="阿里巴巴普惠体 2.0 45 Light" w:eastAsia="阿里巴巴普惠体 2.0 45 Light" w:cs="阿里巴巴普惠体 2.0 45 Light"/>
            <w:kern w:val="0"/>
            <w:sz w:val="24"/>
            <w:szCs w:val="24"/>
            <w:rPrChange w:id="163" w:author="成成" w:date="2025-09-18T14:40:00Z">
              <w:rPr/>
            </w:rPrChange>
          </w:rPr>
          <w:fldChar w:fldCharType="separate"/>
        </w:r>
      </w:ins>
      <w:ins w:id="165" w:author="成成" w:date="2025-09-18T16:08:19Z">
        <w:r>
          <w:rPr>
            <w:rFonts w:hint="eastAsia" w:ascii="阿里巴巴普惠体 2.0 45 Light" w:hAnsi="阿里巴巴普惠体 2.0 45 Light" w:eastAsia="阿里巴巴普惠体 2.0 45 Light" w:cs="阿里巴巴普惠体 2.0 45 Light"/>
            <w:kern w:val="0"/>
            <w:sz w:val="24"/>
            <w:szCs w:val="24"/>
          </w:rPr>
          <w:t>1</w:t>
        </w:r>
      </w:ins>
      <w:ins w:id="166" w:author="成成" w:date="2025-09-18T14:37:06Z">
        <w:r>
          <w:rPr>
            <w:rFonts w:hint="eastAsia" w:ascii="阿里巴巴普惠体 2.0 45 Light" w:hAnsi="阿里巴巴普惠体 2.0 45 Light" w:eastAsia="阿里巴巴普惠体 2.0 45 Light" w:cs="阿里巴巴普惠体 2.0 45 Light"/>
            <w:kern w:val="0"/>
            <w:sz w:val="24"/>
            <w:szCs w:val="24"/>
            <w:rPrChange w:id="167" w:author="成成" w:date="2025-09-18T14:40:00Z">
              <w:rPr/>
            </w:rPrChange>
          </w:rPr>
          <w:fldChar w:fldCharType="end"/>
        </w:r>
        <w:bookmarkEnd w:id="48"/>
      </w:ins>
      <w:r>
        <w:rPr>
          <w:rFonts w:hint="eastAsia" w:ascii="阿里巴巴普惠体 2.0 45 Light" w:hAnsi="阿里巴巴普惠体 2.0 45 Light" w:eastAsia="阿里巴巴普惠体 2.0 45 Light" w:cs="阿里巴巴普惠体 2.0 45 Light"/>
          <w:kern w:val="0"/>
          <w:sz w:val="24"/>
          <w:szCs w:val="24"/>
          <w:rPrChange w:id="169" w:author="成成" w:date="2025-09-18T14:40:00Z">
            <w:rPr>
              <w:rFonts w:hint="eastAsia" w:ascii="阿里巴巴普惠体 2.0 45 Light" w:hAnsi="阿里巴巴普惠体 2.0 45 Light" w:eastAsia="阿里巴巴普惠体 2.0 45 Light" w:cs="阿里巴巴普惠体 2.0 45 Light"/>
            </w:rPr>
          </w:rPrChange>
        </w:rPr>
        <w:t>结构</w:t>
      </w:r>
      <w:r>
        <w:rPr>
          <w:rFonts w:hint="eastAsia" w:ascii="阿里巴巴普惠体 2.0 45 Light" w:hAnsi="阿里巴巴普惠体 2.0 45 Light" w:eastAsia="阿里巴巴普惠体 2.0 45 Light" w:cs="阿里巴巴普惠体 2.0 45 Light"/>
          <w:sz w:val="24"/>
          <w:szCs w:val="24"/>
          <w:rPrChange w:id="170" w:author="成成" w:date="2025-09-18T14:25:04Z">
            <w:rPr>
              <w:rFonts w:hint="eastAsia" w:ascii="阿里巴巴普惠体 2.0 45 Light" w:hAnsi="阿里巴巴普惠体 2.0 45 Light" w:eastAsia="阿里巴巴普惠体 2.0 45 Light" w:cs="阿里巴巴普惠体 2.0 45 Light"/>
            </w:rPr>
          </w:rPrChange>
        </w:rPr>
        <w:t>尺寸图</w:t>
      </w:r>
      <w:bookmarkEnd w:id="47"/>
    </w:p>
    <w:p w14:paraId="72ED941B">
      <w:pPr>
        <w:pStyle w:val="4"/>
        <w:numPr>
          <w:ilvl w:val="1"/>
          <w:numId w:val="20"/>
        </w:numPr>
        <w:rPr>
          <w:rFonts w:hint="eastAsia" w:ascii="阿里巴巴普惠体 2.0 45 Light" w:hAnsi="阿里巴巴普惠体 2.0 45 Light" w:eastAsia="阿里巴巴普惠体 2.0 45 Light" w:cs="阿里巴巴普惠体 2.0 45 Light"/>
          <w:b/>
          <w:bCs/>
          <w:sz w:val="24"/>
          <w:rPrChange w:id="171" w:author="成成" w:date="2025-09-18T14:40:36Z">
            <w:rPr>
              <w:rFonts w:hint="eastAsia" w:ascii="阿里巴巴普惠体 2.0 45 Light" w:hAnsi="阿里巴巴普惠体 2.0 45 Light" w:eastAsia="阿里巴巴普惠体 2.0 45 Light" w:cs="阿里巴巴普惠体 2.0 45 Light"/>
            </w:rPr>
          </w:rPrChange>
        </w:rPr>
      </w:pPr>
      <w:bookmarkStart w:id="49" w:name="_Toc28964"/>
      <w:bookmarkStart w:id="50" w:name="_Toc18495"/>
      <w:bookmarkStart w:id="51" w:name="_Toc21939187"/>
      <w:bookmarkStart w:id="52" w:name="_Toc5574"/>
      <w:bookmarkStart w:id="53" w:name="_Toc11352"/>
      <w:bookmarkStart w:id="54" w:name="_Toc31174"/>
      <w:bookmarkStart w:id="55" w:name="_Toc16624"/>
      <w:bookmarkStart w:id="56" w:name="_Toc9452"/>
      <w:bookmarkStart w:id="57" w:name="_Toc7223"/>
      <w:bookmarkStart w:id="58" w:name="_Toc32686"/>
      <w:bookmarkStart w:id="59" w:name="_Toc11642"/>
      <w:bookmarkStart w:id="60" w:name="_Toc18035"/>
      <w:bookmarkStart w:id="61" w:name="_Toc30608"/>
      <w:bookmarkStart w:id="62" w:name="_Toc20890"/>
      <w:r>
        <w:rPr>
          <w:rFonts w:hint="eastAsia" w:ascii="阿里巴巴普惠体 2.0 45 Light" w:hAnsi="阿里巴巴普惠体 2.0 45 Light" w:eastAsia="阿里巴巴普惠体 2.0 45 Light" w:cs="阿里巴巴普惠体 2.0 45 Light"/>
          <w:b/>
          <w:bCs/>
          <w:sz w:val="24"/>
          <w:rPrChange w:id="172" w:author="成成" w:date="2025-09-18T14:40:36Z">
            <w:rPr>
              <w:rFonts w:hint="eastAsia" w:ascii="阿里巴巴普惠体 2.0 45 Light" w:hAnsi="阿里巴巴普惠体 2.0 45 Light" w:eastAsia="阿里巴巴普惠体 2.0 45 Light" w:cs="阿里巴巴普惠体 2.0 45 Light"/>
            </w:rPr>
          </w:rPrChange>
        </w:rPr>
        <w:t>性能参数</w:t>
      </w:r>
      <w:bookmarkEnd w:id="49"/>
      <w:bookmarkEnd w:id="50"/>
      <w:bookmarkEnd w:id="51"/>
      <w:bookmarkEnd w:id="52"/>
      <w:bookmarkEnd w:id="53"/>
      <w:bookmarkEnd w:id="54"/>
      <w:bookmarkEnd w:id="55"/>
      <w:bookmarkEnd w:id="56"/>
      <w:bookmarkEnd w:id="57"/>
      <w:bookmarkEnd w:id="58"/>
      <w:bookmarkEnd w:id="59"/>
      <w:bookmarkEnd w:id="60"/>
      <w:bookmarkEnd w:id="61"/>
      <w:bookmarkEnd w:id="62"/>
    </w:p>
    <w:p w14:paraId="26DFDF07">
      <w:pPr>
        <w:pStyle w:val="12"/>
        <w:ind w:firstLine="0" w:firstLineChars="0"/>
        <w:rPr>
          <w:rFonts w:hint="eastAsia" w:eastAsia="阿里巴巴普惠体 2.0 45 Light"/>
          <w:lang w:val="en-US" w:eastAsia="zh-CN"/>
        </w:rPr>
        <w:pPrChange w:id="173" w:author="成成" w:date="2025-09-18T15:06:59Z">
          <w:pPr>
            <w:pStyle w:val="3"/>
          </w:pPr>
        </w:pPrChange>
      </w:pPr>
      <w:r>
        <w:rPr>
          <w:rFonts w:hint="eastAsia" w:ascii="阿里巴巴普惠体 2.0 45 Light" w:hAnsi="阿里巴巴普惠体 2.0 45 Light" w:eastAsia="阿里巴巴普惠体 2.0 45 Light" w:cs="阿里巴巴普惠体 2.0 45 Light"/>
          <w:sz w:val="24"/>
          <w:szCs w:val="24"/>
          <w:lang w:val="en-US" w:eastAsia="zh-CN"/>
          <w:rPrChange w:id="174" w:author="成成" w:date="2025-09-18T15:04:29Z">
            <w:rPr>
              <w:rFonts w:hint="eastAsia" w:ascii="阿里巴巴普惠体 2.0 45 Light" w:hAnsi="阿里巴巴普惠体 2.0 45 Light" w:eastAsia="阿里巴巴普惠体 2.0 45 Light" w:cs="阿里巴巴普惠体 2.0 45 Light"/>
              <w:lang w:val="en-US" w:eastAsia="zh-CN"/>
            </w:rPr>
          </w:rPrChange>
        </w:rPr>
        <w:t>见</w:t>
      </w:r>
      <w:ins w:id="175" w:author="成成" w:date="2025-09-18T15:07:14Z">
        <w:r>
          <w:rPr>
            <w:rFonts w:hint="eastAsia" w:ascii="阿里巴巴普惠体 2.0 45 Light" w:hAnsi="阿里巴巴普惠体 2.0 45 Light" w:eastAsia="阿里巴巴普惠体 2.0 45 Light" w:cs="阿里巴巴普惠体 2.0 45 Light"/>
            <w:sz w:val="24"/>
            <w:szCs w:val="24"/>
            <w:lang w:val="en-US" w:eastAsia="zh-CN"/>
          </w:rPr>
          <w:fldChar w:fldCharType="begin"/>
        </w:r>
      </w:ins>
      <w:ins w:id="176" w:author="成成" w:date="2025-09-18T15:07:14Z">
        <w:r>
          <w:rPr>
            <w:rFonts w:hint="eastAsia" w:ascii="阿里巴巴普惠体 2.0 45 Light" w:hAnsi="阿里巴巴普惠体 2.0 45 Light" w:eastAsia="阿里巴巴普惠体 2.0 45 Light" w:cs="阿里巴巴普惠体 2.0 45 Light"/>
            <w:sz w:val="24"/>
            <w:szCs w:val="24"/>
            <w:lang w:val="en-US" w:eastAsia="zh-CN"/>
          </w:rPr>
          <w:instrText xml:space="preserve"> REF _Ref28496 \h </w:instrText>
        </w:r>
      </w:ins>
      <w:ins w:id="177" w:author="成成" w:date="2025-09-18T15:07:14Z">
        <w:r>
          <w:rPr>
            <w:rFonts w:hint="eastAsia" w:ascii="阿里巴巴普惠体 2.0 45 Light" w:hAnsi="阿里巴巴普惠体 2.0 45 Light" w:eastAsia="阿里巴巴普惠体 2.0 45 Light" w:cs="阿里巴巴普惠体 2.0 45 Light"/>
            <w:sz w:val="24"/>
            <w:szCs w:val="24"/>
            <w:lang w:val="en-US" w:eastAsia="zh-CN"/>
          </w:rPr>
          <w:fldChar w:fldCharType="separate"/>
        </w:r>
      </w:ins>
      <w:ins w:id="178" w:author="成成" w:date="2025-09-18T15:07:14Z">
        <w:r>
          <w:rPr>
            <w:rFonts w:hint="eastAsia" w:ascii="阿里巴巴普惠体 2.0 45 Light" w:hAnsi="阿里巴巴普惠体 2.0 45 Light" w:eastAsia="阿里巴巴普惠体 2.0 45 Light" w:cs="阿里巴巴普惠体 2.0 45 Light"/>
            <w:sz w:val="24"/>
            <w:szCs w:val="24"/>
            <w:rPrChange w:id="179" w:author="成成" w:date="2025-09-18T16:06:13Z">
              <w:rPr/>
            </w:rPrChange>
          </w:rPr>
          <w:t>表 1</w:t>
        </w:r>
      </w:ins>
      <w:ins w:id="181" w:author="成成" w:date="2025-09-18T15:07:14Z">
        <w:r>
          <w:rPr>
            <w:rFonts w:hint="eastAsia" w:ascii="阿里巴巴普惠体 2.0 45 Light" w:hAnsi="阿里巴巴普惠体 2.0 45 Light" w:eastAsia="阿里巴巴普惠体 2.0 45 Light" w:cs="阿里巴巴普惠体 2.0 45 Light"/>
            <w:sz w:val="24"/>
            <w:szCs w:val="24"/>
            <w:lang w:val="en-US" w:eastAsia="zh-CN"/>
          </w:rPr>
          <w:fldChar w:fldCharType="end"/>
        </w:r>
      </w:ins>
      <w:del w:id="182" w:author="成成" w:date="2025-09-18T14:46:31Z">
        <w:r>
          <w:rPr>
            <w:rFonts w:hint="eastAsia" w:ascii="阿里巴巴普惠体 2.0 45 Light" w:hAnsi="阿里巴巴普惠体 2.0 45 Light" w:eastAsia="阿里巴巴普惠体 2.0 45 Light" w:cs="阿里巴巴普惠体 2.0 45 Light"/>
            <w:lang w:val="en-US" w:eastAsia="zh-CN"/>
          </w:rPr>
          <w:fldChar w:fldCharType="begin"/>
        </w:r>
      </w:del>
      <w:del w:id="183" w:author="成成" w:date="2025-09-18T14:46:31Z">
        <w:r>
          <w:rPr>
            <w:rFonts w:hint="eastAsia" w:ascii="阿里巴巴普惠体 2.0 45 Light" w:hAnsi="阿里巴巴普惠体 2.0 45 Light" w:eastAsia="阿里巴巴普惠体 2.0 45 Light" w:cs="阿里巴巴普惠体 2.0 45 Light"/>
            <w:lang w:val="en-US" w:eastAsia="zh-CN"/>
          </w:rPr>
          <w:delInstrText xml:space="preserve"> REF _Ref3226 \h </w:delInstrText>
        </w:r>
      </w:del>
      <w:del w:id="184" w:author="成成" w:date="2025-09-18T14:46:31Z">
        <w:r>
          <w:rPr>
            <w:rFonts w:hint="eastAsia" w:ascii="阿里巴巴普惠体 2.0 45 Light" w:hAnsi="阿里巴巴普惠体 2.0 45 Light" w:eastAsia="阿里巴巴普惠体 2.0 45 Light" w:cs="阿里巴巴普惠体 2.0 45 Light"/>
            <w:lang w:val="en-US" w:eastAsia="zh-CN"/>
          </w:rPr>
          <w:fldChar w:fldCharType="separate"/>
        </w:r>
      </w:del>
      <w:del w:id="185" w:author="成成" w:date="2025-09-18T14:46:31Z">
        <w:r>
          <w:rPr>
            <w:rFonts w:hint="eastAsia" w:ascii="阿里巴巴普惠体 2.0 45 Light" w:hAnsi="阿里巴巴普惠体 2.0 45 Light" w:eastAsia="阿里巴巴普惠体 2.0 45 Light" w:cs="阿里巴巴普惠体 2.0 45 Light"/>
            <w:sz w:val="24"/>
            <w:szCs w:val="24"/>
          </w:rPr>
          <w:delText>表 1</w:delText>
        </w:r>
      </w:del>
      <w:del w:id="186" w:author="成成" w:date="2025-09-18T14:46:31Z">
        <w:r>
          <w:rPr>
            <w:rFonts w:hint="eastAsia" w:ascii="阿里巴巴普惠体 2.0 45 Light" w:hAnsi="阿里巴巴普惠体 2.0 45 Light" w:eastAsia="阿里巴巴普惠体 2.0 45 Light" w:cs="阿里巴巴普惠体 2.0 45 Light"/>
            <w:lang w:val="en-US" w:eastAsia="zh-CN"/>
          </w:rPr>
          <w:fldChar w:fldCharType="end"/>
        </w:r>
      </w:del>
      <w:r>
        <w:rPr>
          <w:rFonts w:hint="eastAsia" w:ascii="阿里巴巴普惠体 2.0 45 Light" w:hAnsi="阿里巴巴普惠体 2.0 45 Light" w:eastAsia="阿里巴巴普惠体 2.0 45 Light" w:cs="阿里巴巴普惠体 2.0 45 Light"/>
          <w:lang w:val="en-US" w:eastAsia="zh-CN"/>
        </w:rPr>
        <w:t>：</w:t>
      </w:r>
    </w:p>
    <w:p w14:paraId="0049FF48">
      <w:pPr>
        <w:pStyle w:val="12"/>
        <w:numPr>
          <w:ilvl w:val="0"/>
          <w:numId w:val="0"/>
        </w:numPr>
        <w:ind w:leftChars="0"/>
        <w:jc w:val="center"/>
        <w:rPr>
          <w:rFonts w:hint="eastAsia" w:ascii="阿里巴巴普惠体 2.0 45 Light" w:hAnsi="阿里巴巴普惠体 2.0 45 Light" w:eastAsia="阿里巴巴普惠体 2.0 45 Light" w:cs="阿里巴巴普惠体 2.0 45 Light"/>
          <w:sz w:val="24"/>
          <w:szCs w:val="24"/>
        </w:rPr>
      </w:pPr>
      <w:del w:id="187" w:author="成成" w:date="2025-09-18T14:46:25Z">
        <w:bookmarkStart w:id="63" w:name="_Ref28395"/>
        <w:r>
          <w:rPr>
            <w:rFonts w:hint="eastAsia" w:ascii="阿里巴巴普惠体 2.0 45 Light" w:hAnsi="阿里巴巴普惠体 2.0 45 Light" w:eastAsia="阿里巴巴普惠体 2.0 45 Light" w:cs="阿里巴巴普惠体 2.0 45 Light"/>
            <w:sz w:val="24"/>
            <w:szCs w:val="24"/>
            <w:rPrChange w:id="188" w:author="成成" w:date="2025-09-18T16:06:08Z">
              <w:rPr>
                <w:rFonts w:hint="eastAsia" w:ascii="阿里巴巴普惠体 2.0 45 Light" w:hAnsi="阿里巴巴普惠体 2.0 45 Light" w:eastAsia="阿里巴巴普惠体 2.0 45 Light" w:cs="阿里巴巴普惠体 2.0 45 Light"/>
                <w:sz w:val="24"/>
                <w:szCs w:val="24"/>
              </w:rPr>
            </w:rPrChange>
          </w:rPr>
          <w:delText xml:space="preserve">表 </w:delText>
        </w:r>
      </w:del>
      <w:del w:id="190" w:author="成成" w:date="2025-09-18T14:46:25Z">
        <w:r>
          <w:rPr>
            <w:rFonts w:hint="eastAsia" w:ascii="阿里巴巴普惠体 2.0 45 Light" w:hAnsi="阿里巴巴普惠体 2.0 45 Light" w:eastAsia="阿里巴巴普惠体 2.0 45 Light" w:cs="阿里巴巴普惠体 2.0 45 Light"/>
            <w:sz w:val="24"/>
            <w:szCs w:val="24"/>
            <w:rPrChange w:id="191" w:author="成成" w:date="2025-09-18T16:06:08Z">
              <w:rPr>
                <w:rFonts w:hint="eastAsia" w:ascii="阿里巴巴普惠体 2.0 45 Light" w:hAnsi="阿里巴巴普惠体 2.0 45 Light" w:eastAsia="阿里巴巴普惠体 2.0 45 Light" w:cs="阿里巴巴普惠体 2.0 45 Light"/>
                <w:sz w:val="24"/>
                <w:szCs w:val="24"/>
              </w:rPr>
            </w:rPrChange>
          </w:rPr>
          <w:fldChar w:fldCharType="begin"/>
        </w:r>
      </w:del>
      <w:del w:id="193" w:author="成成" w:date="2025-09-18T14:46:25Z">
        <w:r>
          <w:rPr>
            <w:rFonts w:hint="eastAsia" w:ascii="阿里巴巴普惠体 2.0 45 Light" w:hAnsi="阿里巴巴普惠体 2.0 45 Light" w:eastAsia="阿里巴巴普惠体 2.0 45 Light" w:cs="阿里巴巴普惠体 2.0 45 Light"/>
            <w:sz w:val="24"/>
            <w:szCs w:val="24"/>
            <w:rPrChange w:id="194" w:author="成成" w:date="2025-09-18T16:06:08Z">
              <w:rPr>
                <w:rFonts w:hint="eastAsia" w:ascii="阿里巴巴普惠体 2.0 45 Light" w:hAnsi="阿里巴巴普惠体 2.0 45 Light" w:eastAsia="阿里巴巴普惠体 2.0 45 Light" w:cs="阿里巴巴普惠体 2.0 45 Light"/>
                <w:sz w:val="24"/>
                <w:szCs w:val="24"/>
              </w:rPr>
            </w:rPrChange>
          </w:rPr>
          <w:delInstrText xml:space="preserve"> SEQ 表 \* ARABIC </w:delInstrText>
        </w:r>
      </w:del>
      <w:del w:id="196" w:author="成成" w:date="2025-09-18T14:46:25Z">
        <w:r>
          <w:rPr>
            <w:rFonts w:hint="eastAsia" w:ascii="阿里巴巴普惠体 2.0 45 Light" w:hAnsi="阿里巴巴普惠体 2.0 45 Light" w:eastAsia="阿里巴巴普惠体 2.0 45 Light" w:cs="阿里巴巴普惠体 2.0 45 Light"/>
            <w:sz w:val="24"/>
            <w:szCs w:val="24"/>
            <w:rPrChange w:id="197" w:author="成成" w:date="2025-09-18T16:06:08Z">
              <w:rPr>
                <w:rFonts w:hint="eastAsia" w:ascii="阿里巴巴普惠体 2.0 45 Light" w:hAnsi="阿里巴巴普惠体 2.0 45 Light" w:eastAsia="阿里巴巴普惠体 2.0 45 Light" w:cs="阿里巴巴普惠体 2.0 45 Light"/>
                <w:sz w:val="24"/>
                <w:szCs w:val="24"/>
              </w:rPr>
            </w:rPrChange>
          </w:rPr>
          <w:fldChar w:fldCharType="separate"/>
        </w:r>
      </w:del>
      <w:ins w:id="199" w:author="成成" w:date="2025-09-18T16:08:19Z">
        <w:del w:id="200" w:author="成成" w:date="2025-09-18T14:46:00Z">
          <w:r>
            <w:rPr>
              <w:b/>
            </w:rPr>
            <w:delText>错误！未指定顺序。</w:delText>
          </w:r>
        </w:del>
      </w:ins>
      <w:ins w:id="201" w:author="成成" w:date="2025-09-18T16:07:59Z">
        <w:del w:id="202" w:author="成成" w:date="2025-09-18T16:08:19Z">
          <w:r>
            <w:rPr>
              <w:b/>
            </w:rPr>
            <w:delText>错误！未指定顺序。</w:delText>
          </w:r>
        </w:del>
      </w:ins>
      <w:ins w:id="203" w:author="成成" w:date="2025-09-18T16:07:36Z">
        <w:del w:id="204" w:author="成成" w:date="2025-09-18T16:08:19Z">
          <w:r>
            <w:rPr>
              <w:b/>
            </w:rPr>
            <w:delText>错误！未指定顺序。</w:delText>
          </w:r>
        </w:del>
      </w:ins>
      <w:ins w:id="205" w:author="成成" w:date="2025-09-18T15:34:11Z">
        <w:del w:id="206" w:author="成成" w:date="2025-09-18T16:08:19Z">
          <w:r>
            <w:rPr>
              <w:rFonts w:hint="eastAsia" w:ascii="阿里巴巴普惠体 2.0 45 Light" w:hAnsi="阿里巴巴普惠体 2.0 45 Light" w:eastAsia="阿里巴巴普惠体 2.0 45 Light" w:cs="阿里巴巴普惠体 2.0 45 Light"/>
              <w:b w:val="0"/>
              <w:sz w:val="24"/>
              <w:szCs w:val="24"/>
              <w:rPrChange w:id="207" w:author="成成" w:date="2025-09-18T16:06:08Z">
                <w:rPr>
                  <w:b/>
                </w:rPr>
              </w:rPrChange>
            </w:rPr>
            <w:delText>错误！未指定顺序。</w:delText>
          </w:r>
        </w:del>
      </w:ins>
      <w:ins w:id="210" w:author="成成" w:date="2025-09-18T15:33:35Z">
        <w:del w:id="211" w:author="成成" w:date="2025-09-18T16:08:19Z">
          <w:r>
            <w:rPr>
              <w:rFonts w:hint="eastAsia" w:ascii="阿里巴巴普惠体 2.0 45 Light" w:hAnsi="阿里巴巴普惠体 2.0 45 Light" w:eastAsia="阿里巴巴普惠体 2.0 45 Light" w:cs="阿里巴巴普惠体 2.0 45 Light"/>
              <w:b w:val="0"/>
              <w:sz w:val="24"/>
              <w:szCs w:val="24"/>
              <w:rPrChange w:id="212" w:author="成成" w:date="2025-09-18T16:06:08Z">
                <w:rPr>
                  <w:b/>
                </w:rPr>
              </w:rPrChange>
            </w:rPr>
            <w:delText>错误！未指定顺序。</w:delText>
          </w:r>
        </w:del>
      </w:ins>
      <w:ins w:id="215" w:author="成成" w:date="2025-09-18T15:33:05Z">
        <w:del w:id="216" w:author="成成" w:date="2025-09-18T16:08:19Z">
          <w:r>
            <w:rPr>
              <w:rFonts w:hint="eastAsia" w:ascii="阿里巴巴普惠体 2.0 45 Light" w:hAnsi="阿里巴巴普惠体 2.0 45 Light" w:eastAsia="阿里巴巴普惠体 2.0 45 Light" w:cs="阿里巴巴普惠体 2.0 45 Light"/>
              <w:b w:val="0"/>
              <w:sz w:val="24"/>
              <w:szCs w:val="24"/>
              <w:rPrChange w:id="217" w:author="成成" w:date="2025-09-18T16:06:08Z">
                <w:rPr>
                  <w:b/>
                </w:rPr>
              </w:rPrChange>
            </w:rPr>
            <w:delText>错误！未指定顺序。</w:delText>
          </w:r>
        </w:del>
      </w:ins>
      <w:ins w:id="220" w:author="成成" w:date="2025-09-18T15:32:37Z">
        <w:del w:id="221" w:author="成成" w:date="2025-09-18T16:08:19Z">
          <w:r>
            <w:rPr>
              <w:rFonts w:hint="eastAsia" w:ascii="阿里巴巴普惠体 2.0 45 Light" w:hAnsi="阿里巴巴普惠体 2.0 45 Light" w:eastAsia="阿里巴巴普惠体 2.0 45 Light" w:cs="阿里巴巴普惠体 2.0 45 Light"/>
              <w:b w:val="0"/>
              <w:sz w:val="24"/>
              <w:szCs w:val="24"/>
              <w:rPrChange w:id="222" w:author="成成" w:date="2025-09-18T16:06:08Z">
                <w:rPr>
                  <w:b/>
                </w:rPr>
              </w:rPrChange>
            </w:rPr>
            <w:delText>错误！未指定顺序。</w:delText>
          </w:r>
        </w:del>
      </w:ins>
      <w:ins w:id="225" w:author="成成" w:date="2025-09-18T15:32:20Z">
        <w:del w:id="226" w:author="成成" w:date="2025-09-18T16:08:19Z">
          <w:r>
            <w:rPr>
              <w:rFonts w:hint="eastAsia" w:ascii="阿里巴巴普惠体 2.0 45 Light" w:hAnsi="阿里巴巴普惠体 2.0 45 Light" w:eastAsia="阿里巴巴普惠体 2.0 45 Light" w:cs="阿里巴巴普惠体 2.0 45 Light"/>
              <w:b w:val="0"/>
              <w:sz w:val="24"/>
              <w:szCs w:val="24"/>
              <w:rPrChange w:id="227" w:author="成成" w:date="2025-09-18T16:06:08Z">
                <w:rPr>
                  <w:b/>
                </w:rPr>
              </w:rPrChange>
            </w:rPr>
            <w:delText>错误！未指定顺序。</w:delText>
          </w:r>
        </w:del>
      </w:ins>
      <w:ins w:id="230" w:author="成成" w:date="2025-09-18T15:32:01Z">
        <w:del w:id="231" w:author="成成" w:date="2025-09-18T16:08:19Z">
          <w:r>
            <w:rPr>
              <w:rFonts w:hint="eastAsia" w:ascii="阿里巴巴普惠体 2.0 45 Light" w:hAnsi="阿里巴巴普惠体 2.0 45 Light" w:eastAsia="阿里巴巴普惠体 2.0 45 Light" w:cs="阿里巴巴普惠体 2.0 45 Light"/>
              <w:b w:val="0"/>
              <w:sz w:val="24"/>
              <w:szCs w:val="24"/>
              <w:rPrChange w:id="232" w:author="成成" w:date="2025-09-18T16:06:08Z">
                <w:rPr>
                  <w:b/>
                </w:rPr>
              </w:rPrChange>
            </w:rPr>
            <w:delText>错误！未指定顺序。</w:delText>
          </w:r>
        </w:del>
      </w:ins>
      <w:ins w:id="235" w:author="成成" w:date="2025-09-18T15:31:41Z">
        <w:del w:id="236" w:author="成成" w:date="2025-09-18T16:08:19Z">
          <w:r>
            <w:rPr>
              <w:rFonts w:hint="eastAsia" w:ascii="阿里巴巴普惠体 2.0 45 Light" w:hAnsi="阿里巴巴普惠体 2.0 45 Light" w:eastAsia="阿里巴巴普惠体 2.0 45 Light" w:cs="阿里巴巴普惠体 2.0 45 Light"/>
              <w:b w:val="0"/>
              <w:sz w:val="24"/>
              <w:szCs w:val="24"/>
              <w:rPrChange w:id="237" w:author="成成" w:date="2025-09-18T16:06:08Z">
                <w:rPr>
                  <w:b/>
                </w:rPr>
              </w:rPrChange>
            </w:rPr>
            <w:delText>错误！未指定顺序。</w:delText>
          </w:r>
        </w:del>
      </w:ins>
      <w:ins w:id="240" w:author="成成" w:date="2025-09-18T15:31:25Z">
        <w:del w:id="241" w:author="成成" w:date="2025-09-18T16:08:19Z">
          <w:r>
            <w:rPr>
              <w:rFonts w:hint="eastAsia" w:ascii="阿里巴巴普惠体 2.0 45 Light" w:hAnsi="阿里巴巴普惠体 2.0 45 Light" w:eastAsia="阿里巴巴普惠体 2.0 45 Light" w:cs="阿里巴巴普惠体 2.0 45 Light"/>
              <w:b w:val="0"/>
              <w:sz w:val="24"/>
              <w:szCs w:val="24"/>
              <w:rPrChange w:id="242" w:author="成成" w:date="2025-09-18T16:06:08Z">
                <w:rPr>
                  <w:b/>
                </w:rPr>
              </w:rPrChange>
            </w:rPr>
            <w:delText>错误！未指定顺序。</w:delText>
          </w:r>
        </w:del>
      </w:ins>
      <w:ins w:id="245" w:author="成成" w:date="2025-09-18T15:31:04Z">
        <w:del w:id="246" w:author="成成" w:date="2025-09-18T16:08:19Z">
          <w:r>
            <w:rPr>
              <w:rFonts w:hint="eastAsia" w:ascii="阿里巴巴普惠体 2.0 45 Light" w:hAnsi="阿里巴巴普惠体 2.0 45 Light" w:eastAsia="阿里巴巴普惠体 2.0 45 Light" w:cs="阿里巴巴普惠体 2.0 45 Light"/>
              <w:b w:val="0"/>
              <w:sz w:val="24"/>
              <w:szCs w:val="24"/>
              <w:rPrChange w:id="247" w:author="成成" w:date="2025-09-18T16:06:08Z">
                <w:rPr>
                  <w:b/>
                </w:rPr>
              </w:rPrChange>
            </w:rPr>
            <w:delText>错误！未指定顺序。</w:delText>
          </w:r>
        </w:del>
      </w:ins>
      <w:ins w:id="250" w:author="成成" w:date="2025-09-18T15:30:46Z">
        <w:del w:id="251" w:author="成成" w:date="2025-09-18T16:08:19Z">
          <w:r>
            <w:rPr>
              <w:rFonts w:hint="eastAsia" w:ascii="阿里巴巴普惠体 2.0 45 Light" w:hAnsi="阿里巴巴普惠体 2.0 45 Light" w:eastAsia="阿里巴巴普惠体 2.0 45 Light" w:cs="阿里巴巴普惠体 2.0 45 Light"/>
              <w:b w:val="0"/>
              <w:sz w:val="24"/>
              <w:szCs w:val="24"/>
              <w:rPrChange w:id="252" w:author="成成" w:date="2025-09-18T16:06:08Z">
                <w:rPr>
                  <w:b/>
                </w:rPr>
              </w:rPrChange>
            </w:rPr>
            <w:delText>错误！未指定顺序。</w:delText>
          </w:r>
        </w:del>
      </w:ins>
      <w:ins w:id="255" w:author="成成" w:date="2025-09-18T15:30:28Z">
        <w:del w:id="256" w:author="成成" w:date="2025-09-18T16:08:19Z">
          <w:r>
            <w:rPr>
              <w:rFonts w:hint="eastAsia" w:ascii="阿里巴巴普惠体 2.0 45 Light" w:hAnsi="阿里巴巴普惠体 2.0 45 Light" w:eastAsia="阿里巴巴普惠体 2.0 45 Light" w:cs="阿里巴巴普惠体 2.0 45 Light"/>
              <w:b w:val="0"/>
              <w:sz w:val="24"/>
              <w:szCs w:val="24"/>
              <w:rPrChange w:id="257" w:author="成成" w:date="2025-09-18T16:06:08Z">
                <w:rPr>
                  <w:b/>
                </w:rPr>
              </w:rPrChange>
            </w:rPr>
            <w:delText>错误！未指定顺序。</w:delText>
          </w:r>
        </w:del>
      </w:ins>
      <w:ins w:id="260" w:author="成成" w:date="2025-09-18T15:30:05Z">
        <w:del w:id="261" w:author="成成" w:date="2025-09-18T16:08:19Z">
          <w:r>
            <w:rPr>
              <w:rFonts w:hint="eastAsia" w:ascii="阿里巴巴普惠体 2.0 45 Light" w:hAnsi="阿里巴巴普惠体 2.0 45 Light" w:eastAsia="阿里巴巴普惠体 2.0 45 Light" w:cs="阿里巴巴普惠体 2.0 45 Light"/>
              <w:b w:val="0"/>
              <w:sz w:val="24"/>
              <w:szCs w:val="24"/>
              <w:rPrChange w:id="262" w:author="成成" w:date="2025-09-18T16:06:08Z">
                <w:rPr>
                  <w:b/>
                </w:rPr>
              </w:rPrChange>
            </w:rPr>
            <w:delText>错误！未指定顺序。</w:delText>
          </w:r>
        </w:del>
      </w:ins>
      <w:ins w:id="265" w:author="成成" w:date="2025-09-18T15:29:46Z">
        <w:del w:id="266" w:author="成成" w:date="2025-09-18T16:08:19Z">
          <w:r>
            <w:rPr>
              <w:rFonts w:hint="eastAsia" w:ascii="阿里巴巴普惠体 2.0 45 Light" w:hAnsi="阿里巴巴普惠体 2.0 45 Light" w:eastAsia="阿里巴巴普惠体 2.0 45 Light" w:cs="阿里巴巴普惠体 2.0 45 Light"/>
              <w:b w:val="0"/>
              <w:sz w:val="24"/>
              <w:szCs w:val="24"/>
              <w:rPrChange w:id="267" w:author="成成" w:date="2025-09-18T16:06:08Z">
                <w:rPr>
                  <w:b/>
                </w:rPr>
              </w:rPrChange>
            </w:rPr>
            <w:delText>错误！未指定顺序。</w:delText>
          </w:r>
        </w:del>
      </w:ins>
      <w:ins w:id="270" w:author="成成" w:date="2025-09-18T15:29:27Z">
        <w:del w:id="271" w:author="成成" w:date="2025-09-18T16:08:19Z">
          <w:r>
            <w:rPr>
              <w:rFonts w:hint="eastAsia" w:ascii="阿里巴巴普惠体 2.0 45 Light" w:hAnsi="阿里巴巴普惠体 2.0 45 Light" w:eastAsia="阿里巴巴普惠体 2.0 45 Light" w:cs="阿里巴巴普惠体 2.0 45 Light"/>
              <w:b w:val="0"/>
              <w:sz w:val="24"/>
              <w:szCs w:val="24"/>
              <w:rPrChange w:id="272" w:author="成成" w:date="2025-09-18T16:06:08Z">
                <w:rPr>
                  <w:b/>
                </w:rPr>
              </w:rPrChange>
            </w:rPr>
            <w:delText>错误！未指定顺序。</w:delText>
          </w:r>
        </w:del>
      </w:ins>
      <w:ins w:id="275" w:author="成成" w:date="2025-09-18T15:29:05Z">
        <w:del w:id="276" w:author="成成" w:date="2025-09-18T16:08:19Z">
          <w:r>
            <w:rPr>
              <w:rFonts w:hint="eastAsia" w:ascii="阿里巴巴普惠体 2.0 45 Light" w:hAnsi="阿里巴巴普惠体 2.0 45 Light" w:eastAsia="阿里巴巴普惠体 2.0 45 Light" w:cs="阿里巴巴普惠体 2.0 45 Light"/>
              <w:b w:val="0"/>
              <w:sz w:val="24"/>
              <w:szCs w:val="24"/>
              <w:rPrChange w:id="277" w:author="成成" w:date="2025-09-18T16:06:08Z">
                <w:rPr>
                  <w:b/>
                </w:rPr>
              </w:rPrChange>
            </w:rPr>
            <w:delText>错误！未指定顺序。</w:delText>
          </w:r>
        </w:del>
      </w:ins>
      <w:ins w:id="280" w:author="成成" w:date="2025-09-18T15:28:41Z">
        <w:del w:id="281" w:author="成成" w:date="2025-09-18T16:08:19Z">
          <w:r>
            <w:rPr>
              <w:rFonts w:hint="eastAsia" w:ascii="阿里巴巴普惠体 2.0 45 Light" w:hAnsi="阿里巴巴普惠体 2.0 45 Light" w:eastAsia="阿里巴巴普惠体 2.0 45 Light" w:cs="阿里巴巴普惠体 2.0 45 Light"/>
              <w:b w:val="0"/>
              <w:sz w:val="24"/>
              <w:szCs w:val="24"/>
              <w:rPrChange w:id="282" w:author="成成" w:date="2025-09-18T16:06:08Z">
                <w:rPr>
                  <w:b/>
                </w:rPr>
              </w:rPrChange>
            </w:rPr>
            <w:delText>错误！未指定顺序。</w:delText>
          </w:r>
        </w:del>
      </w:ins>
      <w:ins w:id="285" w:author="成成" w:date="2025-09-18T15:28:12Z">
        <w:del w:id="286" w:author="成成" w:date="2025-09-18T16:08:19Z">
          <w:r>
            <w:rPr>
              <w:rFonts w:hint="eastAsia" w:ascii="阿里巴巴普惠体 2.0 45 Light" w:hAnsi="阿里巴巴普惠体 2.0 45 Light" w:eastAsia="阿里巴巴普惠体 2.0 45 Light" w:cs="阿里巴巴普惠体 2.0 45 Light"/>
              <w:b w:val="0"/>
              <w:sz w:val="24"/>
              <w:szCs w:val="24"/>
              <w:rPrChange w:id="287" w:author="成成" w:date="2025-09-18T16:06:08Z">
                <w:rPr>
                  <w:b/>
                </w:rPr>
              </w:rPrChange>
            </w:rPr>
            <w:delText>错误！未指定顺序。</w:delText>
          </w:r>
        </w:del>
      </w:ins>
      <w:ins w:id="290" w:author="成成" w:date="2025-09-18T15:27:52Z">
        <w:del w:id="291" w:author="成成" w:date="2025-09-18T16:08:19Z">
          <w:r>
            <w:rPr>
              <w:rFonts w:hint="eastAsia" w:ascii="阿里巴巴普惠体 2.0 45 Light" w:hAnsi="阿里巴巴普惠体 2.0 45 Light" w:eastAsia="阿里巴巴普惠体 2.0 45 Light" w:cs="阿里巴巴普惠体 2.0 45 Light"/>
              <w:b w:val="0"/>
              <w:sz w:val="24"/>
              <w:szCs w:val="24"/>
              <w:rPrChange w:id="292" w:author="成成" w:date="2025-09-18T16:06:08Z">
                <w:rPr>
                  <w:b/>
                </w:rPr>
              </w:rPrChange>
            </w:rPr>
            <w:delText>错误！未指定顺序。</w:delText>
          </w:r>
        </w:del>
      </w:ins>
      <w:ins w:id="295" w:author="成成" w:date="2025-09-18T15:27:35Z">
        <w:del w:id="296" w:author="成成" w:date="2025-09-18T16:08:19Z">
          <w:r>
            <w:rPr>
              <w:rFonts w:hint="eastAsia" w:ascii="阿里巴巴普惠体 2.0 45 Light" w:hAnsi="阿里巴巴普惠体 2.0 45 Light" w:eastAsia="阿里巴巴普惠体 2.0 45 Light" w:cs="阿里巴巴普惠体 2.0 45 Light"/>
              <w:b w:val="0"/>
              <w:sz w:val="24"/>
              <w:szCs w:val="24"/>
              <w:rPrChange w:id="297" w:author="成成" w:date="2025-09-18T16:06:08Z">
                <w:rPr>
                  <w:b/>
                </w:rPr>
              </w:rPrChange>
            </w:rPr>
            <w:delText>错误！未指定顺序。</w:delText>
          </w:r>
        </w:del>
      </w:ins>
      <w:ins w:id="300" w:author="成成" w:date="2025-09-18T15:27:16Z">
        <w:del w:id="301" w:author="成成" w:date="2025-09-18T16:08:19Z">
          <w:r>
            <w:rPr>
              <w:rFonts w:hint="eastAsia" w:ascii="阿里巴巴普惠体 2.0 45 Light" w:hAnsi="阿里巴巴普惠体 2.0 45 Light" w:eastAsia="阿里巴巴普惠体 2.0 45 Light" w:cs="阿里巴巴普惠体 2.0 45 Light"/>
              <w:b w:val="0"/>
              <w:sz w:val="24"/>
              <w:szCs w:val="24"/>
              <w:rPrChange w:id="302" w:author="成成" w:date="2025-09-18T16:06:08Z">
                <w:rPr>
                  <w:b/>
                </w:rPr>
              </w:rPrChange>
            </w:rPr>
            <w:delText>错误！未指定顺序。</w:delText>
          </w:r>
        </w:del>
      </w:ins>
      <w:ins w:id="305" w:author="成成" w:date="2025-09-18T15:26:56Z">
        <w:del w:id="306" w:author="成成" w:date="2025-09-18T16:08:19Z">
          <w:r>
            <w:rPr>
              <w:rFonts w:hint="eastAsia" w:ascii="阿里巴巴普惠体 2.0 45 Light" w:hAnsi="阿里巴巴普惠体 2.0 45 Light" w:eastAsia="阿里巴巴普惠体 2.0 45 Light" w:cs="阿里巴巴普惠体 2.0 45 Light"/>
              <w:b w:val="0"/>
              <w:sz w:val="24"/>
              <w:szCs w:val="24"/>
              <w:rPrChange w:id="307" w:author="成成" w:date="2025-09-18T16:06:08Z">
                <w:rPr>
                  <w:b/>
                </w:rPr>
              </w:rPrChange>
            </w:rPr>
            <w:delText>错误！未指定顺序。</w:delText>
          </w:r>
        </w:del>
      </w:ins>
      <w:ins w:id="310" w:author="成成" w:date="2025-09-18T15:26:32Z">
        <w:del w:id="311" w:author="成成" w:date="2025-09-18T16:08:19Z">
          <w:r>
            <w:rPr>
              <w:rFonts w:hint="eastAsia" w:ascii="阿里巴巴普惠体 2.0 45 Light" w:hAnsi="阿里巴巴普惠体 2.0 45 Light" w:eastAsia="阿里巴巴普惠体 2.0 45 Light" w:cs="阿里巴巴普惠体 2.0 45 Light"/>
              <w:b w:val="0"/>
              <w:sz w:val="24"/>
              <w:szCs w:val="24"/>
              <w:rPrChange w:id="312" w:author="成成" w:date="2025-09-18T16:06:08Z">
                <w:rPr>
                  <w:b/>
                </w:rPr>
              </w:rPrChange>
            </w:rPr>
            <w:delText>错误！未指定顺序。</w:delText>
          </w:r>
        </w:del>
      </w:ins>
      <w:ins w:id="315" w:author="成成" w:date="2025-09-18T15:26:13Z">
        <w:del w:id="316" w:author="成成" w:date="2025-09-18T16:08:19Z">
          <w:r>
            <w:rPr>
              <w:rFonts w:hint="eastAsia" w:ascii="阿里巴巴普惠体 2.0 45 Light" w:hAnsi="阿里巴巴普惠体 2.0 45 Light" w:eastAsia="阿里巴巴普惠体 2.0 45 Light" w:cs="阿里巴巴普惠体 2.0 45 Light"/>
              <w:b w:val="0"/>
              <w:sz w:val="24"/>
              <w:szCs w:val="24"/>
              <w:rPrChange w:id="317" w:author="成成" w:date="2025-09-18T16:06:08Z">
                <w:rPr>
                  <w:b/>
                </w:rPr>
              </w:rPrChange>
            </w:rPr>
            <w:delText>错误！未指定顺序。</w:delText>
          </w:r>
        </w:del>
      </w:ins>
      <w:ins w:id="320" w:author="成成" w:date="2025-09-18T15:25:53Z">
        <w:del w:id="321" w:author="成成" w:date="2025-09-18T16:08:19Z">
          <w:r>
            <w:rPr>
              <w:rFonts w:hint="eastAsia" w:ascii="阿里巴巴普惠体 2.0 45 Light" w:hAnsi="阿里巴巴普惠体 2.0 45 Light" w:eastAsia="阿里巴巴普惠体 2.0 45 Light" w:cs="阿里巴巴普惠体 2.0 45 Light"/>
              <w:b w:val="0"/>
              <w:sz w:val="24"/>
              <w:szCs w:val="24"/>
              <w:rPrChange w:id="322" w:author="成成" w:date="2025-09-18T16:06:08Z">
                <w:rPr>
                  <w:b/>
                </w:rPr>
              </w:rPrChange>
            </w:rPr>
            <w:delText>错误！未指定顺序。</w:delText>
          </w:r>
        </w:del>
      </w:ins>
      <w:ins w:id="325" w:author="成成" w:date="2025-09-18T15:25:36Z">
        <w:del w:id="326" w:author="成成" w:date="2025-09-18T16:08:19Z">
          <w:r>
            <w:rPr>
              <w:rFonts w:hint="eastAsia" w:ascii="阿里巴巴普惠体 2.0 45 Light" w:hAnsi="阿里巴巴普惠体 2.0 45 Light" w:eastAsia="阿里巴巴普惠体 2.0 45 Light" w:cs="阿里巴巴普惠体 2.0 45 Light"/>
              <w:b w:val="0"/>
              <w:sz w:val="24"/>
              <w:szCs w:val="24"/>
              <w:rPrChange w:id="327" w:author="成成" w:date="2025-09-18T16:06:08Z">
                <w:rPr>
                  <w:b/>
                </w:rPr>
              </w:rPrChange>
            </w:rPr>
            <w:delText>错误！未指定顺序。</w:delText>
          </w:r>
        </w:del>
      </w:ins>
      <w:ins w:id="330" w:author="成成" w:date="2025-09-18T15:25:19Z">
        <w:del w:id="331" w:author="成成" w:date="2025-09-18T16:08:19Z">
          <w:r>
            <w:rPr>
              <w:rFonts w:hint="eastAsia" w:ascii="阿里巴巴普惠体 2.0 45 Light" w:hAnsi="阿里巴巴普惠体 2.0 45 Light" w:eastAsia="阿里巴巴普惠体 2.0 45 Light" w:cs="阿里巴巴普惠体 2.0 45 Light"/>
              <w:b w:val="0"/>
              <w:sz w:val="24"/>
              <w:szCs w:val="24"/>
              <w:rPrChange w:id="332" w:author="成成" w:date="2025-09-18T16:06:08Z">
                <w:rPr>
                  <w:b/>
                </w:rPr>
              </w:rPrChange>
            </w:rPr>
            <w:delText>错误！未指定顺序。</w:delText>
          </w:r>
        </w:del>
      </w:ins>
      <w:ins w:id="335" w:author="成成" w:date="2025-09-18T15:24:57Z">
        <w:del w:id="336" w:author="成成" w:date="2025-09-18T16:08:19Z">
          <w:r>
            <w:rPr>
              <w:rFonts w:hint="eastAsia" w:ascii="阿里巴巴普惠体 2.0 45 Light" w:hAnsi="阿里巴巴普惠体 2.0 45 Light" w:eastAsia="阿里巴巴普惠体 2.0 45 Light" w:cs="阿里巴巴普惠体 2.0 45 Light"/>
              <w:b w:val="0"/>
              <w:sz w:val="24"/>
              <w:szCs w:val="24"/>
              <w:rPrChange w:id="337" w:author="成成" w:date="2025-09-18T16:06:08Z">
                <w:rPr>
                  <w:b/>
                </w:rPr>
              </w:rPrChange>
            </w:rPr>
            <w:delText>错误！未指定顺序。</w:delText>
          </w:r>
        </w:del>
      </w:ins>
      <w:ins w:id="340" w:author="成成" w:date="2025-09-18T15:24:38Z">
        <w:del w:id="341" w:author="成成" w:date="2025-09-18T16:08:19Z">
          <w:r>
            <w:rPr>
              <w:rFonts w:hint="eastAsia" w:ascii="阿里巴巴普惠体 2.0 45 Light" w:hAnsi="阿里巴巴普惠体 2.0 45 Light" w:eastAsia="阿里巴巴普惠体 2.0 45 Light" w:cs="阿里巴巴普惠体 2.0 45 Light"/>
              <w:b w:val="0"/>
              <w:sz w:val="24"/>
              <w:szCs w:val="24"/>
              <w:rPrChange w:id="342" w:author="成成" w:date="2025-09-18T16:06:08Z">
                <w:rPr>
                  <w:b/>
                </w:rPr>
              </w:rPrChange>
            </w:rPr>
            <w:delText>错误！未指定顺序。</w:delText>
          </w:r>
        </w:del>
      </w:ins>
      <w:ins w:id="345" w:author="成成" w:date="2025-09-18T15:24:15Z">
        <w:del w:id="346" w:author="成成" w:date="2025-09-18T16:08:19Z">
          <w:r>
            <w:rPr>
              <w:rFonts w:hint="eastAsia" w:ascii="阿里巴巴普惠体 2.0 45 Light" w:hAnsi="阿里巴巴普惠体 2.0 45 Light" w:eastAsia="阿里巴巴普惠体 2.0 45 Light" w:cs="阿里巴巴普惠体 2.0 45 Light"/>
              <w:b w:val="0"/>
              <w:sz w:val="24"/>
              <w:szCs w:val="24"/>
              <w:rPrChange w:id="347" w:author="成成" w:date="2025-09-18T16:06:08Z">
                <w:rPr>
                  <w:b/>
                </w:rPr>
              </w:rPrChange>
            </w:rPr>
            <w:delText>错误！未指定顺序。</w:delText>
          </w:r>
        </w:del>
      </w:ins>
      <w:ins w:id="350" w:author="成成" w:date="2025-09-18T15:23:55Z">
        <w:del w:id="351" w:author="成成" w:date="2025-09-18T16:08:19Z">
          <w:r>
            <w:rPr>
              <w:rFonts w:hint="eastAsia" w:ascii="阿里巴巴普惠体 2.0 45 Light" w:hAnsi="阿里巴巴普惠体 2.0 45 Light" w:eastAsia="阿里巴巴普惠体 2.0 45 Light" w:cs="阿里巴巴普惠体 2.0 45 Light"/>
              <w:b w:val="0"/>
              <w:sz w:val="24"/>
              <w:szCs w:val="24"/>
              <w:rPrChange w:id="352" w:author="成成" w:date="2025-09-18T16:06:08Z">
                <w:rPr>
                  <w:b/>
                </w:rPr>
              </w:rPrChange>
            </w:rPr>
            <w:delText>错误！未指定顺序。</w:delText>
          </w:r>
        </w:del>
      </w:ins>
      <w:ins w:id="355" w:author="成成" w:date="2025-09-18T15:23:30Z">
        <w:del w:id="356" w:author="成成" w:date="2025-09-18T16:08:19Z">
          <w:r>
            <w:rPr>
              <w:rFonts w:hint="eastAsia" w:ascii="阿里巴巴普惠体 2.0 45 Light" w:hAnsi="阿里巴巴普惠体 2.0 45 Light" w:eastAsia="阿里巴巴普惠体 2.0 45 Light" w:cs="阿里巴巴普惠体 2.0 45 Light"/>
              <w:b w:val="0"/>
              <w:sz w:val="24"/>
              <w:szCs w:val="24"/>
              <w:rPrChange w:id="357" w:author="成成" w:date="2025-09-18T16:06:08Z">
                <w:rPr>
                  <w:b/>
                </w:rPr>
              </w:rPrChange>
            </w:rPr>
            <w:delText>错误！未指定顺序。</w:delText>
          </w:r>
        </w:del>
      </w:ins>
      <w:ins w:id="360" w:author="成成" w:date="2025-09-18T15:23:12Z">
        <w:del w:id="361" w:author="成成" w:date="2025-09-18T16:08:19Z">
          <w:r>
            <w:rPr>
              <w:rFonts w:hint="eastAsia" w:ascii="阿里巴巴普惠体 2.0 45 Light" w:hAnsi="阿里巴巴普惠体 2.0 45 Light" w:eastAsia="阿里巴巴普惠体 2.0 45 Light" w:cs="阿里巴巴普惠体 2.0 45 Light"/>
              <w:b w:val="0"/>
              <w:sz w:val="24"/>
              <w:szCs w:val="24"/>
              <w:rPrChange w:id="362" w:author="成成" w:date="2025-09-18T16:06:08Z">
                <w:rPr>
                  <w:b/>
                </w:rPr>
              </w:rPrChange>
            </w:rPr>
            <w:delText>错误！未指定顺序。</w:delText>
          </w:r>
        </w:del>
      </w:ins>
      <w:ins w:id="365" w:author="成成" w:date="2025-09-18T15:22:49Z">
        <w:del w:id="366" w:author="成成" w:date="2025-09-18T16:08:19Z">
          <w:r>
            <w:rPr>
              <w:rFonts w:hint="eastAsia" w:ascii="阿里巴巴普惠体 2.0 45 Light" w:hAnsi="阿里巴巴普惠体 2.0 45 Light" w:eastAsia="阿里巴巴普惠体 2.0 45 Light" w:cs="阿里巴巴普惠体 2.0 45 Light"/>
              <w:b w:val="0"/>
              <w:sz w:val="24"/>
              <w:szCs w:val="24"/>
              <w:rPrChange w:id="367" w:author="成成" w:date="2025-09-18T16:06:08Z">
                <w:rPr>
                  <w:b/>
                </w:rPr>
              </w:rPrChange>
            </w:rPr>
            <w:delText>错误！未指定顺序。</w:delText>
          </w:r>
        </w:del>
      </w:ins>
      <w:ins w:id="370" w:author="成成" w:date="2025-09-18T15:22:24Z">
        <w:del w:id="371" w:author="成成" w:date="2025-09-18T16:08:19Z">
          <w:r>
            <w:rPr>
              <w:rFonts w:hint="eastAsia" w:ascii="阿里巴巴普惠体 2.0 45 Light" w:hAnsi="阿里巴巴普惠体 2.0 45 Light" w:eastAsia="阿里巴巴普惠体 2.0 45 Light" w:cs="阿里巴巴普惠体 2.0 45 Light"/>
              <w:b w:val="0"/>
              <w:sz w:val="24"/>
              <w:szCs w:val="24"/>
              <w:rPrChange w:id="372" w:author="成成" w:date="2025-09-18T16:06:08Z">
                <w:rPr>
                  <w:b/>
                </w:rPr>
              </w:rPrChange>
            </w:rPr>
            <w:delText>错误！未指定顺序。</w:delText>
          </w:r>
        </w:del>
      </w:ins>
      <w:ins w:id="375" w:author="成成" w:date="2025-09-18T15:21:59Z">
        <w:del w:id="376" w:author="成成" w:date="2025-09-18T16:08:19Z">
          <w:r>
            <w:rPr>
              <w:rFonts w:hint="eastAsia" w:ascii="阿里巴巴普惠体 2.0 45 Light" w:hAnsi="阿里巴巴普惠体 2.0 45 Light" w:eastAsia="阿里巴巴普惠体 2.0 45 Light" w:cs="阿里巴巴普惠体 2.0 45 Light"/>
              <w:b w:val="0"/>
              <w:sz w:val="24"/>
              <w:szCs w:val="24"/>
              <w:rPrChange w:id="377" w:author="成成" w:date="2025-09-18T16:06:08Z">
                <w:rPr>
                  <w:b/>
                </w:rPr>
              </w:rPrChange>
            </w:rPr>
            <w:delText>错误！未指定顺序。</w:delText>
          </w:r>
        </w:del>
      </w:ins>
      <w:ins w:id="380" w:author="成成" w:date="2025-09-18T15:21:40Z">
        <w:del w:id="381" w:author="成成" w:date="2025-09-18T16:08:19Z">
          <w:r>
            <w:rPr>
              <w:rFonts w:hint="eastAsia" w:ascii="阿里巴巴普惠体 2.0 45 Light" w:hAnsi="阿里巴巴普惠体 2.0 45 Light" w:eastAsia="阿里巴巴普惠体 2.0 45 Light" w:cs="阿里巴巴普惠体 2.0 45 Light"/>
              <w:b w:val="0"/>
              <w:sz w:val="24"/>
              <w:szCs w:val="24"/>
              <w:rPrChange w:id="382" w:author="成成" w:date="2025-09-18T16:06:08Z">
                <w:rPr>
                  <w:b/>
                </w:rPr>
              </w:rPrChange>
            </w:rPr>
            <w:delText>错误！未指定顺序。</w:delText>
          </w:r>
        </w:del>
      </w:ins>
      <w:ins w:id="385" w:author="成成" w:date="2025-09-18T15:20:40Z">
        <w:del w:id="386" w:author="成成" w:date="2025-09-18T16:08:19Z">
          <w:r>
            <w:rPr>
              <w:rFonts w:hint="eastAsia" w:ascii="阿里巴巴普惠体 2.0 45 Light" w:hAnsi="阿里巴巴普惠体 2.0 45 Light" w:eastAsia="阿里巴巴普惠体 2.0 45 Light" w:cs="阿里巴巴普惠体 2.0 45 Light"/>
              <w:b w:val="0"/>
              <w:sz w:val="24"/>
              <w:szCs w:val="24"/>
              <w:rPrChange w:id="387" w:author="成成" w:date="2025-09-18T16:06:08Z">
                <w:rPr>
                  <w:b/>
                </w:rPr>
              </w:rPrChange>
            </w:rPr>
            <w:delText>错误！未指定顺序。</w:delText>
          </w:r>
        </w:del>
      </w:ins>
      <w:ins w:id="390" w:author="成成" w:date="2025-09-18T15:20:21Z">
        <w:del w:id="391" w:author="成成" w:date="2025-09-18T16:08:19Z">
          <w:r>
            <w:rPr>
              <w:rFonts w:hint="eastAsia" w:ascii="阿里巴巴普惠体 2.0 45 Light" w:hAnsi="阿里巴巴普惠体 2.0 45 Light" w:eastAsia="阿里巴巴普惠体 2.0 45 Light" w:cs="阿里巴巴普惠体 2.0 45 Light"/>
              <w:b w:val="0"/>
              <w:sz w:val="24"/>
              <w:szCs w:val="24"/>
              <w:rPrChange w:id="392" w:author="成成" w:date="2025-09-18T16:06:08Z">
                <w:rPr>
                  <w:b/>
                </w:rPr>
              </w:rPrChange>
            </w:rPr>
            <w:delText>错误！未指定顺序。</w:delText>
          </w:r>
        </w:del>
      </w:ins>
      <w:ins w:id="395" w:author="成成" w:date="2025-09-18T15:19:50Z">
        <w:del w:id="396" w:author="成成" w:date="2025-09-18T16:08:19Z">
          <w:r>
            <w:rPr>
              <w:rFonts w:hint="eastAsia" w:ascii="阿里巴巴普惠体 2.0 45 Light" w:hAnsi="阿里巴巴普惠体 2.0 45 Light" w:eastAsia="阿里巴巴普惠体 2.0 45 Light" w:cs="阿里巴巴普惠体 2.0 45 Light"/>
              <w:b w:val="0"/>
              <w:sz w:val="24"/>
              <w:szCs w:val="24"/>
              <w:rPrChange w:id="397" w:author="成成" w:date="2025-09-18T16:06:08Z">
                <w:rPr>
                  <w:b/>
                </w:rPr>
              </w:rPrChange>
            </w:rPr>
            <w:delText>错误！未指定顺序。</w:delText>
          </w:r>
        </w:del>
      </w:ins>
      <w:ins w:id="400" w:author="成成" w:date="2025-09-18T15:19:26Z">
        <w:del w:id="401" w:author="成成" w:date="2025-09-18T16:08:19Z">
          <w:r>
            <w:rPr>
              <w:rFonts w:hint="eastAsia" w:ascii="阿里巴巴普惠体 2.0 45 Light" w:hAnsi="阿里巴巴普惠体 2.0 45 Light" w:eastAsia="阿里巴巴普惠体 2.0 45 Light" w:cs="阿里巴巴普惠体 2.0 45 Light"/>
              <w:b w:val="0"/>
              <w:sz w:val="24"/>
              <w:szCs w:val="24"/>
              <w:rPrChange w:id="402" w:author="成成" w:date="2025-09-18T16:06:08Z">
                <w:rPr>
                  <w:b/>
                </w:rPr>
              </w:rPrChange>
            </w:rPr>
            <w:delText>错误！未指定顺序。</w:delText>
          </w:r>
        </w:del>
      </w:ins>
      <w:ins w:id="405" w:author="成成" w:date="2025-09-18T15:19:07Z">
        <w:del w:id="406" w:author="成成" w:date="2025-09-18T16:08:19Z">
          <w:r>
            <w:rPr>
              <w:rFonts w:hint="eastAsia" w:ascii="阿里巴巴普惠体 2.0 45 Light" w:hAnsi="阿里巴巴普惠体 2.0 45 Light" w:eastAsia="阿里巴巴普惠体 2.0 45 Light" w:cs="阿里巴巴普惠体 2.0 45 Light"/>
              <w:b w:val="0"/>
              <w:sz w:val="24"/>
              <w:szCs w:val="24"/>
              <w:rPrChange w:id="407" w:author="成成" w:date="2025-09-18T16:06:08Z">
                <w:rPr>
                  <w:b/>
                </w:rPr>
              </w:rPrChange>
            </w:rPr>
            <w:delText>错误！未指定顺序。</w:delText>
          </w:r>
        </w:del>
      </w:ins>
      <w:ins w:id="410" w:author="成成" w:date="2025-09-18T15:18:44Z">
        <w:del w:id="411" w:author="成成" w:date="2025-09-18T16:08:19Z">
          <w:r>
            <w:rPr>
              <w:rFonts w:hint="eastAsia" w:ascii="阿里巴巴普惠体 2.0 45 Light" w:hAnsi="阿里巴巴普惠体 2.0 45 Light" w:eastAsia="阿里巴巴普惠体 2.0 45 Light" w:cs="阿里巴巴普惠体 2.0 45 Light"/>
              <w:b w:val="0"/>
              <w:sz w:val="24"/>
              <w:szCs w:val="24"/>
              <w:rPrChange w:id="412" w:author="成成" w:date="2025-09-18T16:06:08Z">
                <w:rPr>
                  <w:b/>
                </w:rPr>
              </w:rPrChange>
            </w:rPr>
            <w:delText>错误！未指定顺序。</w:delText>
          </w:r>
        </w:del>
      </w:ins>
      <w:ins w:id="415" w:author="成成" w:date="2025-09-18T15:18:11Z">
        <w:del w:id="416" w:author="成成" w:date="2025-09-18T16:08:19Z">
          <w:r>
            <w:rPr>
              <w:rFonts w:hint="eastAsia" w:ascii="阿里巴巴普惠体 2.0 45 Light" w:hAnsi="阿里巴巴普惠体 2.0 45 Light" w:eastAsia="阿里巴巴普惠体 2.0 45 Light" w:cs="阿里巴巴普惠体 2.0 45 Light"/>
              <w:b w:val="0"/>
              <w:sz w:val="24"/>
              <w:szCs w:val="24"/>
              <w:rPrChange w:id="417" w:author="成成" w:date="2025-09-18T16:06:08Z">
                <w:rPr>
                  <w:b/>
                </w:rPr>
              </w:rPrChange>
            </w:rPr>
            <w:delText>错误！未指定顺序。</w:delText>
          </w:r>
        </w:del>
      </w:ins>
      <w:ins w:id="420" w:author="成成" w:date="2025-09-18T15:16:41Z">
        <w:del w:id="421" w:author="成成" w:date="2025-09-18T16:08:19Z">
          <w:r>
            <w:rPr>
              <w:rFonts w:hint="eastAsia" w:ascii="阿里巴巴普惠体 2.0 45 Light" w:hAnsi="阿里巴巴普惠体 2.0 45 Light" w:eastAsia="阿里巴巴普惠体 2.0 45 Light" w:cs="阿里巴巴普惠体 2.0 45 Light"/>
              <w:b w:val="0"/>
              <w:sz w:val="24"/>
              <w:szCs w:val="24"/>
              <w:rPrChange w:id="422" w:author="成成" w:date="2025-09-18T16:06:08Z">
                <w:rPr>
                  <w:b/>
                </w:rPr>
              </w:rPrChange>
            </w:rPr>
            <w:delText>错误！未指定顺序。</w:delText>
          </w:r>
        </w:del>
      </w:ins>
      <w:ins w:id="425" w:author="成成" w:date="2025-09-18T15:14:51Z">
        <w:del w:id="426" w:author="成成" w:date="2025-09-18T16:08:19Z">
          <w:r>
            <w:rPr>
              <w:rFonts w:hint="eastAsia" w:ascii="阿里巴巴普惠体 2.0 45 Light" w:hAnsi="阿里巴巴普惠体 2.0 45 Light" w:eastAsia="阿里巴巴普惠体 2.0 45 Light" w:cs="阿里巴巴普惠体 2.0 45 Light"/>
              <w:b w:val="0"/>
              <w:sz w:val="24"/>
              <w:szCs w:val="24"/>
              <w:rPrChange w:id="427" w:author="成成" w:date="2025-09-18T16:06:08Z">
                <w:rPr>
                  <w:b/>
                </w:rPr>
              </w:rPrChange>
            </w:rPr>
            <w:delText>错误！未指定顺序。</w:delText>
          </w:r>
        </w:del>
      </w:ins>
      <w:ins w:id="430" w:author="成成" w:date="2025-09-18T15:14:09Z">
        <w:del w:id="431" w:author="成成" w:date="2025-09-18T16:08:19Z">
          <w:r>
            <w:rPr>
              <w:rFonts w:hint="eastAsia" w:ascii="阿里巴巴普惠体 2.0 45 Light" w:hAnsi="阿里巴巴普惠体 2.0 45 Light" w:eastAsia="阿里巴巴普惠体 2.0 45 Light" w:cs="阿里巴巴普惠体 2.0 45 Light"/>
              <w:b w:val="0"/>
              <w:sz w:val="24"/>
              <w:szCs w:val="24"/>
              <w:rPrChange w:id="432" w:author="成成" w:date="2025-09-18T16:06:08Z">
                <w:rPr>
                  <w:b/>
                </w:rPr>
              </w:rPrChange>
            </w:rPr>
            <w:delText>错误！未指定顺序。</w:delText>
          </w:r>
        </w:del>
      </w:ins>
      <w:ins w:id="435" w:author="成成" w:date="2025-09-18T15:12:08Z">
        <w:del w:id="436" w:author="成成" w:date="2025-09-18T16:08:19Z">
          <w:r>
            <w:rPr>
              <w:rFonts w:hint="eastAsia" w:ascii="阿里巴巴普惠体 2.0 45 Light" w:hAnsi="阿里巴巴普惠体 2.0 45 Light" w:eastAsia="阿里巴巴普惠体 2.0 45 Light" w:cs="阿里巴巴普惠体 2.0 45 Light"/>
              <w:b w:val="0"/>
              <w:sz w:val="24"/>
              <w:szCs w:val="24"/>
              <w:rPrChange w:id="437" w:author="成成" w:date="2025-09-18T16:06:08Z">
                <w:rPr>
                  <w:b/>
                </w:rPr>
              </w:rPrChange>
            </w:rPr>
            <w:delText>错误！未指定顺序。</w:delText>
          </w:r>
        </w:del>
      </w:ins>
      <w:ins w:id="440" w:author="成成" w:date="2025-09-18T15:11:09Z">
        <w:del w:id="441" w:author="成成" w:date="2025-09-18T16:08:19Z">
          <w:r>
            <w:rPr>
              <w:rFonts w:hint="eastAsia" w:ascii="阿里巴巴普惠体 2.0 45 Light" w:hAnsi="阿里巴巴普惠体 2.0 45 Light" w:eastAsia="阿里巴巴普惠体 2.0 45 Light" w:cs="阿里巴巴普惠体 2.0 45 Light"/>
              <w:b w:val="0"/>
              <w:sz w:val="24"/>
              <w:szCs w:val="24"/>
              <w:rPrChange w:id="442" w:author="成成" w:date="2025-09-18T16:06:08Z">
                <w:rPr>
                  <w:b/>
                </w:rPr>
              </w:rPrChange>
            </w:rPr>
            <w:delText>错误！未指定顺序。</w:delText>
          </w:r>
        </w:del>
      </w:ins>
      <w:ins w:id="445" w:author="成成" w:date="2025-09-18T15:08:49Z">
        <w:del w:id="446" w:author="成成" w:date="2025-09-18T16:08:19Z">
          <w:r>
            <w:rPr>
              <w:rFonts w:hint="eastAsia" w:ascii="阿里巴巴普惠体 2.0 45 Light" w:hAnsi="阿里巴巴普惠体 2.0 45 Light" w:eastAsia="阿里巴巴普惠体 2.0 45 Light" w:cs="阿里巴巴普惠体 2.0 45 Light"/>
              <w:b w:val="0"/>
              <w:sz w:val="24"/>
              <w:szCs w:val="24"/>
              <w:rPrChange w:id="447" w:author="成成" w:date="2025-09-18T16:06:08Z">
                <w:rPr>
                  <w:b/>
                </w:rPr>
              </w:rPrChange>
            </w:rPr>
            <w:delText>错误！未指定顺序。</w:delText>
          </w:r>
        </w:del>
      </w:ins>
      <w:ins w:id="450" w:author="成成" w:date="2025-09-18T15:07:46Z">
        <w:del w:id="451" w:author="成成" w:date="2025-09-18T16:08:19Z">
          <w:r>
            <w:rPr>
              <w:rFonts w:hint="eastAsia" w:ascii="阿里巴巴普惠体 2.0 45 Light" w:hAnsi="阿里巴巴普惠体 2.0 45 Light" w:eastAsia="阿里巴巴普惠体 2.0 45 Light" w:cs="阿里巴巴普惠体 2.0 45 Light"/>
              <w:b w:val="0"/>
              <w:sz w:val="24"/>
              <w:szCs w:val="24"/>
              <w:rPrChange w:id="452" w:author="成成" w:date="2025-09-18T16:06:08Z">
                <w:rPr>
                  <w:b/>
                </w:rPr>
              </w:rPrChange>
            </w:rPr>
            <w:delText>错误！未指定顺序。</w:delText>
          </w:r>
        </w:del>
      </w:ins>
      <w:ins w:id="455" w:author="成成" w:date="2025-09-18T15:07:26Z">
        <w:del w:id="456" w:author="成成" w:date="2025-09-18T16:08:19Z">
          <w:r>
            <w:rPr>
              <w:rFonts w:hint="eastAsia" w:ascii="阿里巴巴普惠体 2.0 45 Light" w:hAnsi="阿里巴巴普惠体 2.0 45 Light" w:eastAsia="阿里巴巴普惠体 2.0 45 Light" w:cs="阿里巴巴普惠体 2.0 45 Light"/>
              <w:b w:val="0"/>
              <w:sz w:val="24"/>
              <w:szCs w:val="24"/>
              <w:rPrChange w:id="457" w:author="成成" w:date="2025-09-18T16:06:08Z">
                <w:rPr>
                  <w:b/>
                </w:rPr>
              </w:rPrChange>
            </w:rPr>
            <w:delText>错误！未指定顺序。</w:delText>
          </w:r>
        </w:del>
      </w:ins>
      <w:ins w:id="460" w:author="成成" w:date="2025-09-18T15:06:32Z">
        <w:del w:id="461" w:author="成成" w:date="2025-09-18T16:08:19Z">
          <w:r>
            <w:rPr>
              <w:rFonts w:hint="eastAsia" w:ascii="阿里巴巴普惠体 2.0 45 Light" w:hAnsi="阿里巴巴普惠体 2.0 45 Light" w:eastAsia="阿里巴巴普惠体 2.0 45 Light" w:cs="阿里巴巴普惠体 2.0 45 Light"/>
              <w:b w:val="0"/>
              <w:sz w:val="24"/>
              <w:szCs w:val="24"/>
              <w:rPrChange w:id="462" w:author="成成" w:date="2025-09-18T16:06:08Z">
                <w:rPr>
                  <w:b/>
                </w:rPr>
              </w:rPrChange>
            </w:rPr>
            <w:delText>错误！未指定顺序。</w:delText>
          </w:r>
        </w:del>
      </w:ins>
      <w:ins w:id="465" w:author="成成" w:date="2025-09-18T15:04:23Z">
        <w:del w:id="466" w:author="成成" w:date="2025-09-18T16:08:19Z">
          <w:r>
            <w:rPr>
              <w:rFonts w:hint="eastAsia" w:ascii="阿里巴巴普惠体 2.0 45 Light" w:hAnsi="阿里巴巴普惠体 2.0 45 Light" w:eastAsia="阿里巴巴普惠体 2.0 45 Light" w:cs="阿里巴巴普惠体 2.0 45 Light"/>
              <w:b w:val="0"/>
              <w:sz w:val="24"/>
              <w:szCs w:val="24"/>
              <w:rPrChange w:id="467" w:author="成成" w:date="2025-09-18T16:06:08Z">
                <w:rPr>
                  <w:b/>
                </w:rPr>
              </w:rPrChange>
            </w:rPr>
            <w:delText>错误！未指定顺序。</w:delText>
          </w:r>
        </w:del>
      </w:ins>
      <w:ins w:id="470" w:author="成成" w:date="2025-09-18T15:03:37Z">
        <w:del w:id="471" w:author="成成" w:date="2025-09-18T16:08:19Z">
          <w:r>
            <w:rPr>
              <w:rFonts w:hint="eastAsia" w:ascii="阿里巴巴普惠体 2.0 45 Light" w:hAnsi="阿里巴巴普惠体 2.0 45 Light" w:eastAsia="阿里巴巴普惠体 2.0 45 Light" w:cs="阿里巴巴普惠体 2.0 45 Light"/>
              <w:b w:val="0"/>
              <w:sz w:val="24"/>
              <w:szCs w:val="24"/>
              <w:rPrChange w:id="472" w:author="成成" w:date="2025-09-18T16:06:08Z">
                <w:rPr>
                  <w:b/>
                </w:rPr>
              </w:rPrChange>
            </w:rPr>
            <w:delText>错误！未指定顺序。</w:delText>
          </w:r>
        </w:del>
      </w:ins>
      <w:ins w:id="475" w:author="成成" w:date="2025-09-18T14:51:54Z">
        <w:del w:id="476" w:author="成成" w:date="2025-09-18T16:08:19Z">
          <w:r>
            <w:rPr>
              <w:rFonts w:hint="eastAsia" w:ascii="阿里巴巴普惠体 2.0 45 Light" w:hAnsi="阿里巴巴普惠体 2.0 45 Light" w:eastAsia="阿里巴巴普惠体 2.0 45 Light" w:cs="阿里巴巴普惠体 2.0 45 Light"/>
              <w:b w:val="0"/>
              <w:sz w:val="24"/>
              <w:szCs w:val="24"/>
              <w:rPrChange w:id="477" w:author="成成" w:date="2025-09-18T16:06:08Z">
                <w:rPr>
                  <w:b/>
                </w:rPr>
              </w:rPrChange>
            </w:rPr>
            <w:delText>错误！未指定顺序。</w:delText>
          </w:r>
        </w:del>
      </w:ins>
      <w:ins w:id="480" w:author="成成" w:date="2025-09-18T14:49:42Z">
        <w:del w:id="481" w:author="成成" w:date="2025-09-18T16:08:19Z">
          <w:r>
            <w:rPr>
              <w:rFonts w:hint="eastAsia" w:ascii="阿里巴巴普惠体 2.0 45 Light" w:hAnsi="阿里巴巴普惠体 2.0 45 Light" w:eastAsia="阿里巴巴普惠体 2.0 45 Light" w:cs="阿里巴巴普惠体 2.0 45 Light"/>
              <w:b w:val="0"/>
              <w:sz w:val="24"/>
              <w:szCs w:val="24"/>
              <w:rPrChange w:id="482" w:author="成成" w:date="2025-09-18T16:06:08Z">
                <w:rPr>
                  <w:b/>
                </w:rPr>
              </w:rPrChange>
            </w:rPr>
            <w:delText>错误！未指定顺序。</w:delText>
          </w:r>
        </w:del>
      </w:ins>
      <w:ins w:id="485" w:author="成成" w:date="2025-09-18T14:48:28Z">
        <w:del w:id="486" w:author="成成" w:date="2025-09-18T16:08:19Z">
          <w:r>
            <w:rPr>
              <w:rFonts w:hint="eastAsia" w:ascii="阿里巴巴普惠体 2.0 45 Light" w:hAnsi="阿里巴巴普惠体 2.0 45 Light" w:eastAsia="阿里巴巴普惠体 2.0 45 Light" w:cs="阿里巴巴普惠体 2.0 45 Light"/>
              <w:b w:val="0"/>
              <w:sz w:val="24"/>
              <w:szCs w:val="24"/>
              <w:rPrChange w:id="487" w:author="成成" w:date="2025-09-18T16:06:08Z">
                <w:rPr>
                  <w:b/>
                </w:rPr>
              </w:rPrChange>
            </w:rPr>
            <w:delText>错误！未指定顺序。</w:delText>
          </w:r>
        </w:del>
      </w:ins>
      <w:ins w:id="490" w:author="成成" w:date="2025-09-18T14:46:25Z">
        <w:del w:id="491" w:author="成成" w:date="2025-09-18T16:08:19Z">
          <w:r>
            <w:rPr>
              <w:rFonts w:hint="eastAsia" w:ascii="阿里巴巴普惠体 2.0 45 Light" w:hAnsi="阿里巴巴普惠体 2.0 45 Light" w:eastAsia="阿里巴巴普惠体 2.0 45 Light" w:cs="阿里巴巴普惠体 2.0 45 Light"/>
              <w:b w:val="0"/>
              <w:sz w:val="24"/>
              <w:szCs w:val="24"/>
              <w:rPrChange w:id="492" w:author="成成" w:date="2025-09-18T16:06:08Z">
                <w:rPr>
                  <w:b/>
                </w:rPr>
              </w:rPrChange>
            </w:rPr>
            <w:delText>错误！未指定顺序。</w:delText>
          </w:r>
        </w:del>
      </w:ins>
      <w:del w:id="495" w:author="成成" w:date="2025-09-18T16:08:19Z">
        <w:r>
          <w:rPr>
            <w:rFonts w:hint="eastAsia" w:ascii="阿里巴巴普惠体 2.0 45 Light" w:hAnsi="阿里巴巴普惠体 2.0 45 Light" w:eastAsia="阿里巴巴普惠体 2.0 45 Light" w:cs="阿里巴巴普惠体 2.0 45 Light"/>
            <w:sz w:val="24"/>
            <w:szCs w:val="24"/>
            <w:rPrChange w:id="496" w:author="成成" w:date="2025-09-18T16:06:08Z">
              <w:rPr>
                <w:rFonts w:hint="eastAsia" w:ascii="阿里巴巴普惠体 2.0 45 Light" w:hAnsi="阿里巴巴普惠体 2.0 45 Light" w:eastAsia="阿里巴巴普惠体 2.0 45 Light" w:cs="阿里巴巴普惠体 2.0 45 Light"/>
                <w:sz w:val="24"/>
                <w:szCs w:val="24"/>
              </w:rPr>
            </w:rPrChange>
          </w:rPr>
          <w:delText>1</w:delText>
        </w:r>
      </w:del>
      <w:del w:id="498" w:author="成成" w:date="2025-09-18T14:46:25Z">
        <w:r>
          <w:rPr>
            <w:rFonts w:hint="eastAsia" w:ascii="阿里巴巴普惠体 2.0 45 Light" w:hAnsi="阿里巴巴普惠体 2.0 45 Light" w:eastAsia="阿里巴巴普惠体 2.0 45 Light" w:cs="阿里巴巴普惠体 2.0 45 Light"/>
            <w:sz w:val="24"/>
            <w:szCs w:val="24"/>
            <w:rPrChange w:id="499" w:author="成成" w:date="2025-09-18T16:06:08Z">
              <w:rPr>
                <w:rFonts w:hint="eastAsia" w:ascii="阿里巴巴普惠体 2.0 45 Light" w:hAnsi="阿里巴巴普惠体 2.0 45 Light" w:eastAsia="阿里巴巴普惠体 2.0 45 Light" w:cs="阿里巴巴普惠体 2.0 45 Light"/>
                <w:sz w:val="24"/>
                <w:szCs w:val="24"/>
              </w:rPr>
            </w:rPrChange>
          </w:rPr>
          <w:fldChar w:fldCharType="end"/>
        </w:r>
        <w:bookmarkEnd w:id="63"/>
      </w:del>
      <w:bookmarkStart w:id="64" w:name="_Toc10257"/>
      <w:bookmarkStart w:id="65" w:name="_Toc31660"/>
      <w:r>
        <w:rPr>
          <w:rFonts w:hint="eastAsia" w:ascii="阿里巴巴普惠体 2.0 45 Light" w:hAnsi="阿里巴巴普惠体 2.0 45 Light" w:eastAsia="阿里巴巴普惠体 2.0 45 Light" w:cs="阿里巴巴普惠体 2.0 45 Light"/>
          <w:kern w:val="24"/>
          <w:sz w:val="24"/>
          <w:szCs w:val="24"/>
          <w:lang w:val="en-US" w:eastAsia="zh-CN" w:bidi="ar-SA"/>
          <w:rPrChange w:id="501" w:author="成成" w:date="2025-09-18T16:06:08Z">
            <w:rPr>
              <w:rFonts w:hint="eastAsia" w:ascii="阿里巴巴普惠体 2.0 45 Light" w:hAnsi="阿里巴巴普惠体 2.0 45 Light" w:eastAsia="阿里巴巴普惠体 2.0 45 Light" w:cs="阿里巴巴普惠体 2.0 45 Light"/>
              <w:kern w:val="0"/>
              <w:sz w:val="24"/>
              <w:szCs w:val="24"/>
              <w:lang w:val="en-US" w:eastAsia="zh-CN" w:bidi="ar-SA"/>
            </w:rPr>
          </w:rPrChange>
        </w:rPr>
        <w:t xml:space="preserve"> </w:t>
      </w:r>
      <w:ins w:id="502" w:author="成成" w:date="2025-09-18T15:06:32Z">
        <w:bookmarkStart w:id="66" w:name="_Ref28496"/>
        <w:r>
          <w:rPr>
            <w:rFonts w:hint="eastAsia" w:ascii="阿里巴巴普惠体 2.0 45 Light" w:hAnsi="阿里巴巴普惠体 2.0 45 Light" w:eastAsia="阿里巴巴普惠体 2.0 45 Light" w:cs="阿里巴巴普惠体 2.0 45 Light"/>
            <w:sz w:val="24"/>
            <w:szCs w:val="24"/>
            <w:rPrChange w:id="503" w:author="成成" w:date="2025-09-18T16:06:08Z">
              <w:rPr/>
            </w:rPrChange>
          </w:rPr>
          <w:t xml:space="preserve">表 </w:t>
        </w:r>
      </w:ins>
      <w:ins w:id="505" w:author="成成" w:date="2025-09-18T15:06:32Z">
        <w:r>
          <w:rPr>
            <w:rFonts w:hint="eastAsia" w:ascii="阿里巴巴普惠体 2.0 45 Light" w:hAnsi="阿里巴巴普惠体 2.0 45 Light" w:eastAsia="阿里巴巴普惠体 2.0 45 Light" w:cs="阿里巴巴普惠体 2.0 45 Light"/>
            <w:sz w:val="24"/>
            <w:szCs w:val="24"/>
            <w:rPrChange w:id="506" w:author="成成" w:date="2025-09-18T16:06:08Z">
              <w:rPr/>
            </w:rPrChange>
          </w:rPr>
          <w:fldChar w:fldCharType="begin"/>
        </w:r>
      </w:ins>
      <w:ins w:id="508" w:author="成成" w:date="2025-09-18T15:06:32Z">
        <w:r>
          <w:rPr>
            <w:rFonts w:hint="eastAsia" w:ascii="阿里巴巴普惠体 2.0 45 Light" w:hAnsi="阿里巴巴普惠体 2.0 45 Light" w:eastAsia="阿里巴巴普惠体 2.0 45 Light" w:cs="阿里巴巴普惠体 2.0 45 Light"/>
            <w:sz w:val="24"/>
            <w:szCs w:val="24"/>
            <w:rPrChange w:id="509" w:author="成成" w:date="2025-09-18T16:06:08Z">
              <w:rPr/>
            </w:rPrChange>
          </w:rPr>
          <w:instrText xml:space="preserve"> SEQ 表 \* ARABIC </w:instrText>
        </w:r>
      </w:ins>
      <w:ins w:id="511" w:author="成成" w:date="2025-09-18T15:06:32Z">
        <w:r>
          <w:rPr>
            <w:rFonts w:hint="eastAsia" w:ascii="阿里巴巴普惠体 2.0 45 Light" w:hAnsi="阿里巴巴普惠体 2.0 45 Light" w:eastAsia="阿里巴巴普惠体 2.0 45 Light" w:cs="阿里巴巴普惠体 2.0 45 Light"/>
            <w:sz w:val="24"/>
            <w:szCs w:val="24"/>
            <w:rPrChange w:id="512" w:author="成成" w:date="2025-09-18T16:06:08Z">
              <w:rPr/>
            </w:rPrChange>
          </w:rPr>
          <w:fldChar w:fldCharType="separate"/>
        </w:r>
      </w:ins>
      <w:ins w:id="514" w:author="成成" w:date="2025-09-18T16:08:19Z">
        <w:r>
          <w:rPr>
            <w:rFonts w:hint="eastAsia" w:ascii="阿里巴巴普惠体 2.0 45 Light" w:hAnsi="阿里巴巴普惠体 2.0 45 Light" w:eastAsia="阿里巴巴普惠体 2.0 45 Light" w:cs="阿里巴巴普惠体 2.0 45 Light"/>
            <w:sz w:val="24"/>
            <w:szCs w:val="24"/>
          </w:rPr>
          <w:t>1</w:t>
        </w:r>
      </w:ins>
      <w:ins w:id="515" w:author="成成" w:date="2025-09-18T15:06:32Z">
        <w:r>
          <w:rPr>
            <w:rFonts w:hint="eastAsia" w:ascii="阿里巴巴普惠体 2.0 45 Light" w:hAnsi="阿里巴巴普惠体 2.0 45 Light" w:eastAsia="阿里巴巴普惠体 2.0 45 Light" w:cs="阿里巴巴普惠体 2.0 45 Light"/>
            <w:sz w:val="24"/>
            <w:szCs w:val="24"/>
            <w:rPrChange w:id="516" w:author="成成" w:date="2025-09-18T16:06:08Z">
              <w:rPr/>
            </w:rPrChange>
          </w:rPr>
          <w:fldChar w:fldCharType="end"/>
        </w:r>
        <w:bookmarkEnd w:id="66"/>
      </w:ins>
      <w:r>
        <w:rPr>
          <w:rFonts w:hint="eastAsia" w:ascii="阿里巴巴普惠体 2.0 45 Light" w:hAnsi="阿里巴巴普惠体 2.0 45 Light" w:eastAsia="阿里巴巴普惠体 2.0 45 Light" w:cs="阿里巴巴普惠体 2.0 45 Light"/>
          <w:sz w:val="24"/>
          <w:szCs w:val="24"/>
          <w:lang w:val="en-US" w:eastAsia="zh-CN"/>
        </w:rPr>
        <w:t>性能参数表</w:t>
      </w:r>
      <w:bookmarkEnd w:id="64"/>
      <w:bookmarkEnd w:id="65"/>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50"/>
        <w:gridCol w:w="4451"/>
      </w:tblGrid>
      <w:tr w14:paraId="7DAA5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450" w:type="dxa"/>
            <w:vAlign w:val="center"/>
          </w:tcPr>
          <w:p w14:paraId="64AD143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关节总数</w:t>
            </w:r>
          </w:p>
        </w:tc>
        <w:tc>
          <w:tcPr>
            <w:tcW w:w="4451" w:type="dxa"/>
            <w:vAlign w:val="center"/>
          </w:tcPr>
          <w:p w14:paraId="0D26682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12个</w:t>
            </w:r>
          </w:p>
        </w:tc>
      </w:tr>
      <w:tr w14:paraId="4A956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450" w:type="dxa"/>
            <w:vAlign w:val="center"/>
          </w:tcPr>
          <w:p w14:paraId="3228ADC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自由度</w:t>
            </w:r>
          </w:p>
        </w:tc>
        <w:tc>
          <w:tcPr>
            <w:tcW w:w="4451" w:type="dxa"/>
            <w:vAlign w:val="center"/>
          </w:tcPr>
          <w:p w14:paraId="59A18E9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6个</w:t>
            </w:r>
          </w:p>
        </w:tc>
      </w:tr>
      <w:tr w14:paraId="65DC3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450" w:type="dxa"/>
            <w:vAlign w:val="center"/>
          </w:tcPr>
          <w:p w14:paraId="05276E6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力传感器数量</w:t>
            </w:r>
          </w:p>
        </w:tc>
        <w:tc>
          <w:tcPr>
            <w:tcW w:w="4451" w:type="dxa"/>
            <w:vAlign w:val="center"/>
          </w:tcPr>
          <w:p w14:paraId="214CCFA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6个</w:t>
            </w:r>
          </w:p>
        </w:tc>
      </w:tr>
      <w:tr w14:paraId="29298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450" w:type="dxa"/>
            <w:vAlign w:val="center"/>
          </w:tcPr>
          <w:p w14:paraId="1803F83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力传感器分辨率</w:t>
            </w:r>
          </w:p>
        </w:tc>
        <w:tc>
          <w:tcPr>
            <w:tcW w:w="4451" w:type="dxa"/>
            <w:vAlign w:val="center"/>
          </w:tcPr>
          <w:p w14:paraId="7AE2DCB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1</w:t>
            </w:r>
            <w:r>
              <w:rPr>
                <w:rFonts w:hint="eastAsia" w:ascii="阿里巴巴普惠体 2.0 45 Light" w:hAnsi="阿里巴巴普惠体 2.0 45 Light" w:eastAsia="阿里巴巴普惠体 2.0 45 Light" w:cs="阿里巴巴普惠体 2.0 45 Light"/>
              </w:rPr>
              <w:t>N</w:t>
            </w:r>
          </w:p>
        </w:tc>
      </w:tr>
      <w:tr w14:paraId="102B8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450" w:type="dxa"/>
            <w:vAlign w:val="center"/>
          </w:tcPr>
          <w:p w14:paraId="45AC0C5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指尖重复定位精度</w:t>
            </w:r>
          </w:p>
        </w:tc>
        <w:tc>
          <w:tcPr>
            <w:tcW w:w="4451" w:type="dxa"/>
            <w:vAlign w:val="center"/>
          </w:tcPr>
          <w:p w14:paraId="0FC750B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 xml:space="preserve">± </w:t>
            </w:r>
            <w:r>
              <w:rPr>
                <w:rFonts w:hint="eastAsia" w:ascii="阿里巴巴普惠体 2.0 45 Light" w:hAnsi="阿里巴巴普惠体 2.0 45 Light" w:eastAsia="阿里巴巴普惠体 2.0 45 Light" w:cs="阿里巴巴普惠体 2.0 45 Light"/>
              </w:rPr>
              <w:t>0.2mm</w:t>
            </w:r>
          </w:p>
        </w:tc>
      </w:tr>
      <w:tr w14:paraId="52BD9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450" w:type="dxa"/>
            <w:vAlign w:val="center"/>
          </w:tcPr>
          <w:p w14:paraId="573126A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四指握力</w:t>
            </w:r>
          </w:p>
        </w:tc>
        <w:tc>
          <w:tcPr>
            <w:tcW w:w="4451" w:type="dxa"/>
            <w:vAlign w:val="center"/>
          </w:tcPr>
          <w:p w14:paraId="08EC32BF">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&gt;</w:t>
            </w:r>
            <w:r>
              <w:rPr>
                <w:rFonts w:hint="eastAsia" w:ascii="阿里巴巴普惠体 2.0 45 Light" w:hAnsi="阿里巴巴普惠体 2.0 45 Light" w:eastAsia="阿里巴巴普惠体 2.0 45 Light" w:cs="阿里巴巴普惠体 2.0 45 Light"/>
              </w:rPr>
              <w:t>10N</w:t>
            </w:r>
          </w:p>
        </w:tc>
      </w:tr>
      <w:tr w14:paraId="11DCE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450" w:type="dxa"/>
            <w:vAlign w:val="center"/>
          </w:tcPr>
          <w:p w14:paraId="48C9AB6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拇指握力</w:t>
            </w:r>
          </w:p>
        </w:tc>
        <w:tc>
          <w:tcPr>
            <w:tcW w:w="4451" w:type="dxa"/>
            <w:vAlign w:val="center"/>
          </w:tcPr>
          <w:p w14:paraId="0DA5CF07">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&gt;</w:t>
            </w:r>
            <w:r>
              <w:rPr>
                <w:rFonts w:hint="eastAsia" w:ascii="阿里巴巴普惠体 2.0 45 Light" w:hAnsi="阿里巴巴普惠体 2.0 45 Light" w:eastAsia="阿里巴巴普惠体 2.0 45 Light" w:cs="阿里巴巴普惠体 2.0 45 Light"/>
              </w:rPr>
              <w:t>15N</w:t>
            </w:r>
          </w:p>
        </w:tc>
      </w:tr>
      <w:tr w14:paraId="3E36D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450" w:type="dxa"/>
            <w:vAlign w:val="center"/>
          </w:tcPr>
          <w:p w14:paraId="5F5F12C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工作电压</w:t>
            </w:r>
          </w:p>
        </w:tc>
        <w:tc>
          <w:tcPr>
            <w:tcW w:w="4451" w:type="dxa"/>
            <w:vAlign w:val="center"/>
          </w:tcPr>
          <w:p w14:paraId="0913FA1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24-48</w:t>
            </w:r>
            <w:r>
              <w:rPr>
                <w:rFonts w:hint="eastAsia" w:ascii="阿里巴巴普惠体 2.0 45 Light" w:hAnsi="阿里巴巴普惠体 2.0 45 Light" w:eastAsia="阿里巴巴普惠体 2.0 45 Light" w:cs="阿里巴巴普惠体 2.0 45 Light"/>
              </w:rPr>
              <w:t>V</w:t>
            </w:r>
          </w:p>
        </w:tc>
      </w:tr>
      <w:tr w14:paraId="23AC8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450" w:type="dxa"/>
            <w:vAlign w:val="center"/>
          </w:tcPr>
          <w:p w14:paraId="11BAE61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静态电流</w:t>
            </w:r>
          </w:p>
        </w:tc>
        <w:tc>
          <w:tcPr>
            <w:tcW w:w="4451" w:type="dxa"/>
            <w:vAlign w:val="center"/>
          </w:tcPr>
          <w:p w14:paraId="58EC5ABD">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2 ± 0.015A@24V</w:t>
            </w:r>
          </w:p>
        </w:tc>
      </w:tr>
      <w:tr w14:paraId="0984A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450" w:type="dxa"/>
            <w:vAlign w:val="center"/>
          </w:tcPr>
          <w:p w14:paraId="26663E5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空载运动平均电流</w:t>
            </w:r>
          </w:p>
        </w:tc>
        <w:tc>
          <w:tcPr>
            <w:tcW w:w="4451" w:type="dxa"/>
            <w:vAlign w:val="center"/>
          </w:tcPr>
          <w:p w14:paraId="56FF2167">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w:t>
            </w:r>
            <w:r>
              <w:rPr>
                <w:rFonts w:hint="eastAsia" w:ascii="阿里巴巴普惠体 2.0 45 Light" w:hAnsi="阿里巴巴普惠体 2.0 45 Light" w:eastAsia="阿里巴巴普惠体 2.0 45 Light" w:cs="阿里巴巴普惠体 2.0 45 Light"/>
              </w:rPr>
              <w:t>A</w:t>
            </w:r>
            <w:r>
              <w:rPr>
                <w:rFonts w:hint="eastAsia" w:ascii="阿里巴巴普惠体 2.0 45 Light" w:hAnsi="阿里巴巴普惠体 2.0 45 Light" w:eastAsia="阿里巴巴普惠体 2.0 45 Light" w:cs="阿里巴巴普惠体 2.0 45 Light"/>
                <w:lang w:val="en-US" w:eastAsia="zh-CN"/>
              </w:rPr>
              <w:t xml:space="preserve"> @24V</w:t>
            </w:r>
          </w:p>
        </w:tc>
      </w:tr>
      <w:tr w14:paraId="53E8F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450" w:type="dxa"/>
            <w:vAlign w:val="center"/>
          </w:tcPr>
          <w:p w14:paraId="45AD496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最大握力抓取</w:t>
            </w:r>
          </w:p>
        </w:tc>
        <w:tc>
          <w:tcPr>
            <w:tcW w:w="4451" w:type="dxa"/>
            <w:vAlign w:val="center"/>
          </w:tcPr>
          <w:p w14:paraId="655C7BDB">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4.0</w:t>
            </w:r>
            <w:r>
              <w:rPr>
                <w:rFonts w:hint="eastAsia" w:ascii="阿里巴巴普惠体 2.0 45 Light" w:hAnsi="阿里巴巴普惠体 2.0 45 Light" w:eastAsia="阿里巴巴普惠体 2.0 45 Light" w:cs="阿里巴巴普惠体 2.0 45 Light"/>
              </w:rPr>
              <w:t>A</w:t>
            </w:r>
            <w:r>
              <w:rPr>
                <w:rFonts w:hint="eastAsia" w:ascii="阿里巴巴普惠体 2.0 45 Light" w:hAnsi="阿里巴巴普惠体 2.0 45 Light" w:eastAsia="阿里巴巴普惠体 2.0 45 Light" w:cs="阿里巴巴普惠体 2.0 45 Light"/>
                <w:lang w:val="en-US" w:eastAsia="zh-CN"/>
              </w:rPr>
              <w:t xml:space="preserve"> @24V</w:t>
            </w:r>
          </w:p>
        </w:tc>
      </w:tr>
      <w:tr w14:paraId="72001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450" w:type="dxa"/>
            <w:vAlign w:val="center"/>
          </w:tcPr>
          <w:p w14:paraId="3B5C194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通讯接口</w:t>
            </w:r>
          </w:p>
        </w:tc>
        <w:tc>
          <w:tcPr>
            <w:tcW w:w="4451" w:type="dxa"/>
            <w:vAlign w:val="center"/>
          </w:tcPr>
          <w:p w14:paraId="785A256D">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RS485</w:t>
            </w:r>
            <w:r>
              <w:rPr>
                <w:rFonts w:hint="eastAsia" w:ascii="阿里巴巴普惠体 2.0 45 Light" w:hAnsi="阿里巴巴普惠体 2.0 45 Light" w:eastAsia="阿里巴巴普惠体 2.0 45 Light" w:cs="阿里巴巴普惠体 2.0 45 Light"/>
                <w:lang w:val="en-US" w:eastAsia="zh-CN"/>
              </w:rPr>
              <w:t>+EtherCAT或CANFD+EtherCAT</w:t>
            </w:r>
          </w:p>
        </w:tc>
      </w:tr>
    </w:tbl>
    <w:p w14:paraId="6C407060">
      <w:pPr>
        <w:rPr>
          <w:rFonts w:hint="eastAsia" w:ascii="阿里巴巴普惠体 2.0 45 Light" w:hAnsi="阿里巴巴普惠体 2.0 45 Light" w:eastAsia="阿里巴巴普惠体 2.0 45 Light" w:cs="阿里巴巴普惠体 2.0 45 Light"/>
          <w:sz w:val="21"/>
          <w:szCs w:val="21"/>
        </w:rPr>
      </w:pPr>
    </w:p>
    <w:p w14:paraId="6328004E">
      <w:pPr>
        <w:pStyle w:val="4"/>
        <w:numPr>
          <w:ilvl w:val="1"/>
          <w:numId w:val="20"/>
        </w:numPr>
        <w:rPr>
          <w:rFonts w:hint="eastAsia" w:ascii="阿里巴巴普惠体 2.0 45 Light" w:hAnsi="阿里巴巴普惠体 2.0 45 Light" w:eastAsia="阿里巴巴普惠体 2.0 45 Light" w:cs="阿里巴巴普惠体 2.0 45 Light"/>
          <w:b/>
          <w:bCs/>
          <w:sz w:val="24"/>
          <w:rPrChange w:id="518" w:author="成成" w:date="2025-09-18T14:41:26Z">
            <w:rPr>
              <w:rFonts w:hint="eastAsia" w:ascii="阿里巴巴普惠体 2.0 45 Light" w:hAnsi="阿里巴巴普惠体 2.0 45 Light" w:eastAsia="阿里巴巴普惠体 2.0 45 Light" w:cs="阿里巴巴普惠体 2.0 45 Light"/>
            </w:rPr>
          </w:rPrChange>
        </w:rPr>
      </w:pPr>
      <w:bookmarkStart w:id="67" w:name="_Toc12614"/>
      <w:bookmarkStart w:id="68" w:name="_Toc7947"/>
      <w:bookmarkStart w:id="69" w:name="_Toc30364"/>
      <w:bookmarkStart w:id="70" w:name="_Toc16272"/>
      <w:bookmarkStart w:id="71" w:name="_Toc28917"/>
      <w:bookmarkStart w:id="72" w:name="_Toc21939188"/>
      <w:bookmarkStart w:id="73" w:name="_Toc1082"/>
      <w:bookmarkStart w:id="74" w:name="_Toc12921"/>
      <w:bookmarkStart w:id="75" w:name="_Toc8078"/>
      <w:bookmarkStart w:id="76" w:name="_Toc8160"/>
      <w:bookmarkStart w:id="77" w:name="_Toc11241"/>
      <w:bookmarkStart w:id="78" w:name="_Toc30542"/>
      <w:bookmarkStart w:id="79" w:name="_Toc23953"/>
      <w:bookmarkStart w:id="80" w:name="_Toc3743"/>
      <w:r>
        <w:rPr>
          <w:rFonts w:hint="eastAsia" w:ascii="阿里巴巴普惠体 2.0 45 Light" w:hAnsi="阿里巴巴普惠体 2.0 45 Light" w:eastAsia="阿里巴巴普惠体 2.0 45 Light" w:cs="阿里巴巴普惠体 2.0 45 Light"/>
          <w:b/>
          <w:bCs/>
          <w:sz w:val="24"/>
          <w:rPrChange w:id="519" w:author="成成" w:date="2025-09-18T14:41:26Z">
            <w:rPr>
              <w:rFonts w:hint="eastAsia" w:ascii="阿里巴巴普惠体 2.0 45 Light" w:hAnsi="阿里巴巴普惠体 2.0 45 Light" w:eastAsia="阿里巴巴普惠体 2.0 45 Light" w:cs="阿里巴巴普惠体 2.0 45 Light"/>
            </w:rPr>
          </w:rPrChange>
        </w:rPr>
        <w:t>电气连接</w:t>
      </w:r>
      <w:bookmarkEnd w:id="67"/>
      <w:bookmarkEnd w:id="68"/>
      <w:bookmarkEnd w:id="69"/>
      <w:bookmarkEnd w:id="70"/>
      <w:bookmarkEnd w:id="71"/>
      <w:bookmarkEnd w:id="72"/>
      <w:bookmarkEnd w:id="73"/>
      <w:bookmarkEnd w:id="74"/>
      <w:bookmarkEnd w:id="75"/>
      <w:bookmarkEnd w:id="76"/>
      <w:bookmarkEnd w:id="77"/>
      <w:bookmarkEnd w:id="78"/>
      <w:bookmarkEnd w:id="79"/>
      <w:bookmarkEnd w:id="80"/>
    </w:p>
    <w:p w14:paraId="266B683E">
      <w:pPr>
        <w:pStyle w:val="5"/>
        <w:numPr>
          <w:ilvl w:val="2"/>
          <w:numId w:val="20"/>
        </w:numPr>
        <w:ind w:left="720" w:leftChars="0" w:hanging="323"/>
        <w:rPr>
          <w:rFonts w:hint="eastAsia" w:ascii="阿里巴巴普惠体 2.0 45 Light" w:hAnsi="阿里巴巴普惠体 2.0 45 Light" w:eastAsia="阿里巴巴普惠体 2.0 45 Light" w:cs="阿里巴巴普惠体 2.0 45 Light"/>
          <w:b/>
          <w:bCs/>
          <w:rPrChange w:id="520" w:author="成成" w:date="2025-09-18T14:41:31Z">
            <w:rPr>
              <w:rFonts w:hint="eastAsia" w:ascii="阿里巴巴普惠体 2.0 45 Light" w:hAnsi="阿里巴巴普惠体 2.0 45 Light" w:eastAsia="阿里巴巴普惠体 2.0 45 Light" w:cs="阿里巴巴普惠体 2.0 45 Light"/>
            </w:rPr>
          </w:rPrChange>
        </w:rPr>
      </w:pPr>
      <w:bookmarkStart w:id="81" w:name="_Toc26987"/>
      <w:bookmarkStart w:id="82" w:name="_Toc26116"/>
      <w:bookmarkStart w:id="83" w:name="_Toc3798"/>
      <w:bookmarkStart w:id="84" w:name="_Toc134"/>
      <w:bookmarkStart w:id="85" w:name="_Toc28515"/>
      <w:bookmarkStart w:id="86" w:name="_Toc21939189"/>
      <w:bookmarkStart w:id="87" w:name="_Toc1286"/>
      <w:bookmarkStart w:id="88" w:name="_Toc8204"/>
      <w:bookmarkStart w:id="89" w:name="_Toc5156"/>
      <w:bookmarkStart w:id="90" w:name="_Toc16955"/>
      <w:bookmarkStart w:id="91" w:name="_Toc5782"/>
      <w:bookmarkStart w:id="92" w:name="_Toc24843"/>
      <w:bookmarkStart w:id="93" w:name="_Toc160423582"/>
      <w:r>
        <w:rPr>
          <w:rFonts w:hint="eastAsia" w:ascii="阿里巴巴普惠体 2.0 45 Light" w:hAnsi="阿里巴巴普惠体 2.0 45 Light" w:eastAsia="阿里巴巴普惠体 2.0 45 Light" w:cs="阿里巴巴普惠体 2.0 45 Light"/>
          <w:b/>
          <w:bCs/>
          <w:rPrChange w:id="521" w:author="成成" w:date="2025-09-18T14:41:31Z">
            <w:rPr>
              <w:rFonts w:hint="eastAsia" w:ascii="阿里巴巴普惠体 2.0 45 Light" w:hAnsi="阿里巴巴普惠体 2.0 45 Light" w:eastAsia="阿里巴巴普惠体 2.0 45 Light" w:cs="阿里巴巴普惠体 2.0 45 Light"/>
            </w:rPr>
          </w:rPrChange>
        </w:rPr>
        <w:t>引脚定义</w:t>
      </w:r>
      <w:bookmarkEnd w:id="81"/>
      <w:bookmarkEnd w:id="82"/>
      <w:bookmarkEnd w:id="83"/>
      <w:bookmarkEnd w:id="84"/>
      <w:bookmarkEnd w:id="85"/>
      <w:bookmarkEnd w:id="86"/>
      <w:bookmarkEnd w:id="87"/>
      <w:bookmarkEnd w:id="88"/>
      <w:bookmarkEnd w:id="89"/>
      <w:bookmarkEnd w:id="90"/>
      <w:bookmarkEnd w:id="91"/>
      <w:bookmarkEnd w:id="92"/>
    </w:p>
    <w:p w14:paraId="2C0BDF42">
      <w:pPr>
        <w:pStyle w:val="12"/>
        <w:tabs>
          <w:tab w:val="left" w:pos="420"/>
          <w:tab w:val="left" w:pos="851"/>
        </w:tabs>
        <w:ind w:firstLine="708" w:firstLineChars="300"/>
        <w:rPr>
          <w:rFonts w:hint="eastAsia" w:ascii="阿里巴巴普惠体 2.0 45 Light" w:hAnsi="阿里巴巴普惠体 2.0 45 Light" w:eastAsia="阿里巴巴普惠体 2.0 45 Light" w:cs="阿里巴巴普惠体 2.0 45 Light"/>
          <w:kern w:val="0"/>
          <w:sz w:val="24"/>
          <w:szCs w:val="24"/>
          <w:rPrChange w:id="523" w:author="成成" w:date="2025-09-18T14:49:04Z">
            <w:rPr>
              <w:rFonts w:hint="eastAsia" w:ascii="阿里巴巴普惠体 2.0 45 Light" w:hAnsi="阿里巴巴普惠体 2.0 45 Light" w:eastAsia="阿里巴巴普惠体 2.0 45 Light" w:cs="阿里巴巴普惠体 2.0 45 Light"/>
            </w:rPr>
          </w:rPrChange>
        </w:rPr>
        <w:pPrChange w:id="522" w:author="成成" w:date="2025-09-18T14:50:23Z">
          <w:pPr>
            <w:pStyle w:val="91"/>
            <w:tabs>
              <w:tab w:val="left" w:pos="420"/>
            </w:tabs>
            <w:spacing w:line="360" w:lineRule="auto"/>
            <w:ind w:firstLine="470"/>
          </w:pPr>
        </w:pPrChange>
      </w:pPr>
      <w:r>
        <w:rPr>
          <w:rFonts w:hint="eastAsia" w:ascii="阿里巴巴普惠体 2.0 45 Light" w:hAnsi="阿里巴巴普惠体 2.0 45 Light" w:eastAsia="阿里巴巴普惠体 2.0 45 Light" w:cs="阿里巴巴普惠体 2.0 45 Light"/>
          <w:kern w:val="0"/>
          <w:sz w:val="24"/>
          <w:szCs w:val="24"/>
          <w:rPrChange w:id="524" w:author="成成" w:date="2025-09-18T14:49:04Z">
            <w:rPr>
              <w:rFonts w:hint="eastAsia" w:ascii="阿里巴巴普惠体 2.0 45 Light" w:hAnsi="阿里巴巴普惠体 2.0 45 Light" w:eastAsia="阿里巴巴普惠体 2.0 45 Light" w:cs="阿里巴巴普惠体 2.0 45 Light"/>
            </w:rPr>
          </w:rPrChange>
        </w:rPr>
        <w:t>灵巧手的</w:t>
      </w:r>
      <w:r>
        <w:rPr>
          <w:rFonts w:hint="eastAsia" w:ascii="阿里巴巴普惠体 2.0 45 Light" w:hAnsi="阿里巴巴普惠体 2.0 45 Light" w:eastAsia="阿里巴巴普惠体 2.0 45 Light" w:cs="阿里巴巴普惠体 2.0 45 Light"/>
          <w:kern w:val="0"/>
          <w:sz w:val="24"/>
          <w:szCs w:val="24"/>
          <w:lang w:val="en-US" w:eastAsia="zh-CN"/>
          <w:rPrChange w:id="525" w:author="成成" w:date="2025-09-18T14:49:04Z">
            <w:rPr>
              <w:rFonts w:hint="eastAsia" w:ascii="阿里巴巴普惠体 2.0 45 Light" w:hAnsi="阿里巴巴普惠体 2.0 45 Light" w:eastAsia="阿里巴巴普惠体 2.0 45 Light" w:cs="阿里巴巴普惠体 2.0 45 Light"/>
              <w:lang w:val="en-US" w:eastAsia="zh-CN"/>
            </w:rPr>
          </w:rPrChange>
        </w:rPr>
        <w:t>手腕部分采用的航插接口型号为1BZ1G08CLL00000（兼容雷莫FGG-1B-8P航插接口），实物图片如下</w:t>
      </w:r>
      <w:del w:id="526" w:author="成成" w:date="2025-09-18T14:50:09Z">
        <w:r>
          <w:rPr>
            <w:rFonts w:hint="eastAsia" w:ascii="阿里巴巴普惠体 2.0 45 Light" w:hAnsi="阿里巴巴普惠体 2.0 45 Light" w:eastAsia="阿里巴巴普惠体 2.0 45 Light" w:cs="阿里巴巴普惠体 2.0 45 Light"/>
            <w:kern w:val="0"/>
            <w:sz w:val="24"/>
            <w:szCs w:val="24"/>
            <w:lang w:val="en-US" w:eastAsia="zh-CN"/>
            <w:rPrChange w:id="527" w:author="成成" w:date="2025-09-18T14:49:04Z">
              <w:rPr>
                <w:rFonts w:hint="eastAsia" w:ascii="阿里巴巴普惠体 2.0 45 Light" w:hAnsi="阿里巴巴普惠体 2.0 45 Light" w:eastAsia="阿里巴巴普惠体 2.0 45 Light" w:cs="阿里巴巴普惠体 2.0 45 Light"/>
                <w:lang w:val="en-US" w:eastAsia="zh-CN"/>
              </w:rPr>
            </w:rPrChange>
          </w:rPr>
          <w:delText>图</w:delText>
        </w:r>
      </w:del>
      <w:del w:id="529" w:author="成成" w:date="2025-09-18T14:50:08Z">
        <w:r>
          <w:rPr>
            <w:rFonts w:hint="eastAsia" w:ascii="阿里巴巴普惠体 2.0 45 Light" w:hAnsi="阿里巴巴普惠体 2.0 45 Light" w:eastAsia="阿里巴巴普惠体 2.0 45 Light" w:cs="阿里巴巴普惠体 2.0 45 Light"/>
            <w:kern w:val="0"/>
            <w:sz w:val="24"/>
            <w:szCs w:val="24"/>
            <w:lang w:val="en-US" w:eastAsia="zh-CN"/>
            <w:rPrChange w:id="530" w:author="成成" w:date="2025-09-18T14:49:04Z">
              <w:rPr>
                <w:rFonts w:hint="eastAsia" w:ascii="阿里巴巴普惠体 2.0 45 Light" w:hAnsi="阿里巴巴普惠体 2.0 45 Light" w:eastAsia="阿里巴巴普惠体 2.0 45 Light" w:cs="阿里巴巴普惠体 2.0 45 Light"/>
                <w:lang w:val="en-US" w:eastAsia="zh-CN"/>
              </w:rPr>
            </w:rPrChange>
          </w:rPr>
          <w:delText>2</w:delText>
        </w:r>
      </w:del>
      <w:ins w:id="532" w:author="成成" w:date="2025-09-18T14:50:03Z">
        <w:r>
          <w:rPr>
            <w:rFonts w:hint="eastAsia" w:ascii="阿里巴巴普惠体 2.0 45 Light" w:hAnsi="阿里巴巴普惠体 2.0 45 Light" w:eastAsia="阿里巴巴普惠体 2.0 45 Light" w:cs="阿里巴巴普惠体 2.0 45 Light"/>
            <w:kern w:val="0"/>
            <w:sz w:val="24"/>
            <w:szCs w:val="24"/>
            <w:lang w:val="en-US" w:eastAsia="zh-CN"/>
          </w:rPr>
          <w:fldChar w:fldCharType="begin"/>
        </w:r>
      </w:ins>
      <w:ins w:id="533" w:author="成成" w:date="2025-09-18T14:50:03Z">
        <w:r>
          <w:rPr>
            <w:rFonts w:hint="eastAsia" w:ascii="阿里巴巴普惠体 2.0 45 Light" w:hAnsi="阿里巴巴普惠体 2.0 45 Light" w:eastAsia="阿里巴巴普惠体 2.0 45 Light" w:cs="阿里巴巴普惠体 2.0 45 Light"/>
            <w:kern w:val="0"/>
            <w:sz w:val="24"/>
            <w:szCs w:val="24"/>
            <w:lang w:val="en-US" w:eastAsia="zh-CN"/>
          </w:rPr>
          <w:instrText xml:space="preserve"> REF _Ref25129 \h </w:instrText>
        </w:r>
      </w:ins>
      <w:ins w:id="534" w:author="成成" w:date="2025-09-18T14:50:03Z">
        <w:r>
          <w:rPr>
            <w:rFonts w:hint="eastAsia" w:ascii="阿里巴巴普惠体 2.0 45 Light" w:hAnsi="阿里巴巴普惠体 2.0 45 Light" w:eastAsia="阿里巴巴普惠体 2.0 45 Light" w:cs="阿里巴巴普惠体 2.0 45 Light"/>
            <w:kern w:val="0"/>
            <w:sz w:val="24"/>
            <w:szCs w:val="24"/>
            <w:lang w:val="en-US" w:eastAsia="zh-CN"/>
          </w:rPr>
          <w:fldChar w:fldCharType="separate"/>
        </w:r>
      </w:ins>
      <w:ins w:id="535" w:author="成成" w:date="2025-09-18T14:50:03Z">
        <w:r>
          <w:rPr>
            <w:rFonts w:hint="eastAsia" w:ascii="阿里巴巴普惠体 2.0 45 Light" w:hAnsi="阿里巴巴普惠体 2.0 45 Light" w:eastAsia="阿里巴巴普惠体 2.0 45 Light" w:cs="阿里巴巴普惠体 2.0 45 Light"/>
            <w:kern w:val="0"/>
            <w:sz w:val="24"/>
            <w:szCs w:val="24"/>
            <w:rPrChange w:id="536" w:author="成成" w:date="2025-09-18T14:50:20Z">
              <w:rPr/>
            </w:rPrChange>
          </w:rPr>
          <w:t>图 2</w:t>
        </w:r>
      </w:ins>
      <w:ins w:id="538" w:author="成成" w:date="2025-09-18T14:50:03Z">
        <w:r>
          <w:rPr>
            <w:rFonts w:hint="eastAsia" w:ascii="阿里巴巴普惠体 2.0 45 Light" w:hAnsi="阿里巴巴普惠体 2.0 45 Light" w:eastAsia="阿里巴巴普惠体 2.0 45 Light" w:cs="阿里巴巴普惠体 2.0 45 Light"/>
            <w:kern w:val="0"/>
            <w:sz w:val="24"/>
            <w:szCs w:val="24"/>
            <w:lang w:val="en-US" w:eastAsia="zh-CN"/>
          </w:rPr>
          <w:fldChar w:fldCharType="end"/>
        </w:r>
      </w:ins>
      <w:r>
        <w:rPr>
          <w:rFonts w:hint="eastAsia" w:ascii="阿里巴巴普惠体 2.0 45 Light" w:hAnsi="阿里巴巴普惠体 2.0 45 Light" w:eastAsia="阿里巴巴普惠体 2.0 45 Light" w:cs="阿里巴巴普惠体 2.0 45 Light"/>
          <w:kern w:val="0"/>
          <w:sz w:val="24"/>
          <w:szCs w:val="24"/>
          <w:rPrChange w:id="539" w:author="成成" w:date="2025-09-18T14:50:20Z">
            <w:rPr>
              <w:rFonts w:hint="eastAsia" w:ascii="阿里巴巴普惠体 2.0 45 Light" w:hAnsi="阿里巴巴普惠体 2.0 45 Light" w:eastAsia="阿里巴巴普惠体 2.0 45 Light" w:cs="阿里巴巴普惠体 2.0 45 Light"/>
            </w:rPr>
          </w:rPrChange>
        </w:rPr>
        <w:t>所</w:t>
      </w:r>
      <w:r>
        <w:rPr>
          <w:rFonts w:hint="eastAsia" w:ascii="阿里巴巴普惠体 2.0 45 Light" w:hAnsi="阿里巴巴普惠体 2.0 45 Light" w:eastAsia="阿里巴巴普惠体 2.0 45 Light" w:cs="阿里巴巴普惠体 2.0 45 Light"/>
          <w:kern w:val="0"/>
          <w:sz w:val="24"/>
          <w:szCs w:val="24"/>
          <w:rPrChange w:id="540" w:author="成成" w:date="2025-09-18T14:49:04Z">
            <w:rPr>
              <w:rFonts w:hint="eastAsia" w:ascii="阿里巴巴普惠体 2.0 45 Light" w:hAnsi="阿里巴巴普惠体 2.0 45 Light" w:eastAsia="阿里巴巴普惠体 2.0 45 Light" w:cs="阿里巴巴普惠体 2.0 45 Light"/>
            </w:rPr>
          </w:rPrChange>
        </w:rPr>
        <w:t>示，</w:t>
      </w:r>
      <w:r>
        <w:rPr>
          <w:rFonts w:hint="eastAsia" w:ascii="阿里巴巴普惠体 2.0 45 Light" w:hAnsi="阿里巴巴普惠体 2.0 45 Light" w:eastAsia="阿里巴巴普惠体 2.0 45 Light" w:cs="阿里巴巴普惠体 2.0 45 Light"/>
          <w:kern w:val="0"/>
          <w:sz w:val="24"/>
          <w:szCs w:val="24"/>
          <w:lang w:val="en-US" w:eastAsia="zh-CN"/>
          <w:rPrChange w:id="541" w:author="成成" w:date="2025-09-18T14:49:04Z">
            <w:rPr>
              <w:rFonts w:hint="eastAsia" w:ascii="阿里巴巴普惠体 2.0 45 Light" w:hAnsi="阿里巴巴普惠体 2.0 45 Light" w:eastAsia="阿里巴巴普惠体 2.0 45 Light" w:cs="阿里巴巴普惠体 2.0 45 Light"/>
              <w:lang w:val="en-US" w:eastAsia="zh-CN"/>
            </w:rPr>
          </w:rPrChange>
        </w:rPr>
        <w:t>功能</w:t>
      </w:r>
      <w:r>
        <w:rPr>
          <w:rFonts w:hint="eastAsia" w:ascii="阿里巴巴普惠体 2.0 45 Light" w:hAnsi="阿里巴巴普惠体 2.0 45 Light" w:eastAsia="阿里巴巴普惠体 2.0 45 Light" w:cs="阿里巴巴普惠体 2.0 45 Light"/>
          <w:kern w:val="0"/>
          <w:sz w:val="24"/>
          <w:szCs w:val="24"/>
          <w:rPrChange w:id="542" w:author="成成" w:date="2025-09-18T14:49:04Z">
            <w:rPr>
              <w:rFonts w:hint="eastAsia" w:ascii="阿里巴巴普惠体 2.0 45 Light" w:hAnsi="阿里巴巴普惠体 2.0 45 Light" w:eastAsia="阿里巴巴普惠体 2.0 45 Light" w:cs="阿里巴巴普惠体 2.0 45 Light"/>
            </w:rPr>
          </w:rPrChange>
        </w:rPr>
        <w:t>定义如</w:t>
      </w:r>
      <w:r>
        <w:rPr>
          <w:rFonts w:hint="eastAsia" w:ascii="阿里巴巴普惠体 2.0 45 Light" w:hAnsi="阿里巴巴普惠体 2.0 45 Light" w:eastAsia="阿里巴巴普惠体 2.0 45 Light" w:cs="阿里巴巴普惠体 2.0 45 Light"/>
          <w:kern w:val="0"/>
          <w:sz w:val="24"/>
          <w:szCs w:val="24"/>
          <w:rPrChange w:id="543" w:author="成成" w:date="2025-09-18T16:06:32Z">
            <w:rPr>
              <w:rFonts w:hint="eastAsia" w:ascii="阿里巴巴普惠体 2.0 45 Light" w:hAnsi="阿里巴巴普惠体 2.0 45 Light" w:eastAsia="阿里巴巴普惠体 2.0 45 Light" w:cs="阿里巴巴普惠体 2.0 45 Light"/>
            </w:rPr>
          </w:rPrChange>
        </w:rPr>
        <w:t>下</w:t>
      </w:r>
      <w:ins w:id="544" w:author="成成" w:date="2025-09-18T15:07:37Z">
        <w:r>
          <w:rPr>
            <w:rFonts w:hint="eastAsia" w:ascii="阿里巴巴普惠体 2.0 45 Light" w:hAnsi="阿里巴巴普惠体 2.0 45 Light" w:eastAsia="阿里巴巴普惠体 2.0 45 Light" w:cs="阿里巴巴普惠体 2.0 45 Light"/>
            <w:kern w:val="0"/>
            <w:sz w:val="24"/>
            <w:szCs w:val="24"/>
            <w:lang w:eastAsia="zh-CN"/>
            <w:rPrChange w:id="545" w:author="成成" w:date="2025-09-18T16:06:32Z">
              <w:rPr>
                <w:rFonts w:hint="eastAsia" w:ascii="阿里巴巴普惠体 2.0 45 Light" w:hAnsi="阿里巴巴普惠体 2.0 45 Light" w:eastAsia="阿里巴巴普惠体 2.0 45 Light" w:cs="阿里巴巴普惠体 2.0 45 Light"/>
                <w:kern w:val="0"/>
                <w:sz w:val="24"/>
                <w:szCs w:val="24"/>
                <w:lang w:eastAsia="zh-CN"/>
              </w:rPr>
            </w:rPrChange>
          </w:rPr>
          <w:fldChar w:fldCharType="begin"/>
        </w:r>
      </w:ins>
      <w:ins w:id="547" w:author="成成" w:date="2025-09-18T15:07:37Z">
        <w:r>
          <w:rPr>
            <w:rFonts w:hint="eastAsia" w:ascii="阿里巴巴普惠体 2.0 45 Light" w:hAnsi="阿里巴巴普惠体 2.0 45 Light" w:eastAsia="阿里巴巴普惠体 2.0 45 Light" w:cs="阿里巴巴普惠体 2.0 45 Light"/>
            <w:kern w:val="0"/>
            <w:sz w:val="24"/>
            <w:szCs w:val="24"/>
            <w:lang w:eastAsia="zh-CN"/>
            <w:rPrChange w:id="548" w:author="成成" w:date="2025-09-18T16:06:32Z">
              <w:rPr>
                <w:rFonts w:hint="eastAsia" w:ascii="阿里巴巴普惠体 2.0 45 Light" w:hAnsi="阿里巴巴普惠体 2.0 45 Light" w:eastAsia="阿里巴巴普惠体 2.0 45 Light" w:cs="阿里巴巴普惠体 2.0 45 Light"/>
                <w:kern w:val="0"/>
                <w:sz w:val="24"/>
                <w:szCs w:val="24"/>
                <w:lang w:eastAsia="zh-CN"/>
              </w:rPr>
            </w:rPrChange>
          </w:rPr>
          <w:instrText xml:space="preserve"> REF _Ref28571 \h </w:instrText>
        </w:r>
      </w:ins>
      <w:ins w:id="550" w:author="成成" w:date="2025-09-18T15:07:37Z">
        <w:r>
          <w:rPr>
            <w:rFonts w:hint="eastAsia" w:ascii="阿里巴巴普惠体 2.0 45 Light" w:hAnsi="阿里巴巴普惠体 2.0 45 Light" w:eastAsia="阿里巴巴普惠体 2.0 45 Light" w:cs="阿里巴巴普惠体 2.0 45 Light"/>
            <w:kern w:val="0"/>
            <w:sz w:val="24"/>
            <w:szCs w:val="24"/>
            <w:lang w:eastAsia="zh-CN"/>
            <w:rPrChange w:id="551" w:author="成成" w:date="2025-09-18T16:06:32Z">
              <w:rPr>
                <w:rFonts w:hint="eastAsia" w:ascii="阿里巴巴普惠体 2.0 45 Light" w:hAnsi="阿里巴巴普惠体 2.0 45 Light" w:eastAsia="阿里巴巴普惠体 2.0 45 Light" w:cs="阿里巴巴普惠体 2.0 45 Light"/>
                <w:kern w:val="0"/>
                <w:sz w:val="24"/>
                <w:szCs w:val="24"/>
                <w:lang w:eastAsia="zh-CN"/>
              </w:rPr>
            </w:rPrChange>
          </w:rPr>
          <w:fldChar w:fldCharType="separate"/>
        </w:r>
      </w:ins>
      <w:ins w:id="553" w:author="成成" w:date="2025-09-18T15:07:37Z">
        <w:r>
          <w:rPr>
            <w:rFonts w:hint="eastAsia" w:ascii="阿里巴巴普惠体 2.0 45 Light" w:hAnsi="阿里巴巴普惠体 2.0 45 Light" w:eastAsia="阿里巴巴普惠体 2.0 45 Light" w:cs="阿里巴巴普惠体 2.0 45 Light"/>
            <w:kern w:val="0"/>
            <w:sz w:val="24"/>
            <w:szCs w:val="24"/>
            <w:rPrChange w:id="554" w:author="成成" w:date="2025-09-18T16:06:32Z">
              <w:rPr/>
            </w:rPrChange>
          </w:rPr>
          <w:t>表 2</w:t>
        </w:r>
      </w:ins>
      <w:ins w:id="556" w:author="成成" w:date="2025-09-18T15:07:37Z">
        <w:r>
          <w:rPr>
            <w:rFonts w:hint="eastAsia" w:ascii="阿里巴巴普惠体 2.0 45 Light" w:hAnsi="阿里巴巴普惠体 2.0 45 Light" w:eastAsia="阿里巴巴普惠体 2.0 45 Light" w:cs="阿里巴巴普惠体 2.0 45 Light"/>
            <w:kern w:val="0"/>
            <w:sz w:val="24"/>
            <w:szCs w:val="24"/>
            <w:lang w:eastAsia="zh-CN"/>
            <w:rPrChange w:id="557" w:author="成成" w:date="2025-09-18T16:06:32Z">
              <w:rPr>
                <w:rFonts w:hint="eastAsia" w:ascii="阿里巴巴普惠体 2.0 45 Light" w:hAnsi="阿里巴巴普惠体 2.0 45 Light" w:eastAsia="阿里巴巴普惠体 2.0 45 Light" w:cs="阿里巴巴普惠体 2.0 45 Light"/>
                <w:kern w:val="0"/>
                <w:sz w:val="24"/>
                <w:szCs w:val="24"/>
                <w:lang w:eastAsia="zh-CN"/>
              </w:rPr>
            </w:rPrChange>
          </w:rPr>
          <w:fldChar w:fldCharType="end"/>
        </w:r>
      </w:ins>
      <w:del w:id="559" w:author="成成" w:date="2025-09-18T14:48:53Z">
        <w:r>
          <w:rPr>
            <w:rFonts w:hint="eastAsia" w:ascii="阿里巴巴普惠体 2.0 45 Light" w:hAnsi="阿里巴巴普惠体 2.0 45 Light" w:eastAsia="阿里巴巴普惠体 2.0 45 Light" w:cs="阿里巴巴普惠体 2.0 45 Light"/>
            <w:kern w:val="0"/>
            <w:sz w:val="24"/>
            <w:szCs w:val="24"/>
            <w:lang w:val="en-US" w:eastAsia="zh-CN"/>
            <w:rPrChange w:id="560" w:author="成成" w:date="2025-09-18T14:49:04Z">
              <w:rPr>
                <w:rFonts w:hint="eastAsia" w:ascii="阿里巴巴普惠体 2.0 45 Light" w:hAnsi="阿里巴巴普惠体 2.0 45 Light" w:eastAsia="阿里巴巴普惠体 2.0 45 Light" w:cs="阿里巴巴普惠体 2.0 45 Light"/>
                <w:lang w:val="en-US" w:eastAsia="zh-CN"/>
              </w:rPr>
            </w:rPrChange>
          </w:rPr>
          <w:delText>表2</w:delText>
        </w:r>
      </w:del>
      <w:r>
        <w:rPr>
          <w:rFonts w:hint="eastAsia" w:ascii="阿里巴巴普惠体 2.0 45 Light" w:hAnsi="阿里巴巴普惠体 2.0 45 Light" w:eastAsia="阿里巴巴普惠体 2.0 45 Light" w:cs="阿里巴巴普惠体 2.0 45 Light"/>
          <w:kern w:val="0"/>
          <w:sz w:val="24"/>
          <w:szCs w:val="24"/>
          <w:lang w:val="en-US" w:eastAsia="zh-CN"/>
          <w:rPrChange w:id="562" w:author="成成" w:date="2025-09-18T14:49:04Z">
            <w:rPr>
              <w:rFonts w:hint="eastAsia" w:ascii="阿里巴巴普惠体 2.0 45 Light" w:hAnsi="阿里巴巴普惠体 2.0 45 Light" w:eastAsia="阿里巴巴普惠体 2.0 45 Light" w:cs="阿里巴巴普惠体 2.0 45 Light"/>
              <w:lang w:val="en-US" w:eastAsia="zh-CN"/>
            </w:rPr>
          </w:rPrChange>
        </w:rPr>
        <w:t>所示</w:t>
      </w:r>
      <w:r>
        <w:rPr>
          <w:rFonts w:hint="eastAsia" w:ascii="阿里巴巴普惠体 2.0 45 Light" w:hAnsi="阿里巴巴普惠体 2.0 45 Light" w:eastAsia="阿里巴巴普惠体 2.0 45 Light" w:cs="阿里巴巴普惠体 2.0 45 Light"/>
          <w:kern w:val="0"/>
          <w:sz w:val="24"/>
          <w:szCs w:val="24"/>
          <w:rPrChange w:id="563" w:author="成成" w:date="2025-09-18T14:49:04Z">
            <w:rPr>
              <w:rFonts w:hint="eastAsia" w:ascii="阿里巴巴普惠体 2.0 45 Light" w:hAnsi="阿里巴巴普惠体 2.0 45 Light" w:eastAsia="阿里巴巴普惠体 2.0 45 Light" w:cs="阿里巴巴普惠体 2.0 45 Light"/>
            </w:rPr>
          </w:rPrChange>
        </w:rPr>
        <w:t>。</w:t>
      </w:r>
    </w:p>
    <w:p w14:paraId="166EB3A0">
      <w:pPr>
        <w:pStyle w:val="12"/>
        <w:tabs>
          <w:tab w:val="left" w:pos="420"/>
          <w:tab w:val="left" w:pos="851"/>
        </w:tabs>
        <w:ind w:left="0" w:leftChars="0" w:firstLine="4720" w:firstLineChars="2000"/>
        <w:jc w:val="center"/>
        <w:rPr>
          <w:rFonts w:hint="eastAsia" w:ascii="阿里巴巴普惠体 2.0 45 Light" w:hAnsi="阿里巴巴普惠体 2.0 45 Light" w:eastAsia="阿里巴巴普惠体 2.0 45 Light" w:cs="阿里巴巴普惠体 2.0 45 Light"/>
          <w:kern w:val="0"/>
          <w:sz w:val="24"/>
          <w:szCs w:val="24"/>
          <w:lang w:val="en-US" w:eastAsia="zh-CN"/>
          <w:rPrChange w:id="565" w:author="成成" w:date="2025-09-18T14:49:14Z">
            <w:rPr>
              <w:rFonts w:hint="default" w:ascii="阿里巴巴普惠体 2.0 45 Light" w:hAnsi="阿里巴巴普惠体 2.0 45 Light" w:eastAsia="阿里巴巴普惠体 2.0 45 Light" w:cs="阿里巴巴普惠体 2.0 45 Light"/>
              <w:lang w:val="en-US" w:eastAsia="zh-CN"/>
            </w:rPr>
          </w:rPrChange>
        </w:rPr>
        <w:pPrChange w:id="564" w:author="成成" w:date="2025-09-18T14:49:20Z">
          <w:pPr>
            <w:pStyle w:val="91"/>
            <w:tabs>
              <w:tab w:val="left" w:pos="420"/>
            </w:tabs>
            <w:spacing w:line="360" w:lineRule="auto"/>
            <w:ind w:left="0" w:leftChars="0" w:firstLine="0"/>
            <w:jc w:val="center"/>
          </w:pPr>
        </w:pPrChange>
      </w:pPr>
      <w:ins w:id="566" w:author="成成" w:date="2025-09-18T15:07:26Z">
        <w:bookmarkStart w:id="94" w:name="_Ref28571"/>
        <w:r>
          <w:rPr>
            <w:rFonts w:hint="eastAsia" w:ascii="阿里巴巴普惠体 2.0 45 Light" w:hAnsi="阿里巴巴普惠体 2.0 45 Light" w:eastAsia="阿里巴巴普惠体 2.0 45 Light" w:cs="阿里巴巴普惠体 2.0 45 Light"/>
            <w:kern w:val="0"/>
            <w:sz w:val="24"/>
            <w:szCs w:val="24"/>
            <w:rPrChange w:id="567" w:author="成成" w:date="2025-09-18T16:06:22Z">
              <w:rPr/>
            </w:rPrChange>
          </w:rPr>
          <w:t xml:space="preserve">表 </w:t>
        </w:r>
      </w:ins>
      <w:ins w:id="569" w:author="成成" w:date="2025-09-18T15:07:26Z">
        <w:r>
          <w:rPr>
            <w:rFonts w:hint="eastAsia" w:ascii="阿里巴巴普惠体 2.0 45 Light" w:hAnsi="阿里巴巴普惠体 2.0 45 Light" w:eastAsia="阿里巴巴普惠体 2.0 45 Light" w:cs="阿里巴巴普惠体 2.0 45 Light"/>
            <w:kern w:val="0"/>
            <w:sz w:val="24"/>
            <w:szCs w:val="24"/>
            <w:rPrChange w:id="570" w:author="成成" w:date="2025-09-18T16:06:22Z">
              <w:rPr/>
            </w:rPrChange>
          </w:rPr>
          <w:fldChar w:fldCharType="begin"/>
        </w:r>
      </w:ins>
      <w:ins w:id="572" w:author="成成" w:date="2025-09-18T15:07:26Z">
        <w:r>
          <w:rPr>
            <w:rFonts w:hint="eastAsia" w:ascii="阿里巴巴普惠体 2.0 45 Light" w:hAnsi="阿里巴巴普惠体 2.0 45 Light" w:eastAsia="阿里巴巴普惠体 2.0 45 Light" w:cs="阿里巴巴普惠体 2.0 45 Light"/>
            <w:kern w:val="0"/>
            <w:sz w:val="24"/>
            <w:szCs w:val="24"/>
            <w:rPrChange w:id="573" w:author="成成" w:date="2025-09-18T16:06:22Z">
              <w:rPr/>
            </w:rPrChange>
          </w:rPr>
          <w:instrText xml:space="preserve"> SEQ 表 \* ARABIC </w:instrText>
        </w:r>
      </w:ins>
      <w:ins w:id="575" w:author="成成" w:date="2025-09-18T15:07:26Z">
        <w:r>
          <w:rPr>
            <w:rFonts w:hint="eastAsia" w:ascii="阿里巴巴普惠体 2.0 45 Light" w:hAnsi="阿里巴巴普惠体 2.0 45 Light" w:eastAsia="阿里巴巴普惠体 2.0 45 Light" w:cs="阿里巴巴普惠体 2.0 45 Light"/>
            <w:kern w:val="0"/>
            <w:sz w:val="24"/>
            <w:szCs w:val="24"/>
            <w:rPrChange w:id="576" w:author="成成" w:date="2025-09-18T16:06:22Z">
              <w:rPr/>
            </w:rPrChange>
          </w:rPr>
          <w:fldChar w:fldCharType="separate"/>
        </w:r>
      </w:ins>
      <w:ins w:id="578" w:author="成成" w:date="2025-09-18T16:08:19Z">
        <w:r>
          <w:rPr>
            <w:rFonts w:hint="eastAsia" w:ascii="阿里巴巴普惠体 2.0 45 Light" w:hAnsi="阿里巴巴普惠体 2.0 45 Light" w:eastAsia="阿里巴巴普惠体 2.0 45 Light" w:cs="阿里巴巴普惠体 2.0 45 Light"/>
            <w:kern w:val="0"/>
            <w:sz w:val="24"/>
            <w:szCs w:val="24"/>
          </w:rPr>
          <w:t>2</w:t>
        </w:r>
      </w:ins>
      <w:ins w:id="579" w:author="成成" w:date="2025-09-18T15:07:26Z">
        <w:r>
          <w:rPr>
            <w:rFonts w:hint="eastAsia" w:ascii="阿里巴巴普惠体 2.0 45 Light" w:hAnsi="阿里巴巴普惠体 2.0 45 Light" w:eastAsia="阿里巴巴普惠体 2.0 45 Light" w:cs="阿里巴巴普惠体 2.0 45 Light"/>
            <w:kern w:val="0"/>
            <w:sz w:val="24"/>
            <w:szCs w:val="24"/>
            <w:rPrChange w:id="580" w:author="成成" w:date="2025-09-18T16:06:22Z">
              <w:rPr/>
            </w:rPrChange>
          </w:rPr>
          <w:fldChar w:fldCharType="end"/>
        </w:r>
        <w:bookmarkEnd w:id="94"/>
      </w:ins>
      <w:del w:id="582" w:author="成成" w:date="2025-09-18T14:43:40Z">
        <w:r>
          <w:rPr>
            <w:rFonts w:hint="eastAsia" w:ascii="阿里巴巴普惠体 2.0 45 Light" w:hAnsi="阿里巴巴普惠体 2.0 45 Light" w:eastAsia="阿里巴巴普惠体 2.0 45 Light" w:cs="阿里巴巴普惠体 2.0 45 Light"/>
            <w:kern w:val="0"/>
            <w:sz w:val="24"/>
            <w:szCs w:val="24"/>
            <w:lang w:val="en-US" w:eastAsia="zh-CN"/>
            <w:rPrChange w:id="583" w:author="成成" w:date="2025-09-18T14:49:14Z">
              <w:rPr>
                <w:rFonts w:hint="eastAsia" w:ascii="阿里巴巴普惠体 2.0 45 Light" w:hAnsi="阿里巴巴普惠体 2.0 45 Light" w:eastAsia="阿里巴巴普惠体 2.0 45 Light" w:cs="阿里巴巴普惠体 2.0 45 Light"/>
                <w:lang w:val="en-US" w:eastAsia="zh-CN"/>
              </w:rPr>
            </w:rPrChange>
          </w:rPr>
          <w:delText>表</w:delText>
        </w:r>
      </w:del>
      <w:del w:id="585" w:author="成成" w:date="2025-09-18T14:43:40Z">
        <w:r>
          <w:rPr>
            <w:rFonts w:hint="eastAsia" w:ascii="阿里巴巴普惠体 2.0 45 Light" w:hAnsi="阿里巴巴普惠体 2.0 45 Light" w:eastAsia="阿里巴巴普惠体 2.0 45 Light" w:cs="阿里巴巴普惠体 2.0 45 Light"/>
            <w:kern w:val="0"/>
            <w:sz w:val="24"/>
            <w:szCs w:val="24"/>
            <w:lang w:val="en-US" w:eastAsia="zh-CN"/>
            <w:rPrChange w:id="586" w:author="成成" w:date="2025-09-18T14:49:14Z">
              <w:rPr>
                <w:rFonts w:hint="eastAsia" w:ascii="阿里巴巴普惠体 2.0 45 Light" w:hAnsi="阿里巴巴普惠体 2.0 45 Light" w:eastAsia="阿里巴巴普惠体 2.0 45 Light" w:cs="阿里巴巴普惠体 2.0 45 Light"/>
                <w:lang w:val="en-US" w:eastAsia="zh-CN"/>
              </w:rPr>
            </w:rPrChange>
          </w:rPr>
          <w:delText>2</w:delText>
        </w:r>
      </w:del>
      <w:r>
        <w:rPr>
          <w:rFonts w:hint="eastAsia" w:ascii="阿里巴巴普惠体 2.0 45 Light" w:hAnsi="阿里巴巴普惠体 2.0 45 Light" w:eastAsia="阿里巴巴普惠体 2.0 45 Light" w:cs="阿里巴巴普惠体 2.0 45 Light"/>
          <w:kern w:val="0"/>
          <w:sz w:val="24"/>
          <w:szCs w:val="24"/>
          <w:lang w:val="en-US" w:eastAsia="zh-CN"/>
          <w:rPrChange w:id="588" w:author="成成" w:date="2025-09-18T14:49:14Z">
            <w:rPr>
              <w:rFonts w:hint="eastAsia" w:ascii="阿里巴巴普惠体 2.0 45 Light" w:hAnsi="阿里巴巴普惠体 2.0 45 Light" w:eastAsia="阿里巴巴普惠体 2.0 45 Light" w:cs="阿里巴巴普惠体 2.0 45 Light"/>
              <w:lang w:val="en-US" w:eastAsia="zh-CN"/>
            </w:rPr>
          </w:rPrChange>
        </w:rPr>
        <w:t>功能定义</w:t>
      </w:r>
    </w:p>
    <w:tbl>
      <w:tblPr>
        <w:tblStyle w:val="25"/>
        <w:tblW w:w="71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75"/>
        <w:gridCol w:w="3231"/>
      </w:tblGrid>
      <w:tr w14:paraId="08927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75" w:type="dxa"/>
          </w:tcPr>
          <w:p w14:paraId="045171CB">
            <w:pPr>
              <w:pStyle w:val="91"/>
              <w:tabs>
                <w:tab w:val="left" w:pos="420"/>
              </w:tabs>
              <w:spacing w:line="360" w:lineRule="auto"/>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序号</w:t>
            </w:r>
          </w:p>
        </w:tc>
        <w:tc>
          <w:tcPr>
            <w:tcW w:w="3231" w:type="dxa"/>
          </w:tcPr>
          <w:p w14:paraId="560B4AC9">
            <w:pPr>
              <w:pStyle w:val="91"/>
              <w:tabs>
                <w:tab w:val="left" w:pos="420"/>
              </w:tabs>
              <w:spacing w:line="360" w:lineRule="auto"/>
              <w:ind w:firstLine="0" w:firstLineChars="0"/>
              <w:jc w:val="center"/>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定义</w:t>
            </w:r>
          </w:p>
        </w:tc>
      </w:tr>
      <w:tr w14:paraId="78E0F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75" w:type="dxa"/>
          </w:tcPr>
          <w:p w14:paraId="1CC2269C">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zh-CN"/>
              </w:rPr>
              <w:t>1</w:t>
            </w:r>
          </w:p>
        </w:tc>
        <w:tc>
          <w:tcPr>
            <w:tcW w:w="3231" w:type="dxa"/>
          </w:tcPr>
          <w:p w14:paraId="5017A885">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rPr>
            </w:pPr>
            <w:r>
              <w:rPr>
                <w:rFonts w:hint="eastAsia" w:ascii="阿里巴巴普惠体 2.0 45 Light" w:hAnsi="阿里巴巴普惠体 2.0 45 Light" w:eastAsia="阿里巴巴普惠体 2.0 45 Light" w:cs="阿里巴巴普惠体 2.0 45 Light"/>
                <w:color w:val="auto"/>
                <w:sz w:val="24"/>
                <w:szCs w:val="24"/>
                <w:lang w:val="en-US" w:eastAsia="zh-CN"/>
              </w:rPr>
              <w:t>GND</w:t>
            </w:r>
          </w:p>
        </w:tc>
      </w:tr>
      <w:tr w14:paraId="337FF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75" w:type="dxa"/>
          </w:tcPr>
          <w:p w14:paraId="2AE3B7F0">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zh-CN"/>
              </w:rPr>
              <w:t>2</w:t>
            </w:r>
          </w:p>
        </w:tc>
        <w:tc>
          <w:tcPr>
            <w:tcW w:w="3231" w:type="dxa"/>
          </w:tcPr>
          <w:p w14:paraId="02A1643E">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lang w:eastAsia="zh-CN"/>
              </w:rPr>
            </w:pPr>
            <w:r>
              <w:rPr>
                <w:rFonts w:hint="eastAsia" w:ascii="阿里巴巴普惠体 2.0 45 Light" w:hAnsi="阿里巴巴普惠体 2.0 45 Light" w:eastAsia="阿里巴巴普惠体 2.0 45 Light" w:cs="阿里巴巴普惠体 2.0 45 Light"/>
                <w:color w:val="auto"/>
                <w:sz w:val="24"/>
                <w:szCs w:val="24"/>
                <w:lang w:val="en-US" w:eastAsia="zh-CN"/>
              </w:rPr>
              <w:t>VCC（24-48V）</w:t>
            </w:r>
          </w:p>
        </w:tc>
      </w:tr>
      <w:tr w14:paraId="2526E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75" w:type="dxa"/>
          </w:tcPr>
          <w:p w14:paraId="60AB4300">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zh-CN"/>
              </w:rPr>
              <w:t>3</w:t>
            </w:r>
          </w:p>
        </w:tc>
        <w:tc>
          <w:tcPr>
            <w:tcW w:w="3231" w:type="dxa"/>
          </w:tcPr>
          <w:p w14:paraId="2ED32CCB">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rPr>
            </w:pPr>
            <w:r>
              <w:rPr>
                <w:rFonts w:hint="eastAsia" w:ascii="阿里巴巴普惠体 2.0 45 Light" w:hAnsi="阿里巴巴普惠体 2.0 45 Light" w:eastAsia="阿里巴巴普惠体 2.0 45 Light" w:cs="阿里巴巴普惠体 2.0 45 Light"/>
                <w:color w:val="auto"/>
                <w:sz w:val="24"/>
                <w:szCs w:val="24"/>
                <w:lang w:val="en-US" w:eastAsia="zh-CN"/>
              </w:rPr>
              <w:t>485_A/CANFD_H</w:t>
            </w:r>
          </w:p>
        </w:tc>
      </w:tr>
      <w:tr w14:paraId="5795B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75" w:type="dxa"/>
          </w:tcPr>
          <w:p w14:paraId="2FD64748">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zh-CN"/>
              </w:rPr>
              <w:t>4</w:t>
            </w:r>
          </w:p>
        </w:tc>
        <w:tc>
          <w:tcPr>
            <w:tcW w:w="3231" w:type="dxa"/>
          </w:tcPr>
          <w:p w14:paraId="2E152B1B">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rPr>
            </w:pPr>
            <w:r>
              <w:rPr>
                <w:rFonts w:hint="eastAsia" w:ascii="阿里巴巴普惠体 2.0 45 Light" w:hAnsi="阿里巴巴普惠体 2.0 45 Light" w:eastAsia="阿里巴巴普惠体 2.0 45 Light" w:cs="阿里巴巴普惠体 2.0 45 Light"/>
                <w:color w:val="auto"/>
                <w:sz w:val="24"/>
                <w:szCs w:val="24"/>
                <w:lang w:val="en-US" w:eastAsia="zh-CN"/>
              </w:rPr>
              <w:t>485_B/CANFD_L</w:t>
            </w:r>
          </w:p>
        </w:tc>
      </w:tr>
      <w:tr w14:paraId="6778F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75" w:type="dxa"/>
          </w:tcPr>
          <w:p w14:paraId="37C3F1F2">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zh-CN"/>
              </w:rPr>
              <w:t>5</w:t>
            </w:r>
          </w:p>
        </w:tc>
        <w:tc>
          <w:tcPr>
            <w:tcW w:w="3231" w:type="dxa"/>
          </w:tcPr>
          <w:p w14:paraId="0203FEEF">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rPr>
            </w:pPr>
            <w:r>
              <w:rPr>
                <w:rFonts w:hint="eastAsia" w:ascii="阿里巴巴普惠体 2.0 45 Light" w:hAnsi="阿里巴巴普惠体 2.0 45 Light" w:eastAsia="阿里巴巴普惠体 2.0 45 Light" w:cs="阿里巴巴普惠体 2.0 45 Light"/>
                <w:color w:val="auto"/>
                <w:sz w:val="24"/>
                <w:szCs w:val="24"/>
                <w:lang w:val="zh-CN"/>
              </w:rPr>
              <w:t>TX+ (数据发送正端)</w:t>
            </w:r>
          </w:p>
        </w:tc>
      </w:tr>
      <w:tr w14:paraId="3F96C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75" w:type="dxa"/>
          </w:tcPr>
          <w:p w14:paraId="41D2DB40">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zh-CN"/>
              </w:rPr>
              <w:t>6</w:t>
            </w:r>
          </w:p>
        </w:tc>
        <w:tc>
          <w:tcPr>
            <w:tcW w:w="3231" w:type="dxa"/>
          </w:tcPr>
          <w:p w14:paraId="79826FE4">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rPr>
            </w:pPr>
            <w:r>
              <w:rPr>
                <w:rFonts w:hint="eastAsia" w:ascii="阿里巴巴普惠体 2.0 45 Light" w:hAnsi="阿里巴巴普惠体 2.0 45 Light" w:eastAsia="阿里巴巴普惠体 2.0 45 Light" w:cs="阿里巴巴普惠体 2.0 45 Light"/>
                <w:color w:val="auto"/>
                <w:sz w:val="24"/>
                <w:szCs w:val="24"/>
                <w:lang w:val="zh-CN"/>
              </w:rPr>
              <w:t>TX- (数据发送负端)</w:t>
            </w:r>
          </w:p>
        </w:tc>
      </w:tr>
      <w:tr w14:paraId="03BBC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75" w:type="dxa"/>
          </w:tcPr>
          <w:p w14:paraId="6D28DE0E">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zh-CN"/>
              </w:rPr>
              <w:t>7</w:t>
            </w:r>
          </w:p>
        </w:tc>
        <w:tc>
          <w:tcPr>
            <w:tcW w:w="3231" w:type="dxa"/>
          </w:tcPr>
          <w:p w14:paraId="62D30381">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rPr>
            </w:pPr>
            <w:r>
              <w:rPr>
                <w:rFonts w:hint="eastAsia" w:ascii="阿里巴巴普惠体 2.0 45 Light" w:hAnsi="阿里巴巴普惠体 2.0 45 Light" w:eastAsia="阿里巴巴普惠体 2.0 45 Light" w:cs="阿里巴巴普惠体 2.0 45 Light"/>
                <w:color w:val="auto"/>
                <w:sz w:val="24"/>
                <w:szCs w:val="24"/>
                <w:lang w:val="zh-CN"/>
              </w:rPr>
              <w:t>RX+ (数据接受正端)</w:t>
            </w:r>
          </w:p>
        </w:tc>
      </w:tr>
      <w:tr w14:paraId="6896F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75" w:type="dxa"/>
          </w:tcPr>
          <w:p w14:paraId="54E12613">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zh-CN"/>
              </w:rPr>
              <w:t>8</w:t>
            </w:r>
          </w:p>
        </w:tc>
        <w:tc>
          <w:tcPr>
            <w:tcW w:w="3231" w:type="dxa"/>
          </w:tcPr>
          <w:p w14:paraId="3938863F">
            <w:pPr>
              <w:pStyle w:val="12"/>
              <w:spacing w:beforeLines="0" w:afterLines="0"/>
              <w:ind w:left="200" w:leftChars="0" w:firstLineChars="200"/>
              <w:jc w:val="center"/>
              <w:rPr>
                <w:rFonts w:hint="eastAsia" w:ascii="阿里巴巴普惠体 2.0 45 Light" w:hAnsi="阿里巴巴普惠体 2.0 45 Light" w:eastAsia="阿里巴巴普惠体 2.0 45 Light" w:cs="阿里巴巴普惠体 2.0 45 Light"/>
                <w:color w:val="auto"/>
                <w:sz w:val="24"/>
                <w:szCs w:val="24"/>
              </w:rPr>
              <w:pPrChange w:id="589" w:author="成成" w:date="2025-09-18T14:49:42Z">
                <w:pPr>
                  <w:spacing w:beforeLines="0" w:afterLines="0"/>
                  <w:ind w:left="200" w:leftChars="0" w:firstLine="472" w:firstLineChars="200"/>
                  <w:jc w:val="center"/>
                </w:pPr>
              </w:pPrChange>
            </w:pPr>
            <w:r>
              <w:rPr>
                <w:rFonts w:hint="eastAsia" w:ascii="阿里巴巴普惠体 2.0 45 Light" w:hAnsi="阿里巴巴普惠体 2.0 45 Light" w:eastAsia="阿里巴巴普惠体 2.0 45 Light" w:cs="阿里巴巴普惠体 2.0 45 Light"/>
                <w:color w:val="auto"/>
                <w:sz w:val="24"/>
                <w:szCs w:val="24"/>
                <w:lang w:val="zh-CN"/>
              </w:rPr>
              <w:t>RX- (数据接受负端)</w:t>
            </w:r>
          </w:p>
        </w:tc>
      </w:tr>
    </w:tbl>
    <w:p w14:paraId="6F9FDABA">
      <w:pPr>
        <w:jc w:val="both"/>
        <w:rPr>
          <w:rFonts w:hint="eastAsia" w:ascii="阿里巴巴普惠体 2.0 45 Light" w:hAnsi="阿里巴巴普惠体 2.0 45 Light" w:eastAsia="阿里巴巴普惠体 2.0 45 Light" w:cs="阿里巴巴普惠体 2.0 45 Light"/>
        </w:rPr>
      </w:pPr>
    </w:p>
    <w:p w14:paraId="08BDF028">
      <w:pPr>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drawing>
          <wp:inline distT="0" distB="0" distL="114300" distR="114300">
            <wp:extent cx="2026920" cy="1788160"/>
            <wp:effectExtent l="0" t="0" r="11430" b="254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25"/>
                    <a:stretch>
                      <a:fillRect/>
                    </a:stretch>
                  </pic:blipFill>
                  <pic:spPr>
                    <a:xfrm>
                      <a:off x="0" y="0"/>
                      <a:ext cx="2026920" cy="1788160"/>
                    </a:xfrm>
                    <a:prstGeom prst="rect">
                      <a:avLst/>
                    </a:prstGeom>
                    <a:noFill/>
                    <a:ln>
                      <a:noFill/>
                    </a:ln>
                  </pic:spPr>
                </pic:pic>
              </a:graphicData>
            </a:graphic>
          </wp:inline>
        </w:drawing>
      </w:r>
    </w:p>
    <w:p w14:paraId="0C755A73">
      <w:pPr>
        <w:jc w:val="center"/>
        <w:rPr>
          <w:rFonts w:hint="eastAsia" w:ascii="阿里巴巴普惠体 2.0 45 Light" w:hAnsi="阿里巴巴普惠体 2.0 45 Light" w:eastAsia="阿里巴巴普惠体 2.0 45 Light" w:cs="阿里巴巴普惠体 2.0 45 Light"/>
          <w:kern w:val="0"/>
          <w:sz w:val="24"/>
          <w:szCs w:val="20"/>
          <w:lang w:val="en-US" w:eastAsia="zh-CN"/>
          <w:rPrChange w:id="590" w:author="成成" w:date="2025-09-18T14:50:38Z">
            <w:rPr>
              <w:rFonts w:hint="default" w:ascii="阿里巴巴普惠体 2.0 45 Light" w:hAnsi="阿里巴巴普惠体 2.0 45 Light" w:eastAsia="阿里巴巴普惠体 2.0 45 Light" w:cs="阿里巴巴普惠体 2.0 45 Light"/>
              <w:sz w:val="18"/>
              <w:szCs w:val="18"/>
              <w:lang w:val="en-US" w:eastAsia="zh-CN"/>
            </w:rPr>
          </w:rPrChange>
        </w:rPr>
      </w:pPr>
      <w:ins w:id="591" w:author="成成" w:date="2025-09-18T14:49:42Z">
        <w:bookmarkStart w:id="95" w:name="_Ref25129"/>
        <w:bookmarkStart w:id="96" w:name="_Ref25097"/>
        <w:r>
          <w:rPr>
            <w:rFonts w:hint="eastAsia" w:ascii="阿里巴巴普惠体 2.0 45 Light" w:hAnsi="阿里巴巴普惠体 2.0 45 Light" w:eastAsia="阿里巴巴普惠体 2.0 45 Light" w:cs="阿里巴巴普惠体 2.0 45 Light"/>
            <w:kern w:val="0"/>
            <w:rPrChange w:id="592" w:author="成成" w:date="2025-09-18T14:50:38Z">
              <w:rPr/>
            </w:rPrChange>
          </w:rPr>
          <w:t xml:space="preserve">图 </w:t>
        </w:r>
      </w:ins>
      <w:ins w:id="594" w:author="成成" w:date="2025-09-18T14:49:42Z">
        <w:r>
          <w:rPr>
            <w:rFonts w:hint="eastAsia" w:ascii="阿里巴巴普惠体 2.0 45 Light" w:hAnsi="阿里巴巴普惠体 2.0 45 Light" w:eastAsia="阿里巴巴普惠体 2.0 45 Light" w:cs="阿里巴巴普惠体 2.0 45 Light"/>
            <w:kern w:val="0"/>
            <w:rPrChange w:id="595" w:author="成成" w:date="2025-09-18T14:50:38Z">
              <w:rPr/>
            </w:rPrChange>
          </w:rPr>
          <w:fldChar w:fldCharType="begin"/>
        </w:r>
      </w:ins>
      <w:ins w:id="597" w:author="成成" w:date="2025-09-18T14:49:42Z">
        <w:r>
          <w:rPr>
            <w:rFonts w:hint="eastAsia" w:ascii="阿里巴巴普惠体 2.0 45 Light" w:hAnsi="阿里巴巴普惠体 2.0 45 Light" w:eastAsia="阿里巴巴普惠体 2.0 45 Light" w:cs="阿里巴巴普惠体 2.0 45 Light"/>
            <w:kern w:val="0"/>
            <w:rPrChange w:id="598" w:author="成成" w:date="2025-09-18T14:50:38Z">
              <w:rPr/>
            </w:rPrChange>
          </w:rPr>
          <w:instrText xml:space="preserve"> SEQ 图 \* ARABIC </w:instrText>
        </w:r>
      </w:ins>
      <w:ins w:id="600" w:author="成成" w:date="2025-09-18T14:49:42Z">
        <w:r>
          <w:rPr>
            <w:rFonts w:hint="eastAsia" w:ascii="阿里巴巴普惠体 2.0 45 Light" w:hAnsi="阿里巴巴普惠体 2.0 45 Light" w:eastAsia="阿里巴巴普惠体 2.0 45 Light" w:cs="阿里巴巴普惠体 2.0 45 Light"/>
            <w:kern w:val="0"/>
            <w:rPrChange w:id="601" w:author="成成" w:date="2025-09-18T14:50:38Z">
              <w:rPr/>
            </w:rPrChange>
          </w:rPr>
          <w:fldChar w:fldCharType="separate"/>
        </w:r>
      </w:ins>
      <w:ins w:id="603" w:author="成成" w:date="2025-09-18T16:08:19Z">
        <w:r>
          <w:rPr>
            <w:rFonts w:hint="eastAsia" w:ascii="阿里巴巴普惠体 2.0 45 Light" w:hAnsi="阿里巴巴普惠体 2.0 45 Light" w:eastAsia="阿里巴巴普惠体 2.0 45 Light" w:cs="阿里巴巴普惠体 2.0 45 Light"/>
            <w:kern w:val="0"/>
          </w:rPr>
          <w:t>2</w:t>
        </w:r>
      </w:ins>
      <w:ins w:id="604" w:author="成成" w:date="2025-09-18T14:49:42Z">
        <w:r>
          <w:rPr>
            <w:rFonts w:hint="eastAsia" w:ascii="阿里巴巴普惠体 2.0 45 Light" w:hAnsi="阿里巴巴普惠体 2.0 45 Light" w:eastAsia="阿里巴巴普惠体 2.0 45 Light" w:cs="阿里巴巴普惠体 2.0 45 Light"/>
            <w:kern w:val="0"/>
            <w:rPrChange w:id="605" w:author="成成" w:date="2025-09-18T14:50:38Z">
              <w:rPr/>
            </w:rPrChange>
          </w:rPr>
          <w:fldChar w:fldCharType="end"/>
        </w:r>
        <w:bookmarkEnd w:id="95"/>
      </w:ins>
      <w:del w:id="607" w:author="成成" w:date="2025-09-18T14:49:32Z">
        <w:r>
          <w:rPr>
            <w:rFonts w:hint="eastAsia" w:ascii="阿里巴巴普惠体 2.0 45 Light" w:hAnsi="阿里巴巴普惠体 2.0 45 Light" w:eastAsia="阿里巴巴普惠体 2.0 45 Light" w:cs="阿里巴巴普惠体 2.0 45 Light"/>
            <w:kern w:val="0"/>
            <w:sz w:val="24"/>
            <w:szCs w:val="20"/>
            <w:rPrChange w:id="608" w:author="成成" w:date="2025-09-18T14:50:38Z">
              <w:rPr>
                <w:rFonts w:hint="eastAsia" w:ascii="阿里巴巴普惠体 2.0 45 Light" w:hAnsi="阿里巴巴普惠体 2.0 45 Light" w:eastAsia="阿里巴巴普惠体 2.0 45 Light" w:cs="阿里巴巴普惠体 2.0 45 Light"/>
                <w:sz w:val="18"/>
                <w:szCs w:val="18"/>
              </w:rPr>
            </w:rPrChange>
          </w:rPr>
          <w:delText>图</w:delText>
        </w:r>
      </w:del>
      <w:del w:id="610" w:author="成成" w:date="2025-09-18T14:49:31Z">
        <w:r>
          <w:rPr>
            <w:rFonts w:hint="eastAsia" w:ascii="阿里巴巴普惠体 2.0 45 Light" w:hAnsi="阿里巴巴普惠体 2.0 45 Light" w:eastAsia="阿里巴巴普惠体 2.0 45 Light" w:cs="阿里巴巴普惠体 2.0 45 Light"/>
            <w:kern w:val="0"/>
            <w:sz w:val="24"/>
            <w:szCs w:val="20"/>
            <w:lang w:val="en-US"/>
            <w:rPrChange w:id="611" w:author="成成" w:date="2025-09-18T14:50:38Z">
              <w:rPr>
                <w:rFonts w:hint="default" w:ascii="阿里巴巴普惠体 2.0 45 Light" w:hAnsi="阿里巴巴普惠体 2.0 45 Light" w:eastAsia="阿里巴巴普惠体 2.0 45 Light" w:cs="阿里巴巴普惠体 2.0 45 Light"/>
                <w:sz w:val="18"/>
                <w:szCs w:val="18"/>
                <w:lang w:val="en-US"/>
              </w:rPr>
            </w:rPrChange>
          </w:rPr>
          <w:delText>2</w:delText>
        </w:r>
      </w:del>
      <w:r>
        <w:rPr>
          <w:rFonts w:hint="eastAsia" w:ascii="阿里巴巴普惠体 2.0 45 Light" w:hAnsi="阿里巴巴普惠体 2.0 45 Light" w:eastAsia="阿里巴巴普惠体 2.0 45 Light" w:cs="阿里巴巴普惠体 2.0 45 Light"/>
          <w:kern w:val="0"/>
          <w:sz w:val="24"/>
          <w:szCs w:val="20"/>
          <w:rPrChange w:id="613" w:author="成成" w:date="2025-09-18T14:50:38Z">
            <w:rPr>
              <w:rFonts w:hint="eastAsia" w:ascii="阿里巴巴普惠体 2.0 45 Light" w:hAnsi="阿里巴巴普惠体 2.0 45 Light" w:eastAsia="阿里巴巴普惠体 2.0 45 Light" w:cs="阿里巴巴普惠体 2.0 45 Light"/>
              <w:sz w:val="18"/>
              <w:szCs w:val="18"/>
            </w:rPr>
          </w:rPrChange>
        </w:rPr>
        <w:t xml:space="preserve"> </w:t>
      </w:r>
      <w:r>
        <w:rPr>
          <w:rFonts w:hint="eastAsia" w:ascii="阿里巴巴普惠体 2.0 45 Light" w:hAnsi="阿里巴巴普惠体 2.0 45 Light" w:eastAsia="阿里巴巴普惠体 2.0 45 Light" w:cs="阿里巴巴普惠体 2.0 45 Light"/>
          <w:kern w:val="0"/>
          <w:sz w:val="24"/>
          <w:szCs w:val="20"/>
          <w:lang w:val="en-US" w:eastAsia="zh-CN"/>
          <w:rPrChange w:id="614" w:author="成成" w:date="2025-09-18T14:50:38Z">
            <w:rPr>
              <w:rFonts w:hint="eastAsia" w:ascii="阿里巴巴普惠体 2.0 45 Light" w:hAnsi="阿里巴巴普惠体 2.0 45 Light" w:eastAsia="阿里巴巴普惠体 2.0 45 Light" w:cs="阿里巴巴普惠体 2.0 45 Light"/>
              <w:sz w:val="18"/>
              <w:szCs w:val="18"/>
              <w:lang w:val="en-US" w:eastAsia="zh-CN"/>
            </w:rPr>
          </w:rPrChange>
        </w:rPr>
        <w:t>航插实物图</w:t>
      </w:r>
      <w:bookmarkEnd w:id="96"/>
    </w:p>
    <w:p w14:paraId="7717F59F">
      <w:pPr>
        <w:pStyle w:val="91"/>
        <w:tabs>
          <w:tab w:val="left" w:pos="420"/>
        </w:tabs>
        <w:spacing w:line="360" w:lineRule="auto"/>
        <w:ind w:firstLine="708" w:firstLineChars="300"/>
        <w:rPr>
          <w:ins w:id="615" w:author="成成" w:date="2025-09-18T15:00:23Z"/>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灵巧手的</w:t>
      </w:r>
      <w:r>
        <w:rPr>
          <w:rFonts w:hint="eastAsia" w:ascii="阿里巴巴普惠体 2.0 45 Light" w:hAnsi="阿里巴巴普惠体 2.0 45 Light" w:eastAsia="阿里巴巴普惠体 2.0 45 Light" w:cs="阿里巴巴普惠体 2.0 45 Light"/>
          <w:lang w:val="en-US" w:eastAsia="zh-CN"/>
        </w:rPr>
        <w:t>外接线缆如下</w:t>
      </w:r>
      <w:ins w:id="616" w:author="成成" w:date="2025-09-18T14:53:09Z">
        <w:r>
          <w:rPr>
            <w:rFonts w:hint="eastAsia" w:ascii="阿里巴巴普惠体 2.0 45 Light" w:hAnsi="阿里巴巴普惠体 2.0 45 Light" w:eastAsia="阿里巴巴普惠体 2.0 45 Light" w:cs="阿里巴巴普惠体 2.0 45 Light"/>
            <w:lang w:val="en-US" w:eastAsia="zh-CN"/>
          </w:rPr>
          <w:fldChar w:fldCharType="begin"/>
        </w:r>
      </w:ins>
      <w:ins w:id="617" w:author="成成" w:date="2025-09-18T14:53:09Z">
        <w:r>
          <w:rPr>
            <w:rFonts w:hint="eastAsia" w:ascii="阿里巴巴普惠体 2.0 45 Light" w:hAnsi="阿里巴巴普惠体 2.0 45 Light" w:eastAsia="阿里巴巴普惠体 2.0 45 Light" w:cs="阿里巴巴普惠体 2.0 45 Light"/>
            <w:lang w:val="en-US" w:eastAsia="zh-CN"/>
          </w:rPr>
          <w:instrText xml:space="preserve"> REF _Ref25737 \h </w:instrText>
        </w:r>
      </w:ins>
      <w:ins w:id="618" w:author="成成" w:date="2025-09-18T14:53:09Z">
        <w:r>
          <w:rPr>
            <w:rFonts w:hint="eastAsia" w:ascii="阿里巴巴普惠体 2.0 45 Light" w:hAnsi="阿里巴巴普惠体 2.0 45 Light" w:eastAsia="阿里巴巴普惠体 2.0 45 Light" w:cs="阿里巴巴普惠体 2.0 45 Light"/>
            <w:lang w:val="en-US" w:eastAsia="zh-CN"/>
          </w:rPr>
          <w:fldChar w:fldCharType="separate"/>
        </w:r>
      </w:ins>
      <w:ins w:id="619" w:author="成成" w:date="2025-09-18T14:53:09Z">
        <w:r>
          <w:rPr>
            <w:rFonts w:hint="eastAsia" w:ascii="阿里巴巴普惠体 2.0 45 Light" w:hAnsi="阿里巴巴普惠体 2.0 45 Light" w:eastAsia="阿里巴巴普惠体 2.0 45 Light" w:cs="阿里巴巴普惠体 2.0 45 Light"/>
            <w:snapToGrid/>
            <w:color w:val="auto"/>
            <w:kern w:val="0"/>
            <w:sz w:val="24"/>
            <w:szCs w:val="24"/>
          </w:rPr>
          <w:t>图 3</w:t>
        </w:r>
      </w:ins>
      <w:ins w:id="620" w:author="成成" w:date="2025-09-18T14:53:09Z">
        <w:r>
          <w:rPr>
            <w:rFonts w:hint="eastAsia" w:ascii="阿里巴巴普惠体 2.0 45 Light" w:hAnsi="阿里巴巴普惠体 2.0 45 Light" w:eastAsia="阿里巴巴普惠体 2.0 45 Light" w:cs="阿里巴巴普惠体 2.0 45 Light"/>
            <w:lang w:val="en-US" w:eastAsia="zh-CN"/>
          </w:rPr>
          <w:fldChar w:fldCharType="end"/>
        </w:r>
      </w:ins>
    </w:p>
    <w:p w14:paraId="16268FEC">
      <w:pPr>
        <w:pStyle w:val="12"/>
        <w:tabs>
          <w:tab w:val="left" w:pos="420"/>
          <w:tab w:val="left" w:pos="851"/>
        </w:tabs>
        <w:ind w:firstLineChars="300"/>
        <w:rPr>
          <w:rFonts w:hint="eastAsia" w:ascii="阿里巴巴普惠体 2.0 45 Light" w:hAnsi="阿里巴巴普惠体 2.0 45 Light" w:eastAsia="阿里巴巴普惠体 2.0 45 Light" w:cs="阿里巴巴普惠体 2.0 45 Light"/>
          <w:kern w:val="0"/>
          <w:sz w:val="24"/>
          <w:lang w:val="en-US" w:eastAsia="zh-CN"/>
          <w:rPrChange w:id="622" w:author="成成" w:date="2025-09-18T16:11:27Z">
            <w:rPr>
              <w:rFonts w:hint="eastAsia" w:ascii="阿里巴巴普惠体 2.0 45 Light" w:hAnsi="阿里巴巴普惠体 2.0 45 Light" w:eastAsia="阿里巴巴普惠体 2.0 45 Light" w:cs="阿里巴巴普惠体 2.0 45 Light"/>
              <w:lang w:val="en-US" w:eastAsia="zh-CN"/>
            </w:rPr>
          </w:rPrChange>
        </w:rPr>
        <w:pPrChange w:id="621" w:author="成成" w:date="2025-09-18T15:03:37Z">
          <w:pPr>
            <w:pStyle w:val="91"/>
            <w:tabs>
              <w:tab w:val="left" w:pos="420"/>
            </w:tabs>
            <w:spacing w:line="360" w:lineRule="auto"/>
            <w:ind w:firstLine="708" w:firstLineChars="300"/>
          </w:pPr>
        </w:pPrChange>
      </w:pPr>
      <w:del w:id="623" w:author="成成" w:date="2025-09-18T14:52:28Z">
        <w:r>
          <w:rPr>
            <w:rFonts w:hint="eastAsia" w:ascii="阿里巴巴普惠体 2.0 45 Light" w:hAnsi="阿里巴巴普惠体 2.0 45 Light" w:eastAsia="阿里巴巴普惠体 2.0 45 Light" w:cs="阿里巴巴普惠体 2.0 45 Light"/>
            <w:kern w:val="0"/>
            <w:sz w:val="24"/>
            <w:lang w:val="en-US" w:eastAsia="zh-CN"/>
            <w:rPrChange w:id="624" w:author="成成" w:date="2025-09-18T16:11:27Z">
              <w:rPr>
                <w:rFonts w:hint="eastAsia" w:ascii="阿里巴巴普惠体 2.0 45 Light" w:hAnsi="阿里巴巴普惠体 2.0 45 Light" w:eastAsia="阿里巴巴普惠体 2.0 45 Light" w:cs="阿里巴巴普惠体 2.0 45 Light"/>
                <w:lang w:val="en-US" w:eastAsia="zh-CN"/>
              </w:rPr>
            </w:rPrChange>
          </w:rPr>
          <w:delText>图</w:delText>
        </w:r>
      </w:del>
      <w:del w:id="626" w:author="成成" w:date="2025-09-18T14:52:27Z">
        <w:r>
          <w:rPr>
            <w:rFonts w:hint="eastAsia" w:ascii="阿里巴巴普惠体 2.0 45 Light" w:hAnsi="阿里巴巴普惠体 2.0 45 Light" w:eastAsia="阿里巴巴普惠体 2.0 45 Light" w:cs="阿里巴巴普惠体 2.0 45 Light"/>
            <w:kern w:val="0"/>
            <w:sz w:val="24"/>
            <w:lang w:val="en-US" w:eastAsia="zh-CN"/>
            <w:rPrChange w:id="627" w:author="成成" w:date="2025-09-18T16:11:27Z">
              <w:rPr>
                <w:rFonts w:hint="eastAsia" w:ascii="阿里巴巴普惠体 2.0 45 Light" w:hAnsi="阿里巴巴普惠体 2.0 45 Light" w:eastAsia="阿里巴巴普惠体 2.0 45 Light" w:cs="阿里巴巴普惠体 2.0 45 Light"/>
                <w:lang w:val="en-US" w:eastAsia="zh-CN"/>
              </w:rPr>
            </w:rPrChange>
          </w:rPr>
          <w:delText>3</w:delText>
        </w:r>
      </w:del>
      <w:r>
        <w:rPr>
          <w:rFonts w:hint="eastAsia" w:ascii="阿里巴巴普惠体 2.0 45 Light" w:hAnsi="阿里巴巴普惠体 2.0 45 Light" w:eastAsia="阿里巴巴普惠体 2.0 45 Light" w:cs="阿里巴巴普惠体 2.0 45 Light"/>
          <w:kern w:val="0"/>
          <w:sz w:val="24"/>
          <w:lang w:val="en-US" w:eastAsia="zh-CN"/>
          <w:rPrChange w:id="629" w:author="成成" w:date="2025-09-18T16:11:27Z">
            <w:rPr>
              <w:rFonts w:hint="eastAsia" w:ascii="阿里巴巴普惠体 2.0 45 Light" w:hAnsi="阿里巴巴普惠体 2.0 45 Light" w:eastAsia="阿里巴巴普惠体 2.0 45 Light" w:cs="阿里巴巴普惠体 2.0 45 Light"/>
              <w:lang w:val="en-US" w:eastAsia="zh-CN"/>
            </w:rPr>
          </w:rPrChange>
        </w:rPr>
        <w:t>所示</w:t>
      </w:r>
      <w:r>
        <w:rPr>
          <w:rFonts w:hint="eastAsia" w:ascii="阿里巴巴普惠体 2.0 45 Light" w:hAnsi="阿里巴巴普惠体 2.0 45 Light" w:eastAsia="阿里巴巴普惠体 2.0 45 Light" w:cs="阿里巴巴普惠体 2.0 45 Light"/>
          <w:kern w:val="0"/>
          <w:sz w:val="24"/>
          <w:rPrChange w:id="630" w:author="成成" w:date="2025-09-18T16:11:27Z">
            <w:rPr>
              <w:rFonts w:hint="eastAsia" w:ascii="阿里巴巴普惠体 2.0 45 Light" w:hAnsi="阿里巴巴普惠体 2.0 45 Light" w:eastAsia="阿里巴巴普惠体 2.0 45 Light" w:cs="阿里巴巴普惠体 2.0 45 Light"/>
            </w:rPr>
          </w:rPrChange>
        </w:rPr>
        <w:t>，</w:t>
      </w:r>
      <w:r>
        <w:rPr>
          <w:rFonts w:hint="eastAsia" w:ascii="阿里巴巴普惠体 2.0 45 Light" w:hAnsi="阿里巴巴普惠体 2.0 45 Light" w:eastAsia="阿里巴巴普惠体 2.0 45 Light" w:cs="阿里巴巴普惠体 2.0 45 Light"/>
          <w:kern w:val="0"/>
          <w:sz w:val="24"/>
          <w:lang w:val="en-US" w:eastAsia="zh-CN"/>
          <w:rPrChange w:id="631" w:author="成成" w:date="2025-09-18T16:11:27Z">
            <w:rPr>
              <w:rFonts w:hint="eastAsia" w:ascii="阿里巴巴普惠体 2.0 45 Light" w:hAnsi="阿里巴巴普惠体 2.0 45 Light" w:eastAsia="阿里巴巴普惠体 2.0 45 Light" w:cs="阿里巴巴普惠体 2.0 45 Light"/>
              <w:lang w:val="en-US" w:eastAsia="zh-CN"/>
            </w:rPr>
          </w:rPrChange>
        </w:rPr>
        <w:t>线缆功能</w:t>
      </w:r>
      <w:r>
        <w:rPr>
          <w:rFonts w:hint="eastAsia" w:ascii="阿里巴巴普惠体 2.0 45 Light" w:hAnsi="阿里巴巴普惠体 2.0 45 Light" w:eastAsia="阿里巴巴普惠体 2.0 45 Light" w:cs="阿里巴巴普惠体 2.0 45 Light"/>
          <w:kern w:val="0"/>
          <w:sz w:val="24"/>
          <w:rPrChange w:id="632" w:author="成成" w:date="2025-09-18T16:11:27Z">
            <w:rPr>
              <w:rFonts w:hint="eastAsia" w:ascii="阿里巴巴普惠体 2.0 45 Light" w:hAnsi="阿里巴巴普惠体 2.0 45 Light" w:eastAsia="阿里巴巴普惠体 2.0 45 Light" w:cs="阿里巴巴普惠体 2.0 45 Light"/>
            </w:rPr>
          </w:rPrChange>
        </w:rPr>
        <w:t>定义如下</w:t>
      </w:r>
      <w:ins w:id="633" w:author="成成" w:date="2025-09-18T15:07:56Z">
        <w:r>
          <w:rPr>
            <w:rFonts w:hint="eastAsia" w:ascii="阿里巴巴普惠体 2.0 45 Light" w:hAnsi="阿里巴巴普惠体 2.0 45 Light" w:eastAsia="阿里巴巴普惠体 2.0 45 Light" w:cs="阿里巴巴普惠体 2.0 45 Light"/>
            <w:kern w:val="0"/>
            <w:sz w:val="24"/>
            <w:lang w:eastAsia="zh-CN"/>
            <w:rPrChange w:id="634" w:author="成成" w:date="2025-09-18T16:11:27Z">
              <w:rPr>
                <w:rFonts w:hint="eastAsia" w:ascii="阿里巴巴普惠体 2.0 45 Light" w:hAnsi="阿里巴巴普惠体 2.0 45 Light" w:eastAsia="阿里巴巴普惠体 2.0 45 Light" w:cs="阿里巴巴普惠体 2.0 45 Light"/>
                <w:lang w:eastAsia="zh-CN"/>
              </w:rPr>
            </w:rPrChange>
          </w:rPr>
          <w:fldChar w:fldCharType="begin"/>
        </w:r>
      </w:ins>
      <w:ins w:id="636" w:author="成成" w:date="2025-09-18T15:07:56Z">
        <w:r>
          <w:rPr>
            <w:rFonts w:hint="eastAsia" w:ascii="阿里巴巴普惠体 2.0 45 Light" w:hAnsi="阿里巴巴普惠体 2.0 45 Light" w:eastAsia="阿里巴巴普惠体 2.0 45 Light" w:cs="阿里巴巴普惠体 2.0 45 Light"/>
            <w:kern w:val="0"/>
            <w:sz w:val="24"/>
            <w:lang w:eastAsia="zh-CN"/>
            <w:rPrChange w:id="637" w:author="成成" w:date="2025-09-18T16:11:27Z">
              <w:rPr>
                <w:rFonts w:hint="eastAsia" w:ascii="阿里巴巴普惠体 2.0 45 Light" w:hAnsi="阿里巴巴普惠体 2.0 45 Light" w:eastAsia="阿里巴巴普惠体 2.0 45 Light" w:cs="阿里巴巴普惠体 2.0 45 Light"/>
                <w:lang w:eastAsia="zh-CN"/>
              </w:rPr>
            </w:rPrChange>
          </w:rPr>
          <w:instrText xml:space="preserve"> REF _Ref28633 \h </w:instrText>
        </w:r>
      </w:ins>
      <w:ins w:id="639" w:author="成成" w:date="2025-09-18T15:07:56Z">
        <w:r>
          <w:rPr>
            <w:rFonts w:hint="eastAsia" w:ascii="阿里巴巴普惠体 2.0 45 Light" w:hAnsi="阿里巴巴普惠体 2.0 45 Light" w:eastAsia="阿里巴巴普惠体 2.0 45 Light" w:cs="阿里巴巴普惠体 2.0 45 Light"/>
            <w:kern w:val="0"/>
            <w:sz w:val="24"/>
            <w:lang w:eastAsia="zh-CN"/>
            <w:rPrChange w:id="640" w:author="成成" w:date="2025-09-18T16:11:27Z">
              <w:rPr>
                <w:rFonts w:hint="eastAsia" w:ascii="阿里巴巴普惠体 2.0 45 Light" w:hAnsi="阿里巴巴普惠体 2.0 45 Light" w:eastAsia="阿里巴巴普惠体 2.0 45 Light" w:cs="阿里巴巴普惠体 2.0 45 Light"/>
                <w:lang w:eastAsia="zh-CN"/>
              </w:rPr>
            </w:rPrChange>
          </w:rPr>
          <w:fldChar w:fldCharType="separate"/>
        </w:r>
      </w:ins>
      <w:ins w:id="642" w:author="成成" w:date="2025-09-18T15:07:56Z">
        <w:r>
          <w:rPr>
            <w:rFonts w:hint="eastAsia" w:ascii="阿里巴巴普惠体 2.0 45 Light" w:hAnsi="阿里巴巴普惠体 2.0 45 Light" w:eastAsia="阿里巴巴普惠体 2.0 45 Light" w:cs="阿里巴巴普惠体 2.0 45 Light"/>
            <w:kern w:val="0"/>
            <w:sz w:val="24"/>
            <w:rPrChange w:id="643" w:author="成成" w:date="2025-09-18T16:11:27Z">
              <w:rPr/>
            </w:rPrChange>
          </w:rPr>
          <w:t>表 3</w:t>
        </w:r>
      </w:ins>
      <w:ins w:id="645" w:author="成成" w:date="2025-09-18T15:07:56Z">
        <w:r>
          <w:rPr>
            <w:rFonts w:hint="eastAsia" w:ascii="阿里巴巴普惠体 2.0 45 Light" w:hAnsi="阿里巴巴普惠体 2.0 45 Light" w:eastAsia="阿里巴巴普惠体 2.0 45 Light" w:cs="阿里巴巴普惠体 2.0 45 Light"/>
            <w:kern w:val="0"/>
            <w:sz w:val="24"/>
            <w:lang w:eastAsia="zh-CN"/>
            <w:rPrChange w:id="646" w:author="成成" w:date="2025-09-18T16:11:27Z">
              <w:rPr>
                <w:rFonts w:hint="eastAsia" w:ascii="阿里巴巴普惠体 2.0 45 Light" w:hAnsi="阿里巴巴普惠体 2.0 45 Light" w:eastAsia="阿里巴巴普惠体 2.0 45 Light" w:cs="阿里巴巴普惠体 2.0 45 Light"/>
                <w:lang w:eastAsia="zh-CN"/>
              </w:rPr>
            </w:rPrChange>
          </w:rPr>
          <w:fldChar w:fldCharType="end"/>
        </w:r>
      </w:ins>
      <w:del w:id="648" w:author="成成" w:date="2025-09-18T15:06:14Z">
        <w:r>
          <w:rPr>
            <w:rFonts w:hint="eastAsia" w:ascii="阿里巴巴普惠体 2.0 45 Light" w:hAnsi="阿里巴巴普惠体 2.0 45 Light" w:eastAsia="阿里巴巴普惠体 2.0 45 Light" w:cs="阿里巴巴普惠体 2.0 45 Light"/>
            <w:kern w:val="0"/>
            <w:sz w:val="24"/>
            <w:lang w:val="en-US" w:eastAsia="zh-CN"/>
            <w:rPrChange w:id="649" w:author="成成" w:date="2025-09-18T16:11:27Z">
              <w:rPr>
                <w:rFonts w:hint="eastAsia" w:ascii="阿里巴巴普惠体 2.0 45 Light" w:hAnsi="阿里巴巴普惠体 2.0 45 Light" w:eastAsia="阿里巴巴普惠体 2.0 45 Light" w:cs="阿里巴巴普惠体 2.0 45 Light"/>
                <w:lang w:val="en-US" w:eastAsia="zh-CN"/>
              </w:rPr>
            </w:rPrChange>
          </w:rPr>
          <w:delText>表3</w:delText>
        </w:r>
      </w:del>
      <w:r>
        <w:rPr>
          <w:rFonts w:hint="eastAsia" w:ascii="阿里巴巴普惠体 2.0 45 Light" w:hAnsi="阿里巴巴普惠体 2.0 45 Light" w:eastAsia="阿里巴巴普惠体 2.0 45 Light" w:cs="阿里巴巴普惠体 2.0 45 Light"/>
          <w:kern w:val="0"/>
          <w:sz w:val="24"/>
          <w:lang w:val="en-US" w:eastAsia="zh-CN"/>
          <w:rPrChange w:id="651" w:author="成成" w:date="2025-09-18T16:11:27Z">
            <w:rPr>
              <w:rFonts w:hint="eastAsia" w:ascii="阿里巴巴普惠体 2.0 45 Light" w:hAnsi="阿里巴巴普惠体 2.0 45 Light" w:eastAsia="阿里巴巴普惠体 2.0 45 Light" w:cs="阿里巴巴普惠体 2.0 45 Light"/>
              <w:lang w:val="en-US" w:eastAsia="zh-CN"/>
            </w:rPr>
          </w:rPrChange>
        </w:rPr>
        <w:t>所示</w:t>
      </w:r>
    </w:p>
    <w:p w14:paraId="59B08C7E">
      <w:pPr>
        <w:pStyle w:val="91"/>
        <w:tabs>
          <w:tab w:val="left" w:pos="420"/>
        </w:tabs>
        <w:spacing w:line="360" w:lineRule="auto"/>
        <w:ind w:left="0" w:leftChars="0" w:firstLine="0" w:firstLineChars="0"/>
        <w:jc w:val="center"/>
        <w:rPr>
          <w:rFonts w:hint="default" w:ascii="阿里巴巴普惠体 2.0 45 Light" w:hAnsi="阿里巴巴普惠体 2.0 45 Light" w:eastAsia="阿里巴巴普惠体 2.0 45 Light" w:cs="阿里巴巴普惠体 2.0 45 Light"/>
          <w:lang w:val="en-US" w:eastAsia="zh-CN"/>
        </w:rPr>
      </w:pPr>
      <w:del w:id="652" w:author="成成" w:date="2025-09-18T15:08:36Z">
        <w:r>
          <w:rPr>
            <w:rFonts w:hint="eastAsia" w:ascii="阿里巴巴普惠体 2.0 45 Light" w:hAnsi="阿里巴巴普惠体 2.0 45 Light" w:eastAsia="阿里巴巴普惠体 2.0 45 Light" w:cs="阿里巴巴普惠体 2.0 45 Light"/>
            <w:lang w:val="en-US" w:eastAsia="zh-CN"/>
          </w:rPr>
          <w:delText>表3</w:delText>
        </w:r>
      </w:del>
      <w:ins w:id="653" w:author="成成" w:date="2025-09-18T15:07:46Z">
        <w:bookmarkStart w:id="97" w:name="_Ref28633"/>
        <w:r>
          <w:rPr/>
          <w:t xml:space="preserve">表 </w:t>
        </w:r>
      </w:ins>
      <w:ins w:id="654" w:author="成成" w:date="2025-09-18T15:07:46Z">
        <w:r>
          <w:rPr/>
          <w:fldChar w:fldCharType="begin"/>
        </w:r>
      </w:ins>
      <w:ins w:id="655" w:author="成成" w:date="2025-09-18T15:07:46Z">
        <w:r>
          <w:rPr/>
          <w:instrText xml:space="preserve"> SEQ 表 \* ARABIC </w:instrText>
        </w:r>
      </w:ins>
      <w:ins w:id="656" w:author="成成" w:date="2025-09-18T15:07:46Z">
        <w:r>
          <w:rPr/>
          <w:fldChar w:fldCharType="separate"/>
        </w:r>
      </w:ins>
      <w:ins w:id="657" w:author="成成" w:date="2025-09-18T16:08:19Z">
        <w:r>
          <w:rPr/>
          <w:t>3</w:t>
        </w:r>
      </w:ins>
      <w:ins w:id="658" w:author="成成" w:date="2025-09-18T15:07:46Z">
        <w:r>
          <w:rPr/>
          <w:fldChar w:fldCharType="end"/>
        </w:r>
        <w:bookmarkEnd w:id="97"/>
      </w:ins>
      <w:r>
        <w:rPr>
          <w:rFonts w:hint="eastAsia" w:ascii="阿里巴巴普惠体 2.0 45 Light" w:hAnsi="阿里巴巴普惠体 2.0 45 Light" w:eastAsia="阿里巴巴普惠体 2.0 45 Light" w:cs="阿里巴巴普惠体 2.0 45 Light"/>
          <w:lang w:val="en-US" w:eastAsia="zh-CN"/>
        </w:rPr>
        <w:t>线缆功能定义</w:t>
      </w:r>
    </w:p>
    <w:tbl>
      <w:tblPr>
        <w:tblStyle w:val="25"/>
        <w:tblW w:w="71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14"/>
        <w:gridCol w:w="3192"/>
      </w:tblGrid>
      <w:tr w14:paraId="64448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914" w:type="dxa"/>
          </w:tcPr>
          <w:p w14:paraId="4BE53580">
            <w:pPr>
              <w:pStyle w:val="91"/>
              <w:tabs>
                <w:tab w:val="left" w:pos="420"/>
              </w:tabs>
              <w:spacing w:line="360" w:lineRule="auto"/>
              <w:ind w:firstLine="0" w:firstLineChars="0"/>
              <w:jc w:val="center"/>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线缆描述</w:t>
            </w:r>
          </w:p>
        </w:tc>
        <w:tc>
          <w:tcPr>
            <w:tcW w:w="3192" w:type="dxa"/>
          </w:tcPr>
          <w:p w14:paraId="2E25B47C">
            <w:pPr>
              <w:pStyle w:val="91"/>
              <w:tabs>
                <w:tab w:val="left" w:pos="420"/>
              </w:tabs>
              <w:spacing w:line="360" w:lineRule="auto"/>
              <w:ind w:firstLine="0" w:firstLineChars="0"/>
              <w:jc w:val="center"/>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功能定义</w:t>
            </w:r>
          </w:p>
        </w:tc>
      </w:tr>
      <w:tr w14:paraId="13BC0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4" w:type="dxa"/>
          </w:tcPr>
          <w:p w14:paraId="5F138AAD">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en-US" w:eastAsia="zh-CN"/>
              </w:rPr>
              <w:t>白</w:t>
            </w:r>
          </w:p>
        </w:tc>
        <w:tc>
          <w:tcPr>
            <w:tcW w:w="3192" w:type="dxa"/>
          </w:tcPr>
          <w:p w14:paraId="0528C1CE">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rPr>
            </w:pPr>
            <w:r>
              <w:rPr>
                <w:rFonts w:hint="eastAsia" w:ascii="阿里巴巴普惠体 2.0 45 Light" w:hAnsi="阿里巴巴普惠体 2.0 45 Light" w:eastAsia="阿里巴巴普惠体 2.0 45 Light" w:cs="阿里巴巴普惠体 2.0 45 Light"/>
                <w:color w:val="auto"/>
                <w:sz w:val="24"/>
                <w:szCs w:val="24"/>
                <w:lang w:val="zh-CN"/>
              </w:rPr>
              <w:t>TX+ (数据发送正端)</w:t>
            </w:r>
          </w:p>
        </w:tc>
      </w:tr>
      <w:tr w14:paraId="1F768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4" w:type="dxa"/>
          </w:tcPr>
          <w:p w14:paraId="09661E3E">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en-US" w:eastAsia="zh-CN"/>
              </w:rPr>
              <w:t>蓝</w:t>
            </w:r>
          </w:p>
        </w:tc>
        <w:tc>
          <w:tcPr>
            <w:tcW w:w="3192" w:type="dxa"/>
          </w:tcPr>
          <w:p w14:paraId="12CBB558">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rPr>
            </w:pPr>
            <w:r>
              <w:rPr>
                <w:rFonts w:hint="eastAsia" w:ascii="阿里巴巴普惠体 2.0 45 Light" w:hAnsi="阿里巴巴普惠体 2.0 45 Light" w:eastAsia="阿里巴巴普惠体 2.0 45 Light" w:cs="阿里巴巴普惠体 2.0 45 Light"/>
                <w:color w:val="auto"/>
                <w:sz w:val="24"/>
                <w:szCs w:val="24"/>
                <w:lang w:val="zh-CN"/>
              </w:rPr>
              <w:t>TX- (数据发送负端)</w:t>
            </w:r>
          </w:p>
        </w:tc>
      </w:tr>
      <w:tr w14:paraId="1D9A6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4" w:type="dxa"/>
          </w:tcPr>
          <w:p w14:paraId="6C2DD699">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en-US" w:eastAsia="zh-CN"/>
              </w:rPr>
              <w:t>红（细）</w:t>
            </w:r>
          </w:p>
        </w:tc>
        <w:tc>
          <w:tcPr>
            <w:tcW w:w="3192" w:type="dxa"/>
          </w:tcPr>
          <w:p w14:paraId="5D388BA7">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rPr>
            </w:pPr>
            <w:r>
              <w:rPr>
                <w:rFonts w:hint="eastAsia" w:ascii="阿里巴巴普惠体 2.0 45 Light" w:hAnsi="阿里巴巴普惠体 2.0 45 Light" w:eastAsia="阿里巴巴普惠体 2.0 45 Light" w:cs="阿里巴巴普惠体 2.0 45 Light"/>
                <w:color w:val="auto"/>
                <w:sz w:val="24"/>
                <w:szCs w:val="24"/>
                <w:lang w:val="zh-CN"/>
              </w:rPr>
              <w:t>RX+ (数据接受正端)</w:t>
            </w:r>
          </w:p>
        </w:tc>
      </w:tr>
      <w:tr w14:paraId="6672A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4" w:type="dxa"/>
          </w:tcPr>
          <w:p w14:paraId="64BF9A8E">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en-US" w:eastAsia="zh-CN"/>
              </w:rPr>
              <w:t>黑（细）</w:t>
            </w:r>
          </w:p>
        </w:tc>
        <w:tc>
          <w:tcPr>
            <w:tcW w:w="3192" w:type="dxa"/>
          </w:tcPr>
          <w:p w14:paraId="15C9F4FD">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rPr>
            </w:pPr>
            <w:r>
              <w:rPr>
                <w:rFonts w:hint="eastAsia" w:ascii="阿里巴巴普惠体 2.0 45 Light" w:hAnsi="阿里巴巴普惠体 2.0 45 Light" w:eastAsia="阿里巴巴普惠体 2.0 45 Light" w:cs="阿里巴巴普惠体 2.0 45 Light"/>
                <w:color w:val="auto"/>
                <w:sz w:val="24"/>
                <w:szCs w:val="24"/>
                <w:lang w:val="zh-CN"/>
              </w:rPr>
              <w:t>RX- (数据接受负端)</w:t>
            </w:r>
          </w:p>
        </w:tc>
      </w:tr>
      <w:tr w14:paraId="13DB4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4" w:type="dxa"/>
          </w:tcPr>
          <w:p w14:paraId="50459BE2">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en-US" w:eastAsia="zh-CN"/>
              </w:rPr>
              <w:t>黄</w:t>
            </w:r>
          </w:p>
        </w:tc>
        <w:tc>
          <w:tcPr>
            <w:tcW w:w="3192" w:type="dxa"/>
          </w:tcPr>
          <w:p w14:paraId="62CDDE4A">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rPr>
            </w:pPr>
            <w:r>
              <w:rPr>
                <w:rFonts w:hint="eastAsia" w:ascii="阿里巴巴普惠体 2.0 45 Light" w:hAnsi="阿里巴巴普惠体 2.0 45 Light" w:eastAsia="阿里巴巴普惠体 2.0 45 Light" w:cs="阿里巴巴普惠体 2.0 45 Light"/>
                <w:color w:val="auto"/>
                <w:sz w:val="24"/>
                <w:szCs w:val="24"/>
                <w:lang w:val="en-US" w:eastAsia="zh-CN"/>
              </w:rPr>
              <w:t>485_A/CANFD_H</w:t>
            </w:r>
          </w:p>
        </w:tc>
      </w:tr>
      <w:tr w14:paraId="50EA2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4" w:type="dxa"/>
          </w:tcPr>
          <w:p w14:paraId="10A12F2B">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en-US" w:eastAsia="zh-CN"/>
              </w:rPr>
              <w:t>绿</w:t>
            </w:r>
          </w:p>
        </w:tc>
        <w:tc>
          <w:tcPr>
            <w:tcW w:w="3192" w:type="dxa"/>
          </w:tcPr>
          <w:p w14:paraId="6E38C91C">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rPr>
            </w:pPr>
            <w:r>
              <w:rPr>
                <w:rFonts w:hint="eastAsia" w:ascii="阿里巴巴普惠体 2.0 45 Light" w:hAnsi="阿里巴巴普惠体 2.0 45 Light" w:eastAsia="阿里巴巴普惠体 2.0 45 Light" w:cs="阿里巴巴普惠体 2.0 45 Light"/>
                <w:color w:val="auto"/>
                <w:sz w:val="24"/>
                <w:szCs w:val="24"/>
                <w:lang w:val="en-US" w:eastAsia="zh-CN"/>
              </w:rPr>
              <w:t>485_B/CANFD_L</w:t>
            </w:r>
          </w:p>
        </w:tc>
      </w:tr>
      <w:tr w14:paraId="617A0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4" w:type="dxa"/>
          </w:tcPr>
          <w:p w14:paraId="1AE92074">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en-US" w:eastAsia="zh-CN"/>
              </w:rPr>
              <w:t>红（粗）</w:t>
            </w:r>
          </w:p>
        </w:tc>
        <w:tc>
          <w:tcPr>
            <w:tcW w:w="3192" w:type="dxa"/>
          </w:tcPr>
          <w:p w14:paraId="7C55EEBA">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en-US" w:eastAsia="zh-CN"/>
              </w:rPr>
              <w:t>VCC（24-48V）</w:t>
            </w:r>
          </w:p>
        </w:tc>
      </w:tr>
      <w:tr w14:paraId="717D0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4" w:type="dxa"/>
          </w:tcPr>
          <w:p w14:paraId="5168E9B1">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en-US" w:eastAsia="zh-CN"/>
              </w:rPr>
              <w:t>黑（粗）</w:t>
            </w:r>
          </w:p>
        </w:tc>
        <w:tc>
          <w:tcPr>
            <w:tcW w:w="3192" w:type="dxa"/>
          </w:tcPr>
          <w:p w14:paraId="0FD3047E">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en-US" w:eastAsia="zh-CN"/>
              </w:rPr>
              <w:t>GND</w:t>
            </w:r>
          </w:p>
        </w:tc>
      </w:tr>
    </w:tbl>
    <w:p w14:paraId="3150937C">
      <w:pPr>
        <w:jc w:val="center"/>
        <w:rPr>
          <w:rFonts w:hint="eastAsia" w:ascii="阿里巴巴普惠体 2.0 45 Light" w:hAnsi="阿里巴巴普惠体 2.0 45 Light" w:eastAsia="阿里巴巴普惠体 2.0 45 Light" w:cs="阿里巴巴普惠体 2.0 45 Light"/>
          <w:sz w:val="21"/>
          <w:szCs w:val="21"/>
          <w:lang w:bidi="ar"/>
        </w:rPr>
      </w:pPr>
    </w:p>
    <w:p w14:paraId="19689649">
      <w:pPr>
        <w:pStyle w:val="12"/>
        <w:jc w:val="center"/>
        <w:rPr>
          <w:rFonts w:hint="eastAsia" w:ascii="阿里巴巴普惠体 2.0 45 Light" w:hAnsi="阿里巴巴普惠体 2.0 45 Light" w:eastAsia="阿里巴巴普惠体 2.0 45 Light" w:cs="阿里巴巴普惠体 2.0 45 Light"/>
        </w:rPr>
        <w:pPrChange w:id="659" w:author="成成" w:date="2025-09-18T14:52:18Z">
          <w:pPr>
            <w:jc w:val="center"/>
          </w:pPr>
        </w:pPrChange>
      </w:pPr>
      <w:r>
        <w:rPr>
          <w:rFonts w:hint="eastAsia" w:ascii="阿里巴巴普惠体 2.0 45 Light" w:hAnsi="阿里巴巴普惠体 2.0 45 Light" w:eastAsia="阿里巴巴普惠体 2.0 45 Light" w:cs="阿里巴巴普惠体 2.0 45 Light"/>
        </w:rPr>
        <w:drawing>
          <wp:inline distT="0" distB="0" distL="114300" distR="114300">
            <wp:extent cx="2158365" cy="2799715"/>
            <wp:effectExtent l="0" t="0" r="13335" b="63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6"/>
                    <a:stretch>
                      <a:fillRect/>
                    </a:stretch>
                  </pic:blipFill>
                  <pic:spPr>
                    <a:xfrm>
                      <a:off x="0" y="0"/>
                      <a:ext cx="2158365" cy="2799715"/>
                    </a:xfrm>
                    <a:prstGeom prst="rect">
                      <a:avLst/>
                    </a:prstGeom>
                    <a:noFill/>
                    <a:ln>
                      <a:noFill/>
                    </a:ln>
                  </pic:spPr>
                </pic:pic>
              </a:graphicData>
            </a:graphic>
          </wp:inline>
        </w:drawing>
      </w:r>
    </w:p>
    <w:p w14:paraId="14C10DE6">
      <w:pPr>
        <w:pStyle w:val="33"/>
        <w:ind w:firstLine="470"/>
        <w:rPr>
          <w:rFonts w:hint="eastAsia" w:ascii="阿里巴巴普惠体 2.0 45 Light" w:hAnsi="阿里巴巴普惠体 2.0 45 Light" w:eastAsia="阿里巴巴普惠体 2.0 45 Light" w:cs="阿里巴巴普惠体 2.0 45 Light"/>
          <w:snapToGrid/>
          <w:color w:val="auto"/>
          <w:kern w:val="0"/>
          <w:sz w:val="24"/>
          <w:szCs w:val="24"/>
          <w:rPrChange w:id="660" w:author="成成" w:date="2025-09-18T14:52:06Z">
            <w:rPr>
              <w:rFonts w:hint="eastAsia" w:ascii="阿里巴巴普惠体 2.0 45 Light" w:hAnsi="阿里巴巴普惠体 2.0 45 Light" w:eastAsia="阿里巴巴普惠体 2.0 45 Light" w:cs="阿里巴巴普惠体 2.0 45 Light"/>
            </w:rPr>
          </w:rPrChange>
        </w:rPr>
      </w:pPr>
      <w:ins w:id="661" w:author="成成" w:date="2025-09-18T14:51:54Z">
        <w:bookmarkStart w:id="98" w:name="_Ref25737"/>
        <w:r>
          <w:rPr>
            <w:rFonts w:hint="eastAsia" w:ascii="阿里巴巴普惠体 2.0 45 Light" w:hAnsi="阿里巴巴普惠体 2.0 45 Light" w:eastAsia="阿里巴巴普惠体 2.0 45 Light" w:cs="阿里巴巴普惠体 2.0 45 Light"/>
            <w:snapToGrid/>
            <w:color w:val="auto"/>
            <w:kern w:val="0"/>
            <w:sz w:val="24"/>
            <w:szCs w:val="24"/>
            <w:rPrChange w:id="662" w:author="成成" w:date="2025-09-18T14:52:06Z">
              <w:rPr/>
            </w:rPrChange>
          </w:rPr>
          <w:t xml:space="preserve">图 </w:t>
        </w:r>
      </w:ins>
      <w:ins w:id="664" w:author="成成" w:date="2025-09-18T14:51:54Z">
        <w:r>
          <w:rPr>
            <w:rFonts w:hint="eastAsia" w:ascii="阿里巴巴普惠体 2.0 45 Light" w:hAnsi="阿里巴巴普惠体 2.0 45 Light" w:eastAsia="阿里巴巴普惠体 2.0 45 Light" w:cs="阿里巴巴普惠体 2.0 45 Light"/>
            <w:snapToGrid/>
            <w:color w:val="auto"/>
            <w:kern w:val="0"/>
            <w:sz w:val="24"/>
            <w:szCs w:val="24"/>
            <w:rPrChange w:id="665" w:author="成成" w:date="2025-09-18T14:52:06Z">
              <w:rPr/>
            </w:rPrChange>
          </w:rPr>
          <w:fldChar w:fldCharType="begin"/>
        </w:r>
      </w:ins>
      <w:ins w:id="667" w:author="成成" w:date="2025-09-18T14:51:54Z">
        <w:r>
          <w:rPr>
            <w:rFonts w:hint="eastAsia" w:ascii="阿里巴巴普惠体 2.0 45 Light" w:hAnsi="阿里巴巴普惠体 2.0 45 Light" w:eastAsia="阿里巴巴普惠体 2.0 45 Light" w:cs="阿里巴巴普惠体 2.0 45 Light"/>
            <w:snapToGrid/>
            <w:color w:val="auto"/>
            <w:kern w:val="0"/>
            <w:sz w:val="24"/>
            <w:szCs w:val="24"/>
            <w:rPrChange w:id="668" w:author="成成" w:date="2025-09-18T14:52:06Z">
              <w:rPr/>
            </w:rPrChange>
          </w:rPr>
          <w:instrText xml:space="preserve"> SEQ 图 \* ARABIC </w:instrText>
        </w:r>
      </w:ins>
      <w:ins w:id="670" w:author="成成" w:date="2025-09-18T14:51:54Z">
        <w:r>
          <w:rPr>
            <w:rFonts w:hint="eastAsia" w:ascii="阿里巴巴普惠体 2.0 45 Light" w:hAnsi="阿里巴巴普惠体 2.0 45 Light" w:eastAsia="阿里巴巴普惠体 2.0 45 Light" w:cs="阿里巴巴普惠体 2.0 45 Light"/>
            <w:snapToGrid/>
            <w:color w:val="auto"/>
            <w:kern w:val="0"/>
            <w:sz w:val="24"/>
            <w:szCs w:val="24"/>
            <w:rPrChange w:id="671" w:author="成成" w:date="2025-09-18T14:52:06Z">
              <w:rPr/>
            </w:rPrChange>
          </w:rPr>
          <w:fldChar w:fldCharType="separate"/>
        </w:r>
      </w:ins>
      <w:ins w:id="673" w:author="成成" w:date="2025-09-18T16:08:19Z">
        <w:r>
          <w:rPr>
            <w:rFonts w:hint="eastAsia" w:ascii="阿里巴巴普惠体 2.0 45 Light" w:hAnsi="阿里巴巴普惠体 2.0 45 Light" w:eastAsia="阿里巴巴普惠体 2.0 45 Light" w:cs="阿里巴巴普惠体 2.0 45 Light"/>
            <w:snapToGrid/>
            <w:color w:val="auto"/>
            <w:kern w:val="0"/>
            <w:sz w:val="24"/>
            <w:szCs w:val="24"/>
          </w:rPr>
          <w:t>3</w:t>
        </w:r>
      </w:ins>
      <w:ins w:id="674" w:author="成成" w:date="2025-09-18T14:51:54Z">
        <w:r>
          <w:rPr>
            <w:rFonts w:hint="eastAsia" w:ascii="阿里巴巴普惠体 2.0 45 Light" w:hAnsi="阿里巴巴普惠体 2.0 45 Light" w:eastAsia="阿里巴巴普惠体 2.0 45 Light" w:cs="阿里巴巴普惠体 2.0 45 Light"/>
            <w:snapToGrid/>
            <w:color w:val="auto"/>
            <w:kern w:val="0"/>
            <w:sz w:val="24"/>
            <w:szCs w:val="24"/>
            <w:rPrChange w:id="675" w:author="成成" w:date="2025-09-18T14:52:06Z">
              <w:rPr/>
            </w:rPrChange>
          </w:rPr>
          <w:fldChar w:fldCharType="end"/>
        </w:r>
        <w:bookmarkEnd w:id="98"/>
      </w:ins>
      <w:del w:id="677" w:author="成成" w:date="2025-09-18T14:51:45Z">
        <w:r>
          <w:rPr>
            <w:rFonts w:hint="eastAsia" w:ascii="阿里巴巴普惠体 2.0 45 Light" w:hAnsi="阿里巴巴普惠体 2.0 45 Light" w:eastAsia="阿里巴巴普惠体 2.0 45 Light" w:cs="阿里巴巴普惠体 2.0 45 Light"/>
            <w:snapToGrid/>
            <w:color w:val="auto"/>
            <w:kern w:val="0"/>
            <w:sz w:val="24"/>
            <w:szCs w:val="24"/>
            <w:rPrChange w:id="678" w:author="成成" w:date="2025-09-18T14:52:06Z">
              <w:rPr>
                <w:rFonts w:hint="eastAsia" w:ascii="阿里巴巴普惠体 2.0 45 Light" w:hAnsi="阿里巴巴普惠体 2.0 45 Light" w:eastAsia="阿里巴巴普惠体 2.0 45 Light" w:cs="阿里巴巴普惠体 2.0 45 Light"/>
              </w:rPr>
            </w:rPrChange>
          </w:rPr>
          <w:delText>图</w:delText>
        </w:r>
      </w:del>
      <w:del w:id="680" w:author="成成" w:date="2025-09-18T14:51:45Z">
        <w:r>
          <w:rPr>
            <w:rFonts w:hint="eastAsia" w:ascii="阿里巴巴普惠体 2.0 45 Light" w:hAnsi="阿里巴巴普惠体 2.0 45 Light" w:eastAsia="阿里巴巴普惠体 2.0 45 Light" w:cs="阿里巴巴普惠体 2.0 45 Light"/>
            <w:snapToGrid/>
            <w:color w:val="auto"/>
            <w:kern w:val="0"/>
            <w:sz w:val="24"/>
            <w:szCs w:val="24"/>
            <w:lang w:val="en-US" w:eastAsia="zh-CN"/>
            <w:rPrChange w:id="681" w:author="成成" w:date="2025-09-18T14:52:06Z">
              <w:rPr>
                <w:rFonts w:hint="eastAsia" w:ascii="阿里巴巴普惠体 2.0 45 Light" w:hAnsi="阿里巴巴普惠体 2.0 45 Light" w:eastAsia="阿里巴巴普惠体 2.0 45 Light" w:cs="阿里巴巴普惠体 2.0 45 Light"/>
                <w:lang w:val="en-US" w:eastAsia="zh-CN"/>
              </w:rPr>
            </w:rPrChange>
          </w:rPr>
          <w:delText>3</w:delText>
        </w:r>
      </w:del>
      <w:r>
        <w:rPr>
          <w:rFonts w:hint="eastAsia" w:ascii="阿里巴巴普惠体 2.0 45 Light" w:hAnsi="阿里巴巴普惠体 2.0 45 Light" w:eastAsia="阿里巴巴普惠体 2.0 45 Light" w:cs="阿里巴巴普惠体 2.0 45 Light"/>
          <w:snapToGrid/>
          <w:color w:val="auto"/>
          <w:kern w:val="0"/>
          <w:sz w:val="24"/>
          <w:szCs w:val="24"/>
          <w:rPrChange w:id="683" w:author="成成" w:date="2025-09-18T14:52:06Z">
            <w:rPr>
              <w:rFonts w:hint="eastAsia" w:ascii="阿里巴巴普惠体 2.0 45 Light" w:hAnsi="阿里巴巴普惠体 2.0 45 Light" w:eastAsia="阿里巴巴普惠体 2.0 45 Light" w:cs="阿里巴巴普惠体 2.0 45 Light"/>
            </w:rPr>
          </w:rPrChange>
        </w:rPr>
        <w:t xml:space="preserve"> 接口描述</w:t>
      </w:r>
    </w:p>
    <w:p w14:paraId="1EE80EBC">
      <w:pPr>
        <w:ind w:firstLine="472" w:firstLineChars="200"/>
        <w:jc w:val="both"/>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线缆接口定义：1-航插接口，连接灵巧手法兰航插</w:t>
      </w:r>
    </w:p>
    <w:p w14:paraId="7CE6D71F">
      <w:pPr>
        <w:numPr>
          <w:ilvl w:val="0"/>
          <w:numId w:val="21"/>
        </w:numPr>
        <w:ind w:left="2115" w:firstLine="0" w:firstLineChars="0"/>
        <w:jc w:val="both"/>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网络接口，连接网线</w:t>
      </w:r>
    </w:p>
    <w:p w14:paraId="3CD47FB8">
      <w:pPr>
        <w:numPr>
          <w:ilvl w:val="0"/>
          <w:numId w:val="21"/>
        </w:numPr>
        <w:ind w:left="2115" w:firstLine="0" w:firstLineChars="0"/>
        <w:jc w:val="both"/>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CANFD/RS485接口</w:t>
      </w:r>
    </w:p>
    <w:p w14:paraId="109D4C74">
      <w:pPr>
        <w:numPr>
          <w:ilvl w:val="0"/>
          <w:numId w:val="21"/>
        </w:numPr>
        <w:spacing w:line="360" w:lineRule="auto"/>
        <w:ind w:left="2115"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电源接口</w:t>
      </w:r>
    </w:p>
    <w:p w14:paraId="38138FAB">
      <w:pPr>
        <w:pStyle w:val="5"/>
        <w:numPr>
          <w:ilvl w:val="2"/>
          <w:numId w:val="20"/>
        </w:numPr>
        <w:ind w:left="720" w:leftChars="0" w:hanging="323"/>
        <w:rPr>
          <w:rFonts w:hint="eastAsia" w:ascii="阿里巴巴普惠体 2.0 45 Light" w:hAnsi="阿里巴巴普惠体 2.0 45 Light" w:eastAsia="阿里巴巴普惠体 2.0 45 Light" w:cs="阿里巴巴普惠体 2.0 45 Light"/>
        </w:rPr>
      </w:pPr>
      <w:bookmarkStart w:id="99" w:name="_Toc195"/>
      <w:bookmarkStart w:id="100" w:name="_Toc17126"/>
      <w:bookmarkStart w:id="101" w:name="_Toc21939190"/>
      <w:bookmarkStart w:id="102" w:name="_Toc31574"/>
      <w:bookmarkStart w:id="103" w:name="_Toc13471"/>
      <w:bookmarkStart w:id="104" w:name="_Toc2310"/>
      <w:bookmarkStart w:id="105" w:name="_Toc19362"/>
      <w:bookmarkStart w:id="106" w:name="_Toc21110"/>
      <w:bookmarkStart w:id="107" w:name="_Toc9232"/>
      <w:bookmarkStart w:id="108" w:name="_Toc26547"/>
      <w:bookmarkStart w:id="109" w:name="_Toc6689"/>
      <w:bookmarkStart w:id="110" w:name="_Toc6865"/>
      <w:bookmarkStart w:id="111" w:name="_Toc277682171"/>
      <w:r>
        <w:rPr>
          <w:rFonts w:hint="eastAsia" w:ascii="阿里巴巴普惠体 2.0 45 Light" w:hAnsi="阿里巴巴普惠体 2.0 45 Light" w:eastAsia="阿里巴巴普惠体 2.0 45 Light" w:cs="阿里巴巴普惠体 2.0 45 Light"/>
        </w:rPr>
        <w:t>通信方式</w:t>
      </w:r>
      <w:bookmarkEnd w:id="99"/>
      <w:bookmarkEnd w:id="100"/>
      <w:bookmarkEnd w:id="101"/>
      <w:bookmarkEnd w:id="102"/>
      <w:bookmarkEnd w:id="103"/>
      <w:bookmarkEnd w:id="104"/>
      <w:bookmarkEnd w:id="105"/>
      <w:bookmarkEnd w:id="106"/>
      <w:bookmarkEnd w:id="107"/>
      <w:bookmarkEnd w:id="108"/>
      <w:bookmarkEnd w:id="109"/>
      <w:bookmarkEnd w:id="110"/>
    </w:p>
    <w:p w14:paraId="7C7BFC5A">
      <w:pPr>
        <w:pStyle w:val="32"/>
        <w:ind w:firstLine="47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灵巧手使用RS485</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CANFD</w:t>
      </w:r>
      <w:r>
        <w:rPr>
          <w:rFonts w:hint="eastAsia" w:ascii="阿里巴巴普惠体 2.0 45 Light" w:hAnsi="阿里巴巴普惠体 2.0 45 Light" w:eastAsia="阿里巴巴普惠体 2.0 45 Light" w:cs="阿里巴巴普惠体 2.0 45 Light"/>
        </w:rPr>
        <w:t>接口时，经过一定的转换电路可以实现254只灵巧手并接在同一条总线上</w:t>
      </w:r>
      <w:r>
        <w:rPr>
          <w:rFonts w:hint="eastAsia" w:ascii="阿里巴巴普惠体 2.0 45 Light" w:hAnsi="阿里巴巴普惠体 2.0 45 Light" w:eastAsia="阿里巴巴普惠体 2.0 45 Light" w:cs="阿里巴巴普惠体 2.0 45 Light"/>
          <w:lang w:val="en-US" w:eastAsia="zh-CN"/>
        </w:rPr>
        <w:t>。</w:t>
      </w:r>
    </w:p>
    <w:p w14:paraId="420E748C">
      <w:pPr>
        <w:pStyle w:val="32"/>
        <w:ind w:firstLine="47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灵巧手在使用EtherCAT接口时，根据EtherCAT通讯机制可以实现多个灵巧手的总线控制。</w:t>
      </w:r>
    </w:p>
    <w:p w14:paraId="1B1B03E9">
      <w:pPr>
        <w:pStyle w:val="32"/>
        <w:ind w:firstLine="470"/>
        <w:rPr>
          <w:del w:id="684" w:author="成成" w:date="2025-09-18T16:11:38Z"/>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灵巧手的通信指令和寄存器对产品用户开放，可通过以上接口与用户的上位机（控制器或通用计算机）连接。用户可以采用PC或者嵌入式控制器通过以上接口对灵巧手进行参数配置以及运动控制</w:t>
      </w:r>
      <w:r>
        <w:rPr>
          <w:rFonts w:hint="eastAsia" w:ascii="阿里巴巴普惠体 2.0 45 Light" w:hAnsi="阿里巴巴普惠体 2.0 45 Light" w:eastAsia="阿里巴巴普惠体 2.0 45 Light" w:cs="阿里巴巴普惠体 2.0 45 Light"/>
          <w:lang w:eastAsia="zh-CN"/>
        </w:rPr>
        <w:t>。</w:t>
      </w:r>
    </w:p>
    <w:bookmarkEnd w:id="93"/>
    <w:bookmarkEnd w:id="111"/>
    <w:p w14:paraId="1B1B03E9">
      <w:pPr>
        <w:pStyle w:val="32"/>
        <w:ind w:firstLine="470"/>
        <w:rPr>
          <w:ins w:id="686" w:author="成成" w:date="2025-09-18T16:11:42Z"/>
          <w:rFonts w:hint="eastAsia" w:ascii="阿里巴巴普惠体 2.0 45 Light" w:hAnsi="阿里巴巴普惠体 2.0 45 Light" w:eastAsia="阿里巴巴普惠体 2.0 45 Light" w:cs="阿里巴巴普惠体 2.0 45 Light"/>
        </w:rPr>
        <w:pPrChange w:id="685" w:author="成成" w:date="2025-09-18T16:11:38Z">
          <w:pPr/>
        </w:pPrChange>
      </w:pPr>
      <w:bookmarkStart w:id="112" w:name="_Toc21939191"/>
    </w:p>
    <w:p w14:paraId="1058420F">
      <w:pPr>
        <w:pStyle w:val="32"/>
        <w:ind w:firstLine="470"/>
        <w:rPr>
          <w:del w:id="688" w:author="成成" w:date="2025-09-18T16:11:40Z"/>
          <w:rFonts w:hint="eastAsia" w:ascii="阿里巴巴普惠体 2.0 45 Light" w:hAnsi="阿里巴巴普惠体 2.0 45 Light" w:eastAsia="阿里巴巴普惠体 2.0 45 Light" w:cs="阿里巴巴普惠体 2.0 45 Light"/>
        </w:rPr>
        <w:pPrChange w:id="687" w:author="成成" w:date="2025-09-18T16:11:38Z">
          <w:pPr/>
        </w:pPrChange>
      </w:pPr>
    </w:p>
    <w:p w14:paraId="27A2B988">
      <w:pPr>
        <w:rPr>
          <w:rFonts w:hint="eastAsia" w:ascii="阿里巴巴普惠体 2.0 45 Light" w:hAnsi="阿里巴巴普惠体 2.0 45 Light" w:eastAsia="阿里巴巴普惠体 2.0 45 Light" w:cs="阿里巴巴普惠体 2.0 45 Light"/>
          <w:lang w:val="en-US"/>
        </w:rPr>
      </w:pPr>
    </w:p>
    <w:p w14:paraId="682E8621">
      <w:pPr>
        <w:pStyle w:val="2"/>
        <w:tabs>
          <w:tab w:val="clear" w:pos="0"/>
        </w:tabs>
        <w:ind w:left="107" w:leftChars="0"/>
        <w:rPr>
          <w:rFonts w:hint="eastAsia" w:ascii="阿里巴巴普惠体 2.0 45 Light" w:hAnsi="阿里巴巴普惠体 2.0 45 Light" w:eastAsia="阿里巴巴普惠体 2.0 45 Light" w:cs="阿里巴巴普惠体 2.0 45 Light"/>
          <w:b/>
          <w:bCs/>
          <w:sz w:val="24"/>
          <w:rPrChange w:id="689" w:author="成成" w:date="2025-09-18T16:11:51Z">
            <w:rPr>
              <w:rFonts w:hint="eastAsia" w:ascii="阿里巴巴普惠体 2.0 45 Light" w:hAnsi="阿里巴巴普惠体 2.0 45 Light" w:eastAsia="阿里巴巴普惠体 2.0 45 Light" w:cs="阿里巴巴普惠体 2.0 45 Light"/>
            </w:rPr>
          </w:rPrChange>
        </w:rPr>
      </w:pPr>
      <w:bookmarkStart w:id="113" w:name="_Toc2507"/>
      <w:bookmarkStart w:id="114" w:name="_Toc24053"/>
      <w:bookmarkStart w:id="115" w:name="_Toc17324"/>
      <w:bookmarkStart w:id="116" w:name="_Toc3444"/>
      <w:bookmarkStart w:id="117" w:name="_Toc21609"/>
      <w:bookmarkStart w:id="118" w:name="_Toc21403"/>
      <w:bookmarkStart w:id="119" w:name="_Toc22454"/>
      <w:bookmarkStart w:id="120" w:name="_Toc18057"/>
      <w:bookmarkStart w:id="121" w:name="_Toc5210"/>
      <w:bookmarkStart w:id="122" w:name="_Toc28490"/>
      <w:bookmarkStart w:id="123" w:name="_Toc8708"/>
      <w:bookmarkStart w:id="124" w:name="_Toc30082"/>
      <w:bookmarkStart w:id="125" w:name="_Toc14541"/>
      <w:r>
        <w:rPr>
          <w:rFonts w:hint="eastAsia" w:ascii="阿里巴巴普惠体 2.0 45 Light" w:hAnsi="阿里巴巴普惠体 2.0 45 Light" w:eastAsia="阿里巴巴普惠体 2.0 45 Light" w:cs="阿里巴巴普惠体 2.0 45 Light"/>
          <w:b/>
          <w:bCs/>
          <w:sz w:val="24"/>
          <w:rPrChange w:id="690" w:author="成成" w:date="2025-09-18T16:11:51Z">
            <w:rPr>
              <w:rFonts w:hint="eastAsia" w:ascii="阿里巴巴普惠体 2.0 45 Light" w:hAnsi="阿里巴巴普惠体 2.0 45 Light" w:eastAsia="阿里巴巴普惠体 2.0 45 Light" w:cs="阿里巴巴普惠体 2.0 45 Light"/>
            </w:rPr>
          </w:rPrChange>
        </w:rPr>
        <w:t>通信协议</w:t>
      </w:r>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p>
    <w:p w14:paraId="5A90678A">
      <w:pPr>
        <w:pStyle w:val="4"/>
        <w:numPr>
          <w:ilvl w:val="1"/>
          <w:numId w:val="22"/>
        </w:numPr>
        <w:rPr>
          <w:rFonts w:hint="eastAsia" w:ascii="阿里巴巴普惠体 2.0 45 Light" w:hAnsi="阿里巴巴普惠体 2.0 45 Light" w:eastAsia="阿里巴巴普惠体 2.0 45 Light" w:cs="阿里巴巴普惠体 2.0 45 Light"/>
          <w:b/>
          <w:bCs/>
          <w:sz w:val="24"/>
          <w:rPrChange w:id="691" w:author="成成" w:date="2025-09-18T16:12:11Z">
            <w:rPr>
              <w:rFonts w:hint="eastAsia" w:ascii="阿里巴巴普惠体 2.0 45 Light" w:hAnsi="阿里巴巴普惠体 2.0 45 Light" w:eastAsia="阿里巴巴普惠体 2.0 45 Light" w:cs="阿里巴巴普惠体 2.0 45 Light"/>
            </w:rPr>
          </w:rPrChange>
        </w:rPr>
      </w:pPr>
      <w:bookmarkStart w:id="126" w:name="_Toc2083"/>
      <w:bookmarkStart w:id="127" w:name="_Toc6515"/>
      <w:bookmarkStart w:id="128" w:name="_Toc21870"/>
      <w:bookmarkStart w:id="129" w:name="_Toc5475"/>
      <w:bookmarkStart w:id="130" w:name="_Toc27891"/>
      <w:bookmarkStart w:id="131" w:name="_Toc4467"/>
      <w:bookmarkStart w:id="132" w:name="_Toc28893"/>
      <w:bookmarkStart w:id="133" w:name="_Toc1673"/>
      <w:bookmarkStart w:id="134" w:name="_Toc16868"/>
      <w:bookmarkStart w:id="135" w:name="_Toc31059"/>
      <w:bookmarkStart w:id="136" w:name="_Toc13442"/>
      <w:bookmarkStart w:id="137" w:name="_Toc21939192"/>
      <w:bookmarkStart w:id="138" w:name="_Toc6363"/>
      <w:bookmarkStart w:id="139" w:name="_Toc28988"/>
      <w:r>
        <w:rPr>
          <w:rFonts w:hint="eastAsia" w:ascii="阿里巴巴普惠体 2.0 45 Light" w:hAnsi="阿里巴巴普惠体 2.0 45 Light" w:eastAsia="阿里巴巴普惠体 2.0 45 Light" w:cs="阿里巴巴普惠体 2.0 45 Light"/>
          <w:b/>
          <w:bCs/>
          <w:sz w:val="24"/>
          <w:lang w:val="en-US" w:eastAsia="zh-CN"/>
          <w:rPrChange w:id="692" w:author="成成" w:date="2025-09-18T16:12:11Z">
            <w:rPr>
              <w:rFonts w:hint="eastAsia" w:ascii="阿里巴巴普惠体 2.0 45 Light" w:hAnsi="阿里巴巴普惠体 2.0 45 Light" w:eastAsia="阿里巴巴普惠体 2.0 45 Light" w:cs="阿里巴巴普惠体 2.0 45 Light"/>
              <w:lang w:val="en-US" w:eastAsia="zh-CN"/>
            </w:rPr>
          </w:rPrChange>
        </w:rPr>
        <w:t>通讯协议概要</w:t>
      </w:r>
      <w:bookmarkEnd w:id="126"/>
      <w:bookmarkEnd w:id="127"/>
      <w:bookmarkEnd w:id="128"/>
      <w:bookmarkEnd w:id="129"/>
      <w:bookmarkEnd w:id="130"/>
      <w:bookmarkEnd w:id="131"/>
      <w:bookmarkEnd w:id="132"/>
      <w:bookmarkEnd w:id="133"/>
      <w:bookmarkEnd w:id="134"/>
      <w:bookmarkEnd w:id="135"/>
      <w:bookmarkEnd w:id="136"/>
    </w:p>
    <w:bookmarkEnd w:id="137"/>
    <w:bookmarkEnd w:id="138"/>
    <w:bookmarkEnd w:id="139"/>
    <w:p w14:paraId="7FFED410">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主控单元通过读写灵巧手内部寄存器来实现对灵巧手的状态获取和控制。</w:t>
      </w:r>
    </w:p>
    <w:p w14:paraId="19D077B4">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读寄存器是指上位系统读取灵巧手内部寄存器数值（可成组</w:t>
      </w:r>
      <w:r>
        <w:rPr>
          <w:rFonts w:hint="eastAsia" w:ascii="阿里巴巴普惠体 2.0 45 Light" w:hAnsi="阿里巴巴普惠体 2.0 45 Light" w:eastAsia="阿里巴巴普惠体 2.0 45 Light" w:cs="阿里巴巴普惠体 2.0 45 Light"/>
          <w:lang w:val="en-US" w:eastAsia="zh-CN"/>
        </w:rPr>
        <w:t>读取</w:t>
      </w:r>
      <w:r>
        <w:rPr>
          <w:rFonts w:hint="eastAsia" w:ascii="阿里巴巴普惠体 2.0 45 Light" w:hAnsi="阿里巴巴普惠体 2.0 45 Light" w:eastAsia="阿里巴巴普惠体 2.0 45 Light" w:cs="阿里巴巴普惠体 2.0 45 Light"/>
        </w:rPr>
        <w:t>，成组是指若干地址相邻寄存器），上位系统向灵巧手发送读指令（包含寄存器组首地址、寄存器组的长度等内容），灵巧手收到数据并校验成功后，灵巧手将相应的寄存器数据内容返回给上位系统。</w:t>
      </w:r>
    </w:p>
    <w:p w14:paraId="3556FEC7">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写寄存器是指上位系统向灵巧手内部寄存器写入相应的数据（可成组写入），上位系统向灵巧手发送写命令（包含寄存器组首地址、欲写入的数据内容）发送给灵巧手，灵巧手收到数据并校验成功后，返回确认信号给上位系统</w:t>
      </w:r>
      <w:r>
        <w:rPr>
          <w:rFonts w:hint="eastAsia" w:ascii="阿里巴巴普惠体 2.0 45 Light" w:hAnsi="阿里巴巴普惠体 2.0 45 Light" w:eastAsia="阿里巴巴普惠体 2.0 45 Light" w:cs="阿里巴巴普惠体 2.0 45 Light"/>
          <w:lang w:val="en-US" w:eastAsia="zh-CN"/>
        </w:rPr>
        <w:t>并执行相应操作</w:t>
      </w:r>
      <w:r>
        <w:rPr>
          <w:rFonts w:hint="eastAsia" w:ascii="阿里巴巴普惠体 2.0 45 Light" w:hAnsi="阿里巴巴普惠体 2.0 45 Light" w:eastAsia="阿里巴巴普惠体 2.0 45 Light" w:cs="阿里巴巴普惠体 2.0 45 Light"/>
        </w:rPr>
        <w:t>。</w:t>
      </w:r>
    </w:p>
    <w:p w14:paraId="7E0C1FAA">
      <w:pPr>
        <w:pStyle w:val="4"/>
        <w:numPr>
          <w:ilvl w:val="1"/>
          <w:numId w:val="22"/>
        </w:numPr>
        <w:tabs>
          <w:tab w:val="left" w:pos="0"/>
        </w:tabs>
        <w:ind w:left="283" w:firstLine="0"/>
        <w:rPr>
          <w:rFonts w:hint="eastAsia" w:ascii="阿里巴巴普惠体 2.0 45 Light" w:hAnsi="阿里巴巴普惠体 2.0 45 Light" w:eastAsia="阿里巴巴普惠体 2.0 45 Light" w:cs="阿里巴巴普惠体 2.0 45 Light"/>
          <w:b/>
          <w:bCs/>
          <w:rPrChange w:id="693" w:author="成成" w:date="2025-09-18T16:12:26Z">
            <w:rPr>
              <w:rFonts w:hint="eastAsia" w:ascii="阿里巴巴普惠体 2.0 45 Light" w:hAnsi="阿里巴巴普惠体 2.0 45 Light" w:eastAsia="阿里巴巴普惠体 2.0 45 Light" w:cs="阿里巴巴普惠体 2.0 45 Light"/>
            </w:rPr>
          </w:rPrChange>
        </w:rPr>
      </w:pPr>
      <w:bookmarkStart w:id="140" w:name="_Toc3832"/>
      <w:bookmarkStart w:id="141" w:name="_Toc26719"/>
      <w:bookmarkStart w:id="142" w:name="_Toc4167"/>
      <w:bookmarkStart w:id="143" w:name="_Toc6487"/>
      <w:bookmarkStart w:id="144" w:name="_Toc13660"/>
      <w:bookmarkStart w:id="145" w:name="_Toc20998"/>
      <w:bookmarkStart w:id="146" w:name="_Toc20579"/>
      <w:bookmarkStart w:id="147" w:name="_Toc28834"/>
      <w:bookmarkStart w:id="148" w:name="_Toc3827"/>
      <w:bookmarkStart w:id="149" w:name="_Toc21753"/>
      <w:bookmarkStart w:id="150" w:name="_Toc27411"/>
      <w:bookmarkStart w:id="151" w:name="_Toc31652"/>
      <w:bookmarkStart w:id="152" w:name="_Toc15413"/>
      <w:bookmarkStart w:id="153" w:name="_Toc21939193"/>
      <w:r>
        <w:rPr>
          <w:rFonts w:hint="eastAsia" w:ascii="阿里巴巴普惠体 2.0 45 Light" w:hAnsi="阿里巴巴普惠体 2.0 45 Light" w:eastAsia="阿里巴巴普惠体 2.0 45 Light" w:cs="阿里巴巴普惠体 2.0 45 Light"/>
          <w:b/>
          <w:bCs/>
          <w:sz w:val="24"/>
          <w:lang w:val="en-US" w:eastAsia="zh-CN"/>
          <w:rPrChange w:id="694" w:author="成成" w:date="2025-09-18T16:12:26Z">
            <w:rPr>
              <w:rFonts w:hint="eastAsia" w:ascii="阿里巴巴普惠体 2.0 45 Light" w:hAnsi="阿里巴巴普惠体 2.0 45 Light" w:eastAsia="阿里巴巴普惠体 2.0 45 Light" w:cs="阿里巴巴普惠体 2.0 45 Light"/>
              <w:lang w:val="en-US" w:eastAsia="zh-CN"/>
            </w:rPr>
          </w:rPrChange>
        </w:rPr>
        <w:t>RS485协议概要</w:t>
      </w:r>
      <w:bookmarkEnd w:id="140"/>
      <w:bookmarkEnd w:id="141"/>
      <w:bookmarkEnd w:id="142"/>
      <w:bookmarkEnd w:id="143"/>
      <w:bookmarkEnd w:id="144"/>
      <w:bookmarkEnd w:id="145"/>
      <w:bookmarkEnd w:id="146"/>
      <w:bookmarkEnd w:id="147"/>
      <w:bookmarkEnd w:id="148"/>
      <w:bookmarkEnd w:id="149"/>
      <w:bookmarkEnd w:id="150"/>
    </w:p>
    <w:p w14:paraId="4D18D988">
      <w:pPr>
        <w:pStyle w:val="12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RS485接口是一种广泛应用于工业与通信领域的串行数据通信标准，由TIA/EIA-485标准定义。它通过差分信号传输（两条线A、B的电压差表示数据），显著提升了抗干扰能力，适合长距离、高噪声环境下的可靠通信。</w:t>
      </w:r>
    </w:p>
    <w:p w14:paraId="5D9945ED">
      <w:pPr>
        <w:pStyle w:val="12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RS485通讯参数</w:t>
      </w:r>
      <w:r>
        <w:rPr>
          <w:rFonts w:hint="eastAsia" w:ascii="阿里巴巴普惠体 2.0 45 Light" w:hAnsi="阿里巴巴普惠体 2.0 45 Light" w:eastAsia="阿里巴巴普惠体 2.0 45 Light" w:cs="阿里巴巴普惠体 2.0 45 Light"/>
          <w:lang w:val="en-US" w:eastAsia="zh-CN"/>
        </w:rPr>
        <w:t>为</w:t>
      </w:r>
      <w:r>
        <w:rPr>
          <w:rFonts w:hint="eastAsia" w:ascii="阿里巴巴普惠体 2.0 45 Light" w:hAnsi="阿里巴巴普惠体 2.0 45 Light" w:eastAsia="阿里巴巴普惠体 2.0 45 Light" w:cs="阿里巴巴普惠体 2.0 45 Light"/>
        </w:rPr>
        <w:t>8数据位、1停止位、无奇偶校验</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默认</w:t>
      </w:r>
      <w:r>
        <w:rPr>
          <w:rFonts w:hint="eastAsia" w:ascii="阿里巴巴普惠体 2.0 45 Light" w:hAnsi="阿里巴巴普惠体 2.0 45 Light" w:eastAsia="阿里巴巴普惠体 2.0 45 Light" w:cs="阿里巴巴普惠体 2.0 45 Light"/>
        </w:rPr>
        <w:t>115200bps。</w:t>
      </w:r>
    </w:p>
    <w:p w14:paraId="7C049132">
      <w:pPr>
        <w:pStyle w:val="5"/>
        <w:numPr>
          <w:ilvl w:val="2"/>
          <w:numId w:val="23"/>
        </w:numPr>
        <w:tabs>
          <w:tab w:val="left" w:pos="420"/>
          <w:tab w:val="left" w:pos="1340"/>
          <w:tab w:val="clear" w:pos="882"/>
        </w:tabs>
        <w:ind w:left="720" w:leftChars="0" w:hanging="323"/>
        <w:rPr>
          <w:rFonts w:hint="eastAsia" w:ascii="阿里巴巴普惠体 2.0 45 Light" w:hAnsi="阿里巴巴普惠体 2.0 45 Light" w:eastAsia="阿里巴巴普惠体 2.0 45 Light" w:cs="阿里巴巴普惠体 2.0 45 Light"/>
          <w:b/>
          <w:bCs/>
          <w:rPrChange w:id="695" w:author="成成" w:date="2025-09-18T16:12:34Z">
            <w:rPr>
              <w:rFonts w:hint="eastAsia" w:ascii="阿里巴巴普惠体 2.0 45 Light" w:hAnsi="阿里巴巴普惠体 2.0 45 Light" w:eastAsia="阿里巴巴普惠体 2.0 45 Light" w:cs="阿里巴巴普惠体 2.0 45 Light"/>
            </w:rPr>
          </w:rPrChange>
        </w:rPr>
      </w:pPr>
      <w:bookmarkStart w:id="154" w:name="_Toc15135"/>
      <w:bookmarkStart w:id="155" w:name="_Toc31372"/>
      <w:bookmarkStart w:id="156" w:name="_Toc5653"/>
      <w:bookmarkStart w:id="157" w:name="_Toc12347"/>
      <w:bookmarkStart w:id="158" w:name="_Toc22849"/>
      <w:bookmarkStart w:id="159" w:name="_Toc4745"/>
      <w:bookmarkStart w:id="160" w:name="_Toc5757"/>
      <w:bookmarkStart w:id="161" w:name="_Toc2500"/>
      <w:bookmarkStart w:id="162" w:name="_Toc15126"/>
      <w:bookmarkStart w:id="163" w:name="_Toc20608"/>
      <w:bookmarkStart w:id="164" w:name="_Toc3038"/>
      <w:r>
        <w:rPr>
          <w:rFonts w:hint="eastAsia" w:ascii="阿里巴巴普惠体 2.0 45 Light" w:hAnsi="阿里巴巴普惠体 2.0 45 Light" w:eastAsia="阿里巴巴普惠体 2.0 45 Light" w:cs="阿里巴巴普惠体 2.0 45 Light"/>
          <w:b/>
          <w:bCs/>
          <w:lang w:val="en-US" w:eastAsia="zh-CN"/>
          <w:rPrChange w:id="696" w:author="成成" w:date="2025-09-18T16:12:34Z">
            <w:rPr>
              <w:rFonts w:hint="eastAsia" w:ascii="阿里巴巴普惠体 2.0 45 Light" w:hAnsi="阿里巴巴普惠体 2.0 45 Light" w:eastAsia="阿里巴巴普惠体 2.0 45 Light" w:cs="阿里巴巴普惠体 2.0 45 Light"/>
              <w:lang w:val="en-US" w:eastAsia="zh-CN"/>
            </w:rPr>
          </w:rPrChange>
        </w:rPr>
        <w:t>读灵巧手寄存器操作</w:t>
      </w:r>
      <w:bookmarkEnd w:id="154"/>
      <w:bookmarkEnd w:id="155"/>
      <w:bookmarkEnd w:id="156"/>
      <w:bookmarkEnd w:id="157"/>
      <w:bookmarkEnd w:id="158"/>
      <w:bookmarkEnd w:id="159"/>
      <w:bookmarkEnd w:id="160"/>
      <w:bookmarkEnd w:id="161"/>
      <w:bookmarkEnd w:id="162"/>
      <w:bookmarkEnd w:id="163"/>
      <w:bookmarkEnd w:id="164"/>
    </w:p>
    <w:p w14:paraId="782FDFA7">
      <w:pPr>
        <w:pStyle w:val="12"/>
        <w:ind w:firstLine="708" w:firstLineChars="300"/>
        <w:rPr>
          <w:rFonts w:hint="eastAsia" w:ascii="阿里巴巴普惠体 2.0 45 Light" w:hAnsi="阿里巴巴普惠体 2.0 45 Light" w:eastAsia="阿里巴巴普惠体 2.0 45 Light" w:cs="阿里巴巴普惠体 2.0 45 Light"/>
          <w:kern w:val="2"/>
          <w:sz w:val="24"/>
          <w:lang w:val="en-US" w:eastAsia="zh-CN"/>
          <w:rPrChange w:id="698" w:author="成成" w:date="2025-09-18T15:10:38Z">
            <w:rPr>
              <w:rFonts w:hint="eastAsia" w:ascii="阿里巴巴普惠体 2.0 45 Light" w:hAnsi="阿里巴巴普惠体 2.0 45 Light" w:eastAsia="阿里巴巴普惠体 2.0 45 Light" w:cs="阿里巴巴普惠体 2.0 45 Light"/>
              <w:lang w:val="en-US" w:eastAsia="zh-CN"/>
            </w:rPr>
          </w:rPrChange>
        </w:rPr>
        <w:pPrChange w:id="697" w:author="成成" w:date="2025-09-18T15:10:48Z">
          <w:pPr>
            <w:pStyle w:val="120"/>
          </w:pPr>
        </w:pPrChange>
      </w:pPr>
      <w:r>
        <w:rPr>
          <w:rFonts w:hint="eastAsia" w:ascii="阿里巴巴普惠体 2.0 45 Light" w:hAnsi="阿里巴巴普惠体 2.0 45 Light" w:eastAsia="阿里巴巴普惠体 2.0 45 Light" w:cs="阿里巴巴普惠体 2.0 45 Light"/>
          <w:kern w:val="2"/>
          <w:sz w:val="24"/>
          <w:rPrChange w:id="699" w:author="成成" w:date="2025-09-18T15:10:38Z">
            <w:rPr>
              <w:rFonts w:hint="eastAsia" w:ascii="阿里巴巴普惠体 2.0 45 Light" w:hAnsi="阿里巴巴普惠体 2.0 45 Light" w:eastAsia="阿里巴巴普惠体 2.0 45 Light" w:cs="阿里巴巴普惠体 2.0 45 Light"/>
            </w:rPr>
          </w:rPrChange>
        </w:rPr>
        <w:t>读灵巧手寄存器的指令帧格式如下，其中Address为所要读取寄存器的起始地址，Hands_ID是灵巧手的ID号，Address_L 为Address的低8位，Address_H 为Address的高8位，Register_Length为所要读</w:t>
      </w:r>
      <w:r>
        <w:rPr>
          <w:rFonts w:hint="eastAsia" w:ascii="阿里巴巴普惠体 2.0 45 Light" w:hAnsi="阿里巴巴普惠体 2.0 45 Light" w:eastAsia="阿里巴巴普惠体 2.0 45 Light" w:cs="阿里巴巴普惠体 2.0 45 Light"/>
          <w:kern w:val="2"/>
          <w:sz w:val="24"/>
          <w:lang w:val="en-US" w:eastAsia="zh-CN"/>
          <w:rPrChange w:id="700" w:author="成成" w:date="2025-09-18T15:10:38Z">
            <w:rPr>
              <w:rFonts w:hint="eastAsia" w:ascii="阿里巴巴普惠体 2.0 45 Light" w:hAnsi="阿里巴巴普惠体 2.0 45 Light" w:eastAsia="阿里巴巴普惠体 2.0 45 Light" w:cs="阿里巴巴普惠体 2.0 45 Light"/>
              <w:lang w:val="en-US" w:eastAsia="zh-CN"/>
            </w:rPr>
          </w:rPrChange>
        </w:rPr>
        <w:t>取的数据的字节</w:t>
      </w:r>
      <w:r>
        <w:rPr>
          <w:rFonts w:hint="eastAsia" w:ascii="阿里巴巴普惠体 2.0 45 Light" w:hAnsi="阿里巴巴普惠体 2.0 45 Light" w:eastAsia="阿里巴巴普惠体 2.0 45 Light" w:cs="阿里巴巴普惠体 2.0 45 Light"/>
          <w:kern w:val="2"/>
          <w:sz w:val="24"/>
          <w:rPrChange w:id="701" w:author="成成" w:date="2025-09-18T15:10:38Z">
            <w:rPr>
              <w:rFonts w:hint="eastAsia" w:ascii="阿里巴巴普惠体 2.0 45 Light" w:hAnsi="阿里巴巴普惠体 2.0 45 Light" w:eastAsia="阿里巴巴普惠体 2.0 45 Light" w:cs="阿里巴巴普惠体 2.0 45 Light"/>
            </w:rPr>
          </w:rPrChange>
        </w:rPr>
        <w:t>长度(</w:t>
      </w:r>
      <w:r>
        <w:rPr>
          <w:rFonts w:hint="eastAsia" w:ascii="阿里巴巴普惠体 2.0 45 Light" w:hAnsi="阿里巴巴普惠体 2.0 45 Light" w:eastAsia="阿里巴巴普惠体 2.0 45 Light" w:cs="阿里巴巴普惠体 2.0 45 Light"/>
          <w:kern w:val="2"/>
          <w:sz w:val="24"/>
          <w:lang w:val="en-US" w:eastAsia="zh-CN"/>
          <w:rPrChange w:id="702" w:author="成成" w:date="2025-09-18T15:10:38Z">
            <w:rPr>
              <w:rFonts w:hint="eastAsia" w:ascii="阿里巴巴普惠体 2.0 45 Light" w:hAnsi="阿里巴巴普惠体 2.0 45 Light" w:eastAsia="阿里巴巴普惠体 2.0 45 Light" w:cs="阿里巴巴普惠体 2.0 45 Light"/>
              <w:lang w:val="en-US" w:eastAsia="zh-CN"/>
            </w:rPr>
          </w:rPrChange>
        </w:rPr>
        <w:t>一个寄存器有两个字节组成，</w:t>
      </w:r>
      <w:r>
        <w:rPr>
          <w:rFonts w:hint="eastAsia" w:ascii="阿里巴巴普惠体 2.0 45 Light" w:hAnsi="阿里巴巴普惠体 2.0 45 Light" w:eastAsia="阿里巴巴普惠体 2.0 45 Light" w:cs="阿里巴巴普惠体 2.0 45 Light"/>
          <w:kern w:val="2"/>
          <w:sz w:val="24"/>
          <w:rPrChange w:id="703" w:author="成成" w:date="2025-09-18T15:10:38Z">
            <w:rPr>
              <w:rFonts w:hint="eastAsia" w:ascii="阿里巴巴普惠体 2.0 45 Light" w:hAnsi="阿里巴巴普惠体 2.0 45 Light" w:eastAsia="阿里巴巴普惠体 2.0 45 Light" w:cs="阿里巴巴普惠体 2.0 45 Light"/>
            </w:rPr>
          </w:rPrChange>
        </w:rPr>
        <w:t>单位是byte)，checksum为校验和，是除应答帧头外其余数据的累加和的低字节</w:t>
      </w:r>
      <w:r>
        <w:rPr>
          <w:rFonts w:hint="eastAsia" w:ascii="阿里巴巴普惠体 2.0 45 Light" w:hAnsi="阿里巴巴普惠体 2.0 45 Light" w:eastAsia="阿里巴巴普惠体 2.0 45 Light" w:cs="阿里巴巴普惠体 2.0 45 Light"/>
          <w:kern w:val="2"/>
          <w:sz w:val="24"/>
          <w:lang w:eastAsia="zh-CN"/>
          <w:rPrChange w:id="704" w:author="成成" w:date="2025-09-18T15:10:38Z">
            <w:rPr>
              <w:rFonts w:hint="eastAsia" w:ascii="阿里巴巴普惠体 2.0 45 Light" w:hAnsi="阿里巴巴普惠体 2.0 45 Light" w:eastAsia="阿里巴巴普惠体 2.0 45 Light" w:cs="阿里巴巴普惠体 2.0 45 Light"/>
              <w:lang w:eastAsia="zh-CN"/>
            </w:rPr>
          </w:rPrChange>
        </w:rPr>
        <w:t>，</w:t>
      </w:r>
      <w:r>
        <w:rPr>
          <w:rFonts w:hint="eastAsia" w:ascii="阿里巴巴普惠体 2.0 45 Light" w:hAnsi="阿里巴巴普惠体 2.0 45 Light" w:eastAsia="阿里巴巴普惠体 2.0 45 Light" w:cs="阿里巴巴普惠体 2.0 45 Light"/>
          <w:kern w:val="2"/>
          <w:sz w:val="24"/>
          <w:lang w:val="en-US" w:eastAsia="zh-CN"/>
          <w:rPrChange w:id="705" w:author="成成" w:date="2025-09-18T15:10:38Z">
            <w:rPr>
              <w:rFonts w:hint="eastAsia" w:ascii="阿里巴巴普惠体 2.0 45 Light" w:hAnsi="阿里巴巴普惠体 2.0 45 Light" w:eastAsia="阿里巴巴普惠体 2.0 45 Light" w:cs="阿里巴巴普惠体 2.0 45 Light"/>
              <w:lang w:val="en-US" w:eastAsia="zh-CN"/>
            </w:rPr>
          </w:rPrChange>
        </w:rPr>
        <w:t>如下</w:t>
      </w:r>
      <w:del w:id="706" w:author="成成" w:date="2025-09-18T15:10:43Z">
        <w:r>
          <w:rPr>
            <w:rFonts w:hint="eastAsia" w:ascii="阿里巴巴普惠体 2.0 45 Light" w:hAnsi="阿里巴巴普惠体 2.0 45 Light" w:eastAsia="阿里巴巴普惠体 2.0 45 Light" w:cs="阿里巴巴普惠体 2.0 45 Light"/>
            <w:kern w:val="2"/>
            <w:sz w:val="24"/>
            <w:lang w:val="en-US" w:eastAsia="zh-CN"/>
            <w:rPrChange w:id="707" w:author="成成" w:date="2025-09-18T15:10:38Z">
              <w:rPr>
                <w:rFonts w:hint="eastAsia" w:ascii="阿里巴巴普惠体 2.0 45 Light" w:hAnsi="阿里巴巴普惠体 2.0 45 Light" w:eastAsia="阿里巴巴普惠体 2.0 45 Light" w:cs="阿里巴巴普惠体 2.0 45 Light"/>
                <w:lang w:val="en-US" w:eastAsia="zh-CN"/>
              </w:rPr>
            </w:rPrChange>
          </w:rPr>
          <w:delText>表</w:delText>
        </w:r>
      </w:del>
      <w:del w:id="709" w:author="成成" w:date="2025-09-18T15:10:43Z">
        <w:r>
          <w:rPr>
            <w:rFonts w:hint="eastAsia" w:ascii="阿里巴巴普惠体 2.0 45 Light" w:hAnsi="阿里巴巴普惠体 2.0 45 Light" w:eastAsia="阿里巴巴普惠体 2.0 45 Light" w:cs="阿里巴巴普惠体 2.0 45 Light"/>
            <w:kern w:val="2"/>
            <w:sz w:val="24"/>
            <w:lang w:val="en-US" w:eastAsia="zh-CN"/>
            <w:rPrChange w:id="710" w:author="成成" w:date="2025-09-18T15:10:38Z">
              <w:rPr>
                <w:rFonts w:hint="eastAsia" w:ascii="阿里巴巴普惠体 2.0 45 Light" w:hAnsi="阿里巴巴普惠体 2.0 45 Light" w:eastAsia="阿里巴巴普惠体 2.0 45 Light" w:cs="阿里巴巴普惠体 2.0 45 Light"/>
                <w:lang w:val="en-US" w:eastAsia="zh-CN"/>
              </w:rPr>
            </w:rPrChange>
          </w:rPr>
          <w:delText>4</w:delText>
        </w:r>
      </w:del>
      <w:ins w:id="712" w:author="成成" w:date="2025-09-18T15:09:48Z">
        <w:r>
          <w:rPr>
            <w:rFonts w:hint="eastAsia" w:ascii="阿里巴巴普惠体 2.0 45 Light" w:hAnsi="阿里巴巴普惠体 2.0 45 Light" w:eastAsia="阿里巴巴普惠体 2.0 45 Light" w:cs="阿里巴巴普惠体 2.0 45 Light"/>
            <w:kern w:val="2"/>
            <w:sz w:val="24"/>
            <w:lang w:val="en-US" w:eastAsia="zh-CN"/>
            <w:rPrChange w:id="713" w:author="成成" w:date="2025-09-18T15:10:38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715" w:author="成成" w:date="2025-09-18T15:09:48Z">
        <w:r>
          <w:rPr>
            <w:rFonts w:hint="eastAsia" w:ascii="阿里巴巴普惠体 2.0 45 Light" w:hAnsi="阿里巴巴普惠体 2.0 45 Light" w:eastAsia="阿里巴巴普惠体 2.0 45 Light" w:cs="阿里巴巴普惠体 2.0 45 Light"/>
            <w:kern w:val="2"/>
            <w:sz w:val="24"/>
            <w:lang w:val="en-US" w:eastAsia="zh-CN"/>
            <w:rPrChange w:id="716" w:author="成成" w:date="2025-09-18T15:10:38Z">
              <w:rPr>
                <w:rFonts w:hint="eastAsia" w:ascii="阿里巴巴普惠体 2.0 45 Light" w:hAnsi="阿里巴巴普惠体 2.0 45 Light" w:eastAsia="阿里巴巴普惠体 2.0 45 Light" w:cs="阿里巴巴普惠体 2.0 45 Light"/>
                <w:lang w:val="en-US" w:eastAsia="zh-CN"/>
              </w:rPr>
            </w:rPrChange>
          </w:rPr>
          <w:instrText xml:space="preserve"> REF _Ref28999 \h </w:instrText>
        </w:r>
      </w:ins>
      <w:ins w:id="718" w:author="成成" w:date="2025-09-18T15:09:48Z">
        <w:r>
          <w:rPr>
            <w:rFonts w:hint="eastAsia" w:ascii="阿里巴巴普惠体 2.0 45 Light" w:hAnsi="阿里巴巴普惠体 2.0 45 Light" w:eastAsia="阿里巴巴普惠体 2.0 45 Light" w:cs="阿里巴巴普惠体 2.0 45 Light"/>
            <w:kern w:val="2"/>
            <w:sz w:val="24"/>
            <w:lang w:val="en-US" w:eastAsia="zh-CN"/>
            <w:rPrChange w:id="719" w:author="成成" w:date="2025-09-18T15:10:38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721" w:author="成成" w:date="2025-09-18T15:09:48Z">
        <w:r>
          <w:rPr>
            <w:rFonts w:hint="eastAsia" w:ascii="阿里巴巴普惠体 2.0 45 Light" w:hAnsi="阿里巴巴普惠体 2.0 45 Light" w:eastAsia="阿里巴巴普惠体 2.0 45 Light" w:cs="阿里巴巴普惠体 2.0 45 Light"/>
            <w:kern w:val="2"/>
            <w:sz w:val="24"/>
            <w:rPrChange w:id="722" w:author="成成" w:date="2025-09-18T15:10:38Z">
              <w:rPr/>
            </w:rPrChange>
          </w:rPr>
          <w:t>表 4</w:t>
        </w:r>
      </w:ins>
      <w:ins w:id="724" w:author="成成" w:date="2025-09-18T15:09:48Z">
        <w:r>
          <w:rPr>
            <w:rFonts w:hint="eastAsia" w:ascii="阿里巴巴普惠体 2.0 45 Light" w:hAnsi="阿里巴巴普惠体 2.0 45 Light" w:eastAsia="阿里巴巴普惠体 2.0 45 Light" w:cs="阿里巴巴普惠体 2.0 45 Light"/>
            <w:kern w:val="2"/>
            <w:sz w:val="24"/>
            <w:lang w:val="en-US" w:eastAsia="zh-CN"/>
            <w:rPrChange w:id="725" w:author="成成" w:date="2025-09-18T15:10:38Z">
              <w:rPr>
                <w:rFonts w:hint="eastAsia" w:ascii="阿里巴巴普惠体 2.0 45 Light" w:hAnsi="阿里巴巴普惠体 2.0 45 Light" w:eastAsia="阿里巴巴普惠体 2.0 45 Light" w:cs="阿里巴巴普惠体 2.0 45 Light"/>
                <w:lang w:val="en-US" w:eastAsia="zh-CN"/>
              </w:rPr>
            </w:rPrChange>
          </w:rPr>
          <w:fldChar w:fldCharType="end"/>
        </w:r>
      </w:ins>
      <w:r>
        <w:rPr>
          <w:rFonts w:hint="eastAsia" w:ascii="阿里巴巴普惠体 2.0 45 Light" w:hAnsi="阿里巴巴普惠体 2.0 45 Light" w:eastAsia="阿里巴巴普惠体 2.0 45 Light" w:cs="阿里巴巴普惠体 2.0 45 Light"/>
          <w:kern w:val="2"/>
          <w:sz w:val="24"/>
          <w:lang w:val="en-US" w:eastAsia="zh-CN"/>
          <w:rPrChange w:id="727" w:author="成成" w:date="2025-09-18T15:10:38Z">
            <w:rPr>
              <w:rFonts w:hint="eastAsia" w:ascii="阿里巴巴普惠体 2.0 45 Light" w:hAnsi="阿里巴巴普惠体 2.0 45 Light" w:eastAsia="阿里巴巴普惠体 2.0 45 Light" w:cs="阿里巴巴普惠体 2.0 45 Light"/>
              <w:lang w:val="en-US" w:eastAsia="zh-CN"/>
            </w:rPr>
          </w:rPrChange>
        </w:rPr>
        <w:t>所示</w:t>
      </w:r>
    </w:p>
    <w:p w14:paraId="49490D6F">
      <w:pPr>
        <w:pStyle w:val="120"/>
        <w:ind w:left="0" w:leftChars="0" w:firstLine="708" w:firstLineChars="300"/>
        <w:jc w:val="center"/>
        <w:rPr>
          <w:rFonts w:hint="eastAsia" w:ascii="阿里巴巴普惠体 2.0 45 Light" w:hAnsi="阿里巴巴普惠体 2.0 45 Light" w:eastAsia="阿里巴巴普惠体 2.0 45 Light" w:cs="阿里巴巴普惠体 2.0 45 Light"/>
          <w:rPrChange w:id="728" w:author="成成" w:date="2025-09-18T15:10:32Z">
            <w:rPr>
              <w:rFonts w:hint="eastAsia" w:ascii="阿里巴巴普惠体 2.0 45 Light" w:hAnsi="阿里巴巴普惠体 2.0 45 Light" w:eastAsia="阿里巴巴普惠体 2.0 45 Light" w:cs="阿里巴巴普惠体 2.0 45 Light"/>
            </w:rPr>
          </w:rPrChange>
        </w:rPr>
      </w:pPr>
      <w:del w:id="729" w:author="成成" w:date="2025-09-18T15:08:49Z">
        <w:bookmarkStart w:id="165" w:name="_Ref4502"/>
        <w:r>
          <w:rPr>
            <w:rFonts w:hint="eastAsia" w:ascii="阿里巴巴普惠体 2.0 45 Light" w:hAnsi="阿里巴巴普惠体 2.0 45 Light" w:eastAsia="阿里巴巴普惠体 2.0 45 Light" w:cs="阿里巴巴普惠体 2.0 45 Light"/>
            <w:rPrChange w:id="730" w:author="成成" w:date="2025-09-18T15:10:32Z">
              <w:rPr>
                <w:rFonts w:hint="eastAsia" w:ascii="阿里巴巴普惠体 2.0 45 Light" w:hAnsi="阿里巴巴普惠体 2.0 45 Light" w:eastAsia="阿里巴巴普惠体 2.0 45 Light" w:cs="阿里巴巴普惠体 2.0 45 Light"/>
              </w:rPr>
            </w:rPrChange>
          </w:rPr>
          <w:delText>表</w:delText>
        </w:r>
      </w:del>
      <w:ins w:id="732" w:author="成成" w:date="2025-09-18T15:08:49Z">
        <w:bookmarkStart w:id="166" w:name="_Ref28999"/>
        <w:r>
          <w:rPr>
            <w:rFonts w:hint="eastAsia" w:ascii="阿里巴巴普惠体 2.0 45 Light" w:hAnsi="阿里巴巴普惠体 2.0 45 Light" w:eastAsia="阿里巴巴普惠体 2.0 45 Light" w:cs="阿里巴巴普惠体 2.0 45 Light"/>
            <w:rPrChange w:id="733" w:author="成成" w:date="2025-09-18T15:10:32Z">
              <w:rPr/>
            </w:rPrChange>
          </w:rPr>
          <w:t xml:space="preserve">表 </w:t>
        </w:r>
      </w:ins>
      <w:ins w:id="735" w:author="成成" w:date="2025-09-18T15:08:49Z">
        <w:r>
          <w:rPr>
            <w:rFonts w:hint="eastAsia" w:ascii="阿里巴巴普惠体 2.0 45 Light" w:hAnsi="阿里巴巴普惠体 2.0 45 Light" w:eastAsia="阿里巴巴普惠体 2.0 45 Light" w:cs="阿里巴巴普惠体 2.0 45 Light"/>
            <w:rPrChange w:id="736" w:author="成成" w:date="2025-09-18T15:10:32Z">
              <w:rPr/>
            </w:rPrChange>
          </w:rPr>
          <w:fldChar w:fldCharType="begin"/>
        </w:r>
      </w:ins>
      <w:ins w:id="738" w:author="成成" w:date="2025-09-18T15:08:49Z">
        <w:r>
          <w:rPr>
            <w:rFonts w:hint="eastAsia" w:ascii="阿里巴巴普惠体 2.0 45 Light" w:hAnsi="阿里巴巴普惠体 2.0 45 Light" w:eastAsia="阿里巴巴普惠体 2.0 45 Light" w:cs="阿里巴巴普惠体 2.0 45 Light"/>
            <w:rPrChange w:id="739" w:author="成成" w:date="2025-09-18T15:10:32Z">
              <w:rPr/>
            </w:rPrChange>
          </w:rPr>
          <w:instrText xml:space="preserve"> SEQ </w:instrText>
        </w:r>
        <w:bookmarkStart w:id="167" w:name="_Ref28846"/>
        <w:r>
          <w:rPr>
            <w:rFonts w:hint="eastAsia" w:ascii="阿里巴巴普惠体 2.0 45 Light" w:hAnsi="阿里巴巴普惠体 2.0 45 Light" w:eastAsia="阿里巴巴普惠体 2.0 45 Light" w:cs="阿里巴巴普惠体 2.0 45 Light"/>
            <w:rPrChange w:id="739" w:author="成成" w:date="2025-09-18T15:10:32Z">
              <w:rPr/>
            </w:rPrChange>
          </w:rPr>
          <w:instrText xml:space="preserve">表 \* ARABIC </w:instrText>
        </w:r>
      </w:ins>
      <w:ins w:id="741" w:author="成成" w:date="2025-09-18T15:08:49Z">
        <w:r>
          <w:rPr>
            <w:rFonts w:hint="eastAsia" w:ascii="阿里巴巴普惠体 2.0 45 Light" w:hAnsi="阿里巴巴普惠体 2.0 45 Light" w:eastAsia="阿里巴巴普惠体 2.0 45 Light" w:cs="阿里巴巴普惠体 2.0 45 Light"/>
            <w:rPrChange w:id="742" w:author="成成" w:date="2025-09-18T15:10:32Z">
              <w:rPr/>
            </w:rPrChange>
          </w:rPr>
          <w:fldChar w:fldCharType="separate"/>
        </w:r>
      </w:ins>
      <w:ins w:id="744" w:author="成成" w:date="2025-09-18T16:08:19Z">
        <w:r>
          <w:rPr>
            <w:rFonts w:hint="eastAsia" w:ascii="阿里巴巴普惠体 2.0 45 Light" w:hAnsi="阿里巴巴普惠体 2.0 45 Light" w:eastAsia="阿里巴巴普惠体 2.0 45 Light" w:cs="阿里巴巴普惠体 2.0 45 Light"/>
          </w:rPr>
          <w:t>4</w:t>
        </w:r>
      </w:ins>
      <w:ins w:id="745" w:author="成成" w:date="2025-09-18T15:08:49Z">
        <w:r>
          <w:rPr>
            <w:rFonts w:hint="eastAsia" w:ascii="阿里巴巴普惠体 2.0 45 Light" w:hAnsi="阿里巴巴普惠体 2.0 45 Light" w:eastAsia="阿里巴巴普惠体 2.0 45 Light" w:cs="阿里巴巴普惠体 2.0 45 Light"/>
            <w:rPrChange w:id="746" w:author="成成" w:date="2025-09-18T15:10:32Z">
              <w:rPr/>
            </w:rPrChange>
          </w:rPr>
          <w:fldChar w:fldCharType="end"/>
        </w:r>
        <w:bookmarkEnd w:id="166"/>
      </w:ins>
      <w:del w:id="748" w:author="成成" w:date="2025-09-18T15:08:49Z">
        <w:r>
          <w:rPr>
            <w:rFonts w:hint="eastAsia" w:ascii="阿里巴巴普惠体 2.0 45 Light" w:hAnsi="阿里巴巴普惠体 2.0 45 Light" w:eastAsia="阿里巴巴普惠体 2.0 45 Light" w:cs="阿里巴巴普惠体 2.0 45 Light"/>
            <w:rPrChange w:id="749" w:author="成成" w:date="2025-09-18T15:10:32Z">
              <w:rPr>
                <w:rFonts w:hint="eastAsia" w:ascii="阿里巴巴普惠体 2.0 45 Light" w:hAnsi="阿里巴巴普惠体 2.0 45 Light" w:eastAsia="阿里巴巴普惠体 2.0 45 Light" w:cs="阿里巴巴普惠体 2.0 45 Light"/>
              </w:rPr>
            </w:rPrChange>
          </w:rPr>
          <w:delText xml:space="preserve"> </w:delText>
        </w:r>
      </w:del>
      <w:del w:id="751" w:author="成成" w:date="2025-09-18T15:08:49Z">
        <w:r>
          <w:rPr>
            <w:rFonts w:hint="eastAsia" w:ascii="阿里巴巴普惠体 2.0 45 Light" w:hAnsi="阿里巴巴普惠体 2.0 45 Light" w:eastAsia="阿里巴巴普惠体 2.0 45 Light" w:cs="阿里巴巴普惠体 2.0 45 Light"/>
            <w:rPrChange w:id="752" w:author="成成" w:date="2025-09-18T15:10:32Z">
              <w:rPr>
                <w:rFonts w:hint="eastAsia" w:ascii="阿里巴巴普惠体 2.0 45 Light" w:hAnsi="阿里巴巴普惠体 2.0 45 Light" w:eastAsia="阿里巴巴普惠体 2.0 45 Light" w:cs="阿里巴巴普惠体 2.0 45 Light"/>
              </w:rPr>
            </w:rPrChange>
          </w:rPr>
          <w:fldChar w:fldCharType="begin"/>
        </w:r>
      </w:del>
      <w:del w:id="754" w:author="成成" w:date="2025-09-18T15:08:49Z">
        <w:r>
          <w:rPr>
            <w:rFonts w:hint="eastAsia" w:ascii="阿里巴巴普惠体 2.0 45 Light" w:hAnsi="阿里巴巴普惠体 2.0 45 Light" w:eastAsia="阿里巴巴普惠体 2.0 45 Light" w:cs="阿里巴巴普惠体 2.0 45 Light"/>
            <w:rPrChange w:id="755" w:author="成成" w:date="2025-09-18T15:10:32Z">
              <w:rPr>
                <w:rFonts w:hint="eastAsia" w:ascii="阿里巴巴普惠体 2.0 45 Light" w:hAnsi="阿里巴巴普惠体 2.0 45 Light" w:eastAsia="阿里巴巴普惠体 2.0 45 Light" w:cs="阿里巴巴普惠体 2.0 45 Light"/>
              </w:rPr>
            </w:rPrChange>
          </w:rPr>
          <w:delInstrText xml:space="preserve"> SEQ 表 \* ARABIC </w:delInstrText>
        </w:r>
      </w:del>
      <w:del w:id="757" w:author="成成" w:date="2025-09-18T15:08:49Z">
        <w:r>
          <w:rPr>
            <w:rFonts w:hint="eastAsia" w:ascii="阿里巴巴普惠体 2.0 45 Light" w:hAnsi="阿里巴巴普惠体 2.0 45 Light" w:eastAsia="阿里巴巴普惠体 2.0 45 Light" w:cs="阿里巴巴普惠体 2.0 45 Light"/>
            <w:rPrChange w:id="758" w:author="成成" w:date="2025-09-18T15:10:32Z">
              <w:rPr>
                <w:rFonts w:hint="eastAsia" w:ascii="阿里巴巴普惠体 2.0 45 Light" w:hAnsi="阿里巴巴普惠体 2.0 45 Light" w:eastAsia="阿里巴巴普惠体 2.0 45 Light" w:cs="阿里巴巴普惠体 2.0 45 Light"/>
              </w:rPr>
            </w:rPrChange>
          </w:rPr>
          <w:fldChar w:fldCharType="separate"/>
        </w:r>
      </w:del>
      <w:ins w:id="760" w:author="成成" w:date="2025-09-18T16:08:19Z">
        <w:del w:id="761" w:author="成成" w:date="2025-09-18T15:08:00Z">
          <w:r>
            <w:rPr>
              <w:b/>
            </w:rPr>
            <w:delText>错误！未指定顺序。</w:delText>
          </w:r>
        </w:del>
      </w:ins>
      <w:ins w:id="762" w:author="成成" w:date="2025-09-18T16:07:59Z">
        <w:del w:id="763" w:author="成成" w:date="2025-09-18T16:08:19Z">
          <w:r>
            <w:rPr>
              <w:b/>
            </w:rPr>
            <w:delText>错误！未指定顺序。</w:delText>
          </w:r>
        </w:del>
      </w:ins>
      <w:ins w:id="764" w:author="成成" w:date="2025-09-18T16:07:36Z">
        <w:del w:id="765" w:author="成成" w:date="2025-09-18T16:08:19Z">
          <w:r>
            <w:rPr>
              <w:b/>
            </w:rPr>
            <w:delText>错误！未指定顺序。</w:delText>
          </w:r>
        </w:del>
      </w:ins>
      <w:ins w:id="766" w:author="成成" w:date="2025-09-18T15:34:10Z">
        <w:del w:id="767" w:author="成成" w:date="2025-09-18T16:08:19Z">
          <w:r>
            <w:rPr>
              <w:b/>
            </w:rPr>
            <w:delText>错误！未指定顺序。</w:delText>
          </w:r>
        </w:del>
      </w:ins>
      <w:ins w:id="768" w:author="成成" w:date="2025-09-18T15:33:35Z">
        <w:del w:id="769" w:author="成成" w:date="2025-09-18T16:08:19Z">
          <w:r>
            <w:rPr>
              <w:b/>
            </w:rPr>
            <w:delText>错误！未指定顺序。</w:delText>
          </w:r>
        </w:del>
      </w:ins>
      <w:ins w:id="770" w:author="成成" w:date="2025-09-18T15:33:04Z">
        <w:del w:id="771" w:author="成成" w:date="2025-09-18T16:08:19Z">
          <w:r>
            <w:rPr>
              <w:b/>
            </w:rPr>
            <w:delText>错误！未指定顺序。</w:delText>
          </w:r>
        </w:del>
      </w:ins>
      <w:ins w:id="772" w:author="成成" w:date="2025-09-18T15:32:37Z">
        <w:del w:id="773" w:author="成成" w:date="2025-09-18T16:08:19Z">
          <w:r>
            <w:rPr>
              <w:b/>
            </w:rPr>
            <w:delText>错误！未指定顺序。</w:delText>
          </w:r>
        </w:del>
      </w:ins>
      <w:ins w:id="774" w:author="成成" w:date="2025-09-18T15:32:20Z">
        <w:del w:id="775" w:author="成成" w:date="2025-09-18T16:08:19Z">
          <w:r>
            <w:rPr>
              <w:b/>
            </w:rPr>
            <w:delText>错误！未指定顺序。</w:delText>
          </w:r>
        </w:del>
      </w:ins>
      <w:ins w:id="776" w:author="成成" w:date="2025-09-18T15:32:01Z">
        <w:del w:id="777" w:author="成成" w:date="2025-09-18T16:08:19Z">
          <w:r>
            <w:rPr>
              <w:b/>
            </w:rPr>
            <w:delText>错误！未指定顺序。</w:delText>
          </w:r>
        </w:del>
      </w:ins>
      <w:ins w:id="778" w:author="成成" w:date="2025-09-18T15:31:41Z">
        <w:del w:id="779" w:author="成成" w:date="2025-09-18T16:08:19Z">
          <w:r>
            <w:rPr>
              <w:b/>
            </w:rPr>
            <w:delText>错误！未指定顺序。</w:delText>
          </w:r>
        </w:del>
      </w:ins>
      <w:ins w:id="780" w:author="成成" w:date="2025-09-18T15:31:24Z">
        <w:del w:id="781" w:author="成成" w:date="2025-09-18T16:08:19Z">
          <w:r>
            <w:rPr>
              <w:b/>
            </w:rPr>
            <w:delText>错误！未指定顺序。</w:delText>
          </w:r>
        </w:del>
      </w:ins>
      <w:ins w:id="782" w:author="成成" w:date="2025-09-18T15:31:04Z">
        <w:del w:id="783" w:author="成成" w:date="2025-09-18T16:08:19Z">
          <w:r>
            <w:rPr>
              <w:b/>
            </w:rPr>
            <w:delText>错误！未指定顺序。</w:delText>
          </w:r>
        </w:del>
      </w:ins>
      <w:ins w:id="784" w:author="成成" w:date="2025-09-18T15:30:46Z">
        <w:del w:id="785" w:author="成成" w:date="2025-09-18T16:08:19Z">
          <w:r>
            <w:rPr>
              <w:b/>
            </w:rPr>
            <w:delText>错误！未指定顺序。</w:delText>
          </w:r>
        </w:del>
      </w:ins>
      <w:ins w:id="786" w:author="成成" w:date="2025-09-18T15:30:28Z">
        <w:del w:id="787" w:author="成成" w:date="2025-09-18T16:08:19Z">
          <w:r>
            <w:rPr>
              <w:b/>
            </w:rPr>
            <w:delText>错误！未指定顺序。</w:delText>
          </w:r>
        </w:del>
      </w:ins>
      <w:ins w:id="788" w:author="成成" w:date="2025-09-18T15:30:04Z">
        <w:del w:id="789" w:author="成成" w:date="2025-09-18T16:08:19Z">
          <w:r>
            <w:rPr>
              <w:b/>
            </w:rPr>
            <w:delText>错误！未指定顺序。</w:delText>
          </w:r>
        </w:del>
      </w:ins>
      <w:ins w:id="790" w:author="成成" w:date="2025-09-18T15:29:46Z">
        <w:del w:id="791" w:author="成成" w:date="2025-09-18T16:08:19Z">
          <w:r>
            <w:rPr>
              <w:b/>
            </w:rPr>
            <w:delText>错误！未指定顺序。</w:delText>
          </w:r>
        </w:del>
      </w:ins>
      <w:ins w:id="792" w:author="成成" w:date="2025-09-18T15:29:27Z">
        <w:del w:id="793" w:author="成成" w:date="2025-09-18T16:08:19Z">
          <w:r>
            <w:rPr>
              <w:b/>
            </w:rPr>
            <w:delText>错误！未指定顺序。</w:delText>
          </w:r>
        </w:del>
      </w:ins>
      <w:ins w:id="794" w:author="成成" w:date="2025-09-18T15:29:05Z">
        <w:del w:id="795" w:author="成成" w:date="2025-09-18T16:08:19Z">
          <w:r>
            <w:rPr>
              <w:b/>
            </w:rPr>
            <w:delText>错误！未指定顺序。</w:delText>
          </w:r>
        </w:del>
      </w:ins>
      <w:ins w:id="796" w:author="成成" w:date="2025-09-18T15:28:41Z">
        <w:del w:id="797" w:author="成成" w:date="2025-09-18T16:08:19Z">
          <w:r>
            <w:rPr>
              <w:b/>
            </w:rPr>
            <w:delText>错误！未指定顺序。</w:delText>
          </w:r>
        </w:del>
      </w:ins>
      <w:ins w:id="798" w:author="成成" w:date="2025-09-18T15:28:12Z">
        <w:del w:id="799" w:author="成成" w:date="2025-09-18T16:08:19Z">
          <w:r>
            <w:rPr>
              <w:b/>
            </w:rPr>
            <w:delText>错误！未指定顺序。</w:delText>
          </w:r>
        </w:del>
      </w:ins>
      <w:ins w:id="800" w:author="成成" w:date="2025-09-18T15:27:52Z">
        <w:del w:id="801" w:author="成成" w:date="2025-09-18T16:08:19Z">
          <w:r>
            <w:rPr>
              <w:b/>
            </w:rPr>
            <w:delText>错误！未指定顺序。</w:delText>
          </w:r>
        </w:del>
      </w:ins>
      <w:ins w:id="802" w:author="成成" w:date="2025-09-18T15:27:35Z">
        <w:del w:id="803" w:author="成成" w:date="2025-09-18T16:08:19Z">
          <w:r>
            <w:rPr>
              <w:b/>
            </w:rPr>
            <w:delText>错误！未指定顺序。</w:delText>
          </w:r>
        </w:del>
      </w:ins>
      <w:ins w:id="804" w:author="成成" w:date="2025-09-18T15:27:16Z">
        <w:del w:id="805" w:author="成成" w:date="2025-09-18T16:08:19Z">
          <w:r>
            <w:rPr>
              <w:b/>
            </w:rPr>
            <w:delText>错误！未指定顺序。</w:delText>
          </w:r>
        </w:del>
      </w:ins>
      <w:ins w:id="806" w:author="成成" w:date="2025-09-18T15:26:56Z">
        <w:del w:id="807" w:author="成成" w:date="2025-09-18T16:08:19Z">
          <w:r>
            <w:rPr>
              <w:b/>
            </w:rPr>
            <w:delText>错误！未指定顺序。</w:delText>
          </w:r>
        </w:del>
      </w:ins>
      <w:ins w:id="808" w:author="成成" w:date="2025-09-18T15:26:32Z">
        <w:del w:id="809" w:author="成成" w:date="2025-09-18T16:08:19Z">
          <w:r>
            <w:rPr>
              <w:b/>
            </w:rPr>
            <w:delText>错误！未指定顺序。</w:delText>
          </w:r>
        </w:del>
      </w:ins>
      <w:ins w:id="810" w:author="成成" w:date="2025-09-18T15:26:13Z">
        <w:del w:id="811" w:author="成成" w:date="2025-09-18T16:08:19Z">
          <w:r>
            <w:rPr>
              <w:b/>
            </w:rPr>
            <w:delText>错误！未指定顺序。</w:delText>
          </w:r>
        </w:del>
      </w:ins>
      <w:ins w:id="812" w:author="成成" w:date="2025-09-18T15:25:53Z">
        <w:del w:id="813" w:author="成成" w:date="2025-09-18T16:08:19Z">
          <w:r>
            <w:rPr>
              <w:b/>
            </w:rPr>
            <w:delText>错误！未指定顺序。</w:delText>
          </w:r>
        </w:del>
      </w:ins>
      <w:ins w:id="814" w:author="成成" w:date="2025-09-18T15:25:36Z">
        <w:del w:id="815" w:author="成成" w:date="2025-09-18T16:08:19Z">
          <w:r>
            <w:rPr>
              <w:b/>
            </w:rPr>
            <w:delText>错误！未指定顺序。</w:delText>
          </w:r>
        </w:del>
      </w:ins>
      <w:ins w:id="816" w:author="成成" w:date="2025-09-18T15:25:19Z">
        <w:del w:id="817" w:author="成成" w:date="2025-09-18T16:08:19Z">
          <w:r>
            <w:rPr>
              <w:b/>
            </w:rPr>
            <w:delText>错误！未指定顺序。</w:delText>
          </w:r>
        </w:del>
      </w:ins>
      <w:ins w:id="818" w:author="成成" w:date="2025-09-18T15:24:57Z">
        <w:del w:id="819" w:author="成成" w:date="2025-09-18T16:08:19Z">
          <w:r>
            <w:rPr>
              <w:b/>
            </w:rPr>
            <w:delText>错误！未指定顺序。</w:delText>
          </w:r>
        </w:del>
      </w:ins>
      <w:ins w:id="820" w:author="成成" w:date="2025-09-18T15:24:38Z">
        <w:del w:id="821" w:author="成成" w:date="2025-09-18T16:08:19Z">
          <w:r>
            <w:rPr>
              <w:b/>
            </w:rPr>
            <w:delText>错误！未指定顺序。</w:delText>
          </w:r>
        </w:del>
      </w:ins>
      <w:ins w:id="822" w:author="成成" w:date="2025-09-18T15:24:15Z">
        <w:del w:id="823" w:author="成成" w:date="2025-09-18T16:08:19Z">
          <w:r>
            <w:rPr>
              <w:b/>
            </w:rPr>
            <w:delText>错误！未指定顺序。</w:delText>
          </w:r>
        </w:del>
      </w:ins>
      <w:ins w:id="824" w:author="成成" w:date="2025-09-18T15:23:55Z">
        <w:del w:id="825" w:author="成成" w:date="2025-09-18T16:08:19Z">
          <w:r>
            <w:rPr>
              <w:b/>
            </w:rPr>
            <w:delText>错误！未指定顺序。</w:delText>
          </w:r>
        </w:del>
      </w:ins>
      <w:ins w:id="826" w:author="成成" w:date="2025-09-18T15:23:30Z">
        <w:del w:id="827" w:author="成成" w:date="2025-09-18T16:08:19Z">
          <w:r>
            <w:rPr>
              <w:b/>
            </w:rPr>
            <w:delText>错误！未指定顺序。</w:delText>
          </w:r>
        </w:del>
      </w:ins>
      <w:ins w:id="828" w:author="成成" w:date="2025-09-18T15:23:12Z">
        <w:del w:id="829" w:author="成成" w:date="2025-09-18T16:08:19Z">
          <w:r>
            <w:rPr>
              <w:b/>
            </w:rPr>
            <w:delText>错误！未指定顺序。</w:delText>
          </w:r>
        </w:del>
      </w:ins>
      <w:ins w:id="830" w:author="成成" w:date="2025-09-18T15:22:49Z">
        <w:del w:id="831" w:author="成成" w:date="2025-09-18T16:08:19Z">
          <w:r>
            <w:rPr>
              <w:b/>
            </w:rPr>
            <w:delText>错误！未指定顺序。</w:delText>
          </w:r>
        </w:del>
      </w:ins>
      <w:ins w:id="832" w:author="成成" w:date="2025-09-18T15:22:24Z">
        <w:del w:id="833" w:author="成成" w:date="2025-09-18T16:08:19Z">
          <w:r>
            <w:rPr>
              <w:b/>
            </w:rPr>
            <w:delText>错误！未指定顺序。</w:delText>
          </w:r>
        </w:del>
      </w:ins>
      <w:ins w:id="834" w:author="成成" w:date="2025-09-18T15:21:59Z">
        <w:del w:id="835" w:author="成成" w:date="2025-09-18T16:08:19Z">
          <w:r>
            <w:rPr>
              <w:b/>
            </w:rPr>
            <w:delText>错误！未指定顺序。</w:delText>
          </w:r>
        </w:del>
      </w:ins>
      <w:ins w:id="836" w:author="成成" w:date="2025-09-18T15:21:40Z">
        <w:del w:id="837" w:author="成成" w:date="2025-09-18T16:08:19Z">
          <w:r>
            <w:rPr>
              <w:b/>
            </w:rPr>
            <w:delText>错误！未指定顺序。</w:delText>
          </w:r>
        </w:del>
      </w:ins>
      <w:ins w:id="838" w:author="成成" w:date="2025-09-18T15:20:40Z">
        <w:del w:id="839" w:author="成成" w:date="2025-09-18T16:08:19Z">
          <w:r>
            <w:rPr>
              <w:b/>
            </w:rPr>
            <w:delText>错误！未指定顺序。</w:delText>
          </w:r>
        </w:del>
      </w:ins>
      <w:ins w:id="840" w:author="成成" w:date="2025-09-18T15:20:21Z">
        <w:del w:id="841" w:author="成成" w:date="2025-09-18T16:08:19Z">
          <w:r>
            <w:rPr>
              <w:b/>
            </w:rPr>
            <w:delText>错误！未指定顺序。</w:delText>
          </w:r>
        </w:del>
      </w:ins>
      <w:ins w:id="842" w:author="成成" w:date="2025-09-18T15:19:50Z">
        <w:del w:id="843" w:author="成成" w:date="2025-09-18T16:08:19Z">
          <w:r>
            <w:rPr>
              <w:b/>
            </w:rPr>
            <w:delText>错误！未指定顺序。</w:delText>
          </w:r>
        </w:del>
      </w:ins>
      <w:ins w:id="844" w:author="成成" w:date="2025-09-18T15:19:26Z">
        <w:del w:id="845" w:author="成成" w:date="2025-09-18T16:08:19Z">
          <w:r>
            <w:rPr>
              <w:b/>
            </w:rPr>
            <w:delText>错误！未指定顺序。</w:delText>
          </w:r>
        </w:del>
      </w:ins>
      <w:ins w:id="846" w:author="成成" w:date="2025-09-18T15:19:07Z">
        <w:del w:id="847" w:author="成成" w:date="2025-09-18T16:08:19Z">
          <w:r>
            <w:rPr>
              <w:b/>
            </w:rPr>
            <w:delText>错误！未指定顺序。</w:delText>
          </w:r>
        </w:del>
      </w:ins>
      <w:ins w:id="848" w:author="成成" w:date="2025-09-18T15:18:44Z">
        <w:del w:id="849" w:author="成成" w:date="2025-09-18T16:08:19Z">
          <w:r>
            <w:rPr>
              <w:b/>
            </w:rPr>
            <w:delText>错误！未指定顺序。</w:delText>
          </w:r>
        </w:del>
      </w:ins>
      <w:ins w:id="850" w:author="成成" w:date="2025-09-18T15:18:11Z">
        <w:del w:id="851" w:author="成成" w:date="2025-09-18T16:08:19Z">
          <w:r>
            <w:rPr>
              <w:b/>
            </w:rPr>
            <w:delText>错误！未指定顺序。</w:delText>
          </w:r>
        </w:del>
      </w:ins>
      <w:ins w:id="852" w:author="成成" w:date="2025-09-18T15:16:41Z">
        <w:del w:id="853" w:author="成成" w:date="2025-09-18T16:08:19Z">
          <w:r>
            <w:rPr>
              <w:b/>
            </w:rPr>
            <w:delText>错误！未指定顺序。</w:delText>
          </w:r>
        </w:del>
      </w:ins>
      <w:ins w:id="854" w:author="成成" w:date="2025-09-18T15:14:51Z">
        <w:del w:id="855" w:author="成成" w:date="2025-09-18T16:08:19Z">
          <w:r>
            <w:rPr>
              <w:b/>
            </w:rPr>
            <w:delText>错误！未指定顺序。</w:delText>
          </w:r>
        </w:del>
      </w:ins>
      <w:ins w:id="856" w:author="成成" w:date="2025-09-18T15:14:09Z">
        <w:del w:id="857" w:author="成成" w:date="2025-09-18T16:08:19Z">
          <w:r>
            <w:rPr>
              <w:b/>
            </w:rPr>
            <w:delText>错误！未指定顺序。</w:delText>
          </w:r>
        </w:del>
      </w:ins>
      <w:ins w:id="858" w:author="成成" w:date="2025-09-18T15:12:08Z">
        <w:del w:id="859" w:author="成成" w:date="2025-09-18T16:08:19Z">
          <w:r>
            <w:rPr>
              <w:b/>
            </w:rPr>
            <w:delText>错误！未指定顺序。</w:delText>
          </w:r>
        </w:del>
      </w:ins>
      <w:ins w:id="860" w:author="成成" w:date="2025-09-18T15:11:09Z">
        <w:del w:id="861" w:author="成成" w:date="2025-09-18T16:08:19Z">
          <w:r>
            <w:rPr>
              <w:b/>
            </w:rPr>
            <w:delText>错误！未指定顺序。</w:delText>
          </w:r>
        </w:del>
      </w:ins>
      <w:ins w:id="862" w:author="成成" w:date="2025-09-18T15:08:49Z">
        <w:del w:id="863" w:author="成成" w:date="2025-09-18T16:08:19Z">
          <w:r>
            <w:rPr>
              <w:rFonts w:hint="eastAsia" w:ascii="阿里巴巴普惠体 2.0 45 Light" w:hAnsi="阿里巴巴普惠体 2.0 45 Light" w:eastAsia="阿里巴巴普惠体 2.0 45 Light" w:cs="阿里巴巴普惠体 2.0 45 Light"/>
              <w:b w:val="0"/>
              <w:rPrChange w:id="864" w:author="成成" w:date="2025-09-18T15:10:32Z">
                <w:rPr>
                  <w:b/>
                </w:rPr>
              </w:rPrChange>
            </w:rPr>
            <w:delText>错误！未指定顺序。</w:delText>
          </w:r>
        </w:del>
      </w:ins>
      <w:del w:id="867" w:author="成成" w:date="2025-09-18T16:08:19Z">
        <w:r>
          <w:rPr>
            <w:rFonts w:hint="eastAsia" w:ascii="阿里巴巴普惠体 2.0 45 Light" w:hAnsi="阿里巴巴普惠体 2.0 45 Light" w:eastAsia="阿里巴巴普惠体 2.0 45 Light" w:cs="阿里巴巴普惠体 2.0 45 Light"/>
            <w:rPrChange w:id="868" w:author="成成" w:date="2025-09-18T15:10:32Z">
              <w:rPr>
                <w:rFonts w:hint="eastAsia" w:ascii="阿里巴巴普惠体 2.0 45 Light" w:hAnsi="阿里巴巴普惠体 2.0 45 Light" w:eastAsia="阿里巴巴普惠体 2.0 45 Light" w:cs="阿里巴巴普惠体 2.0 45 Light"/>
              </w:rPr>
            </w:rPrChange>
          </w:rPr>
          <w:delText>4</w:delText>
        </w:r>
      </w:del>
      <w:del w:id="870" w:author="成成" w:date="2025-09-18T15:08:49Z">
        <w:r>
          <w:rPr>
            <w:rFonts w:hint="eastAsia" w:ascii="阿里巴巴普惠体 2.0 45 Light" w:hAnsi="阿里巴巴普惠体 2.0 45 Light" w:eastAsia="阿里巴巴普惠体 2.0 45 Light" w:cs="阿里巴巴普惠体 2.0 45 Light"/>
            <w:rPrChange w:id="871" w:author="成成" w:date="2025-09-18T15:10:32Z">
              <w:rPr>
                <w:rFonts w:hint="eastAsia" w:ascii="阿里巴巴普惠体 2.0 45 Light" w:hAnsi="阿里巴巴普惠体 2.0 45 Light" w:eastAsia="阿里巴巴普惠体 2.0 45 Light" w:cs="阿里巴巴普惠体 2.0 45 Light"/>
              </w:rPr>
            </w:rPrChange>
          </w:rPr>
          <w:fldChar w:fldCharType="end"/>
        </w:r>
        <w:bookmarkEnd w:id="165"/>
        <w:bookmarkEnd w:id="167"/>
      </w:del>
      <w:del w:id="873" w:author="成成" w:date="2025-09-18T15:08:42Z">
        <w:bookmarkStart w:id="168" w:name="_Toc19952"/>
        <w:bookmarkStart w:id="169" w:name="_Toc8826"/>
        <w:r>
          <w:rPr>
            <w:rFonts w:hint="eastAsia" w:ascii="阿里巴巴普惠体 2.0 45 Light" w:hAnsi="阿里巴巴普惠体 2.0 45 Light" w:eastAsia="阿里巴巴普惠体 2.0 45 Light" w:cs="阿里巴巴普惠体 2.0 45 Light"/>
            <w:lang w:val="en-US" w:eastAsia="zh-CN"/>
          </w:rPr>
          <w:delText xml:space="preserve"> </w:delText>
        </w:r>
      </w:del>
      <w:r>
        <w:rPr>
          <w:rFonts w:hint="eastAsia" w:ascii="阿里巴巴普惠体 2.0 45 Light" w:hAnsi="阿里巴巴普惠体 2.0 45 Light" w:eastAsia="阿里巴巴普惠体 2.0 45 Light" w:cs="阿里巴巴普惠体 2.0 45 Light"/>
          <w:lang w:val="en-US" w:eastAsia="zh-CN"/>
        </w:rPr>
        <w:t>RS485读寄存器指令帧格式</w:t>
      </w:r>
      <w:bookmarkEnd w:id="168"/>
      <w:bookmarkEnd w:id="169"/>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67"/>
        <w:gridCol w:w="2967"/>
        <w:gridCol w:w="2967"/>
      </w:tblGrid>
      <w:tr w14:paraId="34894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7" w:type="dxa"/>
            <w:vAlign w:val="center"/>
          </w:tcPr>
          <w:p w14:paraId="660160E4">
            <w:pPr>
              <w:pStyle w:val="111"/>
              <w:ind w:firstLine="0" w:firstLineChars="0"/>
              <w:rPr>
                <w:rFonts w:hint="eastAsia" w:ascii="阿里巴巴普惠体 2.0 45 Light" w:hAnsi="阿里巴巴普惠体 2.0 45 Light" w:eastAsia="阿里巴巴普惠体 2.0 45 Light" w:cs="阿里巴巴普惠体 2.0 45 Light"/>
              </w:rPr>
            </w:pPr>
          </w:p>
        </w:tc>
        <w:tc>
          <w:tcPr>
            <w:tcW w:w="2967" w:type="dxa"/>
            <w:vAlign w:val="center"/>
          </w:tcPr>
          <w:p w14:paraId="095DC48A">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数值</w:t>
            </w:r>
          </w:p>
        </w:tc>
        <w:tc>
          <w:tcPr>
            <w:tcW w:w="2967" w:type="dxa"/>
            <w:vAlign w:val="center"/>
          </w:tcPr>
          <w:p w14:paraId="169319BB">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r>
      <w:tr w14:paraId="1AFDA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7C1144F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byte[0]</w:t>
            </w:r>
          </w:p>
        </w:tc>
        <w:tc>
          <w:tcPr>
            <w:tcW w:w="2967" w:type="dxa"/>
            <w:vAlign w:val="center"/>
          </w:tcPr>
          <w:p w14:paraId="06C3743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0xEB</w:t>
            </w:r>
          </w:p>
        </w:tc>
        <w:tc>
          <w:tcPr>
            <w:tcW w:w="2967" w:type="dxa"/>
            <w:vAlign w:val="center"/>
          </w:tcPr>
          <w:p w14:paraId="236EAF5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14D7E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3EF1247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w:t>
            </w:r>
          </w:p>
        </w:tc>
        <w:tc>
          <w:tcPr>
            <w:tcW w:w="2967" w:type="dxa"/>
            <w:vAlign w:val="center"/>
          </w:tcPr>
          <w:p w14:paraId="44C5D7F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0x90</w:t>
            </w:r>
          </w:p>
        </w:tc>
        <w:tc>
          <w:tcPr>
            <w:tcW w:w="2967" w:type="dxa"/>
            <w:vAlign w:val="center"/>
          </w:tcPr>
          <w:p w14:paraId="1424659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2A7AC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399B3EF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byte[2]</w:t>
            </w:r>
          </w:p>
        </w:tc>
        <w:tc>
          <w:tcPr>
            <w:tcW w:w="2967" w:type="dxa"/>
            <w:vAlign w:val="center"/>
          </w:tcPr>
          <w:p w14:paraId="0D86FF4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Hands_ID</w:t>
            </w:r>
          </w:p>
        </w:tc>
        <w:tc>
          <w:tcPr>
            <w:tcW w:w="2967" w:type="dxa"/>
            <w:vAlign w:val="center"/>
          </w:tcPr>
          <w:p w14:paraId="5092188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灵巧手ID号</w:t>
            </w:r>
          </w:p>
        </w:tc>
      </w:tr>
      <w:tr w14:paraId="44C7F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65147E7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byte[3]</w:t>
            </w:r>
          </w:p>
        </w:tc>
        <w:tc>
          <w:tcPr>
            <w:tcW w:w="2967" w:type="dxa"/>
            <w:vAlign w:val="center"/>
          </w:tcPr>
          <w:p w14:paraId="4F94BE4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0x04</w:t>
            </w:r>
          </w:p>
        </w:tc>
        <w:tc>
          <w:tcPr>
            <w:tcW w:w="2967" w:type="dxa"/>
            <w:vAlign w:val="center"/>
          </w:tcPr>
          <w:p w14:paraId="1CBFC7F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该帧数据部分长度</w:t>
            </w:r>
          </w:p>
        </w:tc>
      </w:tr>
      <w:tr w14:paraId="64A8F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502B7E9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byte[4]</w:t>
            </w:r>
          </w:p>
        </w:tc>
        <w:tc>
          <w:tcPr>
            <w:tcW w:w="2967" w:type="dxa"/>
            <w:vAlign w:val="center"/>
          </w:tcPr>
          <w:p w14:paraId="5EB7EBE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0x11</w:t>
            </w:r>
          </w:p>
        </w:tc>
        <w:tc>
          <w:tcPr>
            <w:tcW w:w="2967" w:type="dxa"/>
            <w:vAlign w:val="center"/>
          </w:tcPr>
          <w:p w14:paraId="1F6F9F9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读寄存器</w:t>
            </w:r>
          </w:p>
        </w:tc>
      </w:tr>
      <w:tr w14:paraId="4A8D0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33A152B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byte[5]</w:t>
            </w:r>
          </w:p>
        </w:tc>
        <w:tc>
          <w:tcPr>
            <w:tcW w:w="2967" w:type="dxa"/>
            <w:vAlign w:val="center"/>
          </w:tcPr>
          <w:p w14:paraId="3FE5CDD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Address_L</w:t>
            </w:r>
          </w:p>
        </w:tc>
        <w:tc>
          <w:tcPr>
            <w:tcW w:w="2967" w:type="dxa"/>
            <w:vAlign w:val="center"/>
          </w:tcPr>
          <w:p w14:paraId="086CF85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寄存器起始地址低八位</w:t>
            </w:r>
          </w:p>
        </w:tc>
      </w:tr>
      <w:tr w14:paraId="0A37E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37A5CC9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byte[6]</w:t>
            </w:r>
          </w:p>
        </w:tc>
        <w:tc>
          <w:tcPr>
            <w:tcW w:w="2967" w:type="dxa"/>
            <w:vAlign w:val="center"/>
          </w:tcPr>
          <w:p w14:paraId="571F825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Address_H</w:t>
            </w:r>
          </w:p>
        </w:tc>
        <w:tc>
          <w:tcPr>
            <w:tcW w:w="2967" w:type="dxa"/>
            <w:vAlign w:val="center"/>
          </w:tcPr>
          <w:p w14:paraId="7D5F8F6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寄存器起始地址高八位</w:t>
            </w:r>
          </w:p>
        </w:tc>
      </w:tr>
      <w:tr w14:paraId="3BC38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7F7CB6D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byte[7]</w:t>
            </w:r>
          </w:p>
        </w:tc>
        <w:tc>
          <w:tcPr>
            <w:tcW w:w="2967" w:type="dxa"/>
            <w:vAlign w:val="center"/>
          </w:tcPr>
          <w:p w14:paraId="5C9B072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Register_Length</w:t>
            </w:r>
          </w:p>
        </w:tc>
        <w:tc>
          <w:tcPr>
            <w:tcW w:w="2967" w:type="dxa"/>
            <w:vAlign w:val="center"/>
          </w:tcPr>
          <w:p w14:paraId="77133E1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读取</w:t>
            </w:r>
            <w:r>
              <w:rPr>
                <w:rFonts w:hint="eastAsia" w:ascii="阿里巴巴普惠体 2.0 45 Light" w:hAnsi="阿里巴巴普惠体 2.0 45 Light" w:eastAsia="阿里巴巴普惠体 2.0 45 Light" w:cs="阿里巴巴普惠体 2.0 45 Light"/>
                <w:lang w:val="en-US" w:eastAsia="zh-CN"/>
              </w:rPr>
              <w:t>数据的字节</w:t>
            </w:r>
            <w:r>
              <w:rPr>
                <w:rFonts w:hint="eastAsia" w:ascii="阿里巴巴普惠体 2.0 45 Light" w:hAnsi="阿里巴巴普惠体 2.0 45 Light" w:eastAsia="阿里巴巴普惠体 2.0 45 Light" w:cs="阿里巴巴普惠体 2.0 45 Light"/>
              </w:rPr>
              <w:t>长度</w:t>
            </w:r>
          </w:p>
        </w:tc>
      </w:tr>
      <w:tr w14:paraId="5D955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6617F3B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byte[8]</w:t>
            </w:r>
          </w:p>
        </w:tc>
        <w:tc>
          <w:tcPr>
            <w:tcW w:w="2967" w:type="dxa"/>
            <w:vAlign w:val="center"/>
          </w:tcPr>
          <w:p w14:paraId="60EB488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Checksum</w:t>
            </w:r>
          </w:p>
        </w:tc>
        <w:tc>
          <w:tcPr>
            <w:tcW w:w="2967" w:type="dxa"/>
            <w:vAlign w:val="center"/>
          </w:tcPr>
          <w:p w14:paraId="78FA2F8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校验和</w:t>
            </w:r>
          </w:p>
        </w:tc>
      </w:tr>
    </w:tbl>
    <w:p w14:paraId="0C6C30B1">
      <w:pPr>
        <w:rPr>
          <w:rFonts w:hint="eastAsia" w:ascii="阿里巴巴普惠体 2.0 45 Light" w:hAnsi="阿里巴巴普惠体 2.0 45 Light" w:eastAsia="阿里巴巴普惠体 2.0 45 Light" w:cs="阿里巴巴普惠体 2.0 45 Light"/>
        </w:rPr>
      </w:pPr>
    </w:p>
    <w:p w14:paraId="02CBBA9A">
      <w:pPr>
        <w:pStyle w:val="12"/>
        <w:tabs>
          <w:tab w:val="left" w:pos="420"/>
          <w:tab w:val="left" w:pos="851"/>
        </w:tabs>
        <w:ind w:firstLine="708" w:firstLineChars="300"/>
        <w:rPr>
          <w:rFonts w:hint="eastAsia" w:ascii="阿里巴巴普惠体 2.0 45 Light" w:hAnsi="阿里巴巴普惠体 2.0 45 Light" w:eastAsia="阿里巴巴普惠体 2.0 45 Light" w:cs="阿里巴巴普惠体 2.0 45 Light"/>
          <w:kern w:val="2"/>
          <w:sz w:val="24"/>
          <w:rPrChange w:id="875" w:author="成成" w:date="2025-09-18T15:11:44Z">
            <w:rPr>
              <w:rFonts w:hint="eastAsia" w:ascii="阿里巴巴普惠体 2.0 45 Light" w:hAnsi="阿里巴巴普惠体 2.0 45 Light" w:eastAsia="阿里巴巴普惠体 2.0 45 Light" w:cs="阿里巴巴普惠体 2.0 45 Light"/>
            </w:rPr>
          </w:rPrChange>
        </w:rPr>
        <w:pPrChange w:id="874" w:author="成成" w:date="2025-09-18T15:11:44Z">
          <w:pPr>
            <w:pStyle w:val="32"/>
            <w:ind w:firstLine="470"/>
          </w:pPr>
        </w:pPrChange>
      </w:pPr>
      <w:r>
        <w:rPr>
          <w:rFonts w:hint="eastAsia" w:ascii="阿里巴巴普惠体 2.0 45 Light" w:hAnsi="阿里巴巴普惠体 2.0 45 Light" w:eastAsia="阿里巴巴普惠体 2.0 45 Light" w:cs="阿里巴巴普惠体 2.0 45 Light"/>
          <w:kern w:val="2"/>
          <w:sz w:val="24"/>
          <w:rPrChange w:id="876" w:author="成成" w:date="2025-09-18T15:11:44Z">
            <w:rPr>
              <w:rFonts w:hint="eastAsia" w:ascii="阿里巴巴普惠体 2.0 45 Light" w:hAnsi="阿里巴巴普惠体 2.0 45 Light" w:eastAsia="阿里巴巴普惠体 2.0 45 Light" w:cs="阿里巴巴普惠体 2.0 45 Light"/>
            </w:rPr>
          </w:rPrChange>
        </w:rPr>
        <w:t>灵巧手对读寄存器指令的回复帧如下</w:t>
      </w:r>
      <w:del w:id="877" w:author="成成" w:date="2025-09-18T15:11:38Z">
        <w:r>
          <w:rPr>
            <w:rFonts w:hint="eastAsia" w:ascii="阿里巴巴普惠体 2.0 45 Light" w:hAnsi="阿里巴巴普惠体 2.0 45 Light" w:eastAsia="阿里巴巴普惠体 2.0 45 Light" w:cs="阿里巴巴普惠体 2.0 45 Light"/>
            <w:kern w:val="2"/>
            <w:sz w:val="24"/>
            <w:lang w:val="en-US" w:eastAsia="zh-CN"/>
            <w:rPrChange w:id="878" w:author="成成" w:date="2025-09-18T15:11:44Z">
              <w:rPr>
                <w:rFonts w:hint="eastAsia" w:ascii="阿里巴巴普惠体 2.0 45 Light" w:hAnsi="阿里巴巴普惠体 2.0 45 Light" w:eastAsia="阿里巴巴普惠体 2.0 45 Light" w:cs="阿里巴巴普惠体 2.0 45 Light"/>
                <w:lang w:val="en-US" w:eastAsia="zh-CN"/>
              </w:rPr>
            </w:rPrChange>
          </w:rPr>
          <w:delText>表</w:delText>
        </w:r>
      </w:del>
      <w:del w:id="880" w:author="成成" w:date="2025-09-18T15:11:37Z">
        <w:r>
          <w:rPr>
            <w:rFonts w:hint="eastAsia" w:ascii="阿里巴巴普惠体 2.0 45 Light" w:hAnsi="阿里巴巴普惠体 2.0 45 Light" w:eastAsia="阿里巴巴普惠体 2.0 45 Light" w:cs="阿里巴巴普惠体 2.0 45 Light"/>
            <w:kern w:val="2"/>
            <w:sz w:val="24"/>
            <w:lang w:val="en-US" w:eastAsia="zh-CN"/>
            <w:rPrChange w:id="881" w:author="成成" w:date="2025-09-18T15:11:44Z">
              <w:rPr>
                <w:rFonts w:hint="eastAsia" w:ascii="阿里巴巴普惠体 2.0 45 Light" w:hAnsi="阿里巴巴普惠体 2.0 45 Light" w:eastAsia="阿里巴巴普惠体 2.0 45 Light" w:cs="阿里巴巴普惠体 2.0 45 Light"/>
                <w:lang w:val="en-US" w:eastAsia="zh-CN"/>
              </w:rPr>
            </w:rPrChange>
          </w:rPr>
          <w:delText>5</w:delText>
        </w:r>
      </w:del>
      <w:ins w:id="883" w:author="成成" w:date="2025-09-18T15:11:31Z">
        <w:r>
          <w:rPr>
            <w:rFonts w:hint="eastAsia" w:ascii="阿里巴巴普惠体 2.0 45 Light" w:hAnsi="阿里巴巴普惠体 2.0 45 Light" w:eastAsia="阿里巴巴普惠体 2.0 45 Light" w:cs="阿里巴巴普惠体 2.0 45 Light"/>
            <w:kern w:val="2"/>
            <w:sz w:val="24"/>
            <w:lang w:val="en-US" w:eastAsia="zh-CN"/>
            <w:rPrChange w:id="884" w:author="成成" w:date="2025-09-18T15:11:44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886" w:author="成成" w:date="2025-09-18T15:11:31Z">
        <w:r>
          <w:rPr>
            <w:rFonts w:hint="eastAsia" w:ascii="阿里巴巴普惠体 2.0 45 Light" w:hAnsi="阿里巴巴普惠体 2.0 45 Light" w:eastAsia="阿里巴巴普惠体 2.0 45 Light" w:cs="阿里巴巴普惠体 2.0 45 Light"/>
            <w:kern w:val="2"/>
            <w:sz w:val="24"/>
            <w:lang w:val="en-US" w:eastAsia="zh-CN"/>
            <w:rPrChange w:id="887" w:author="成成" w:date="2025-09-18T15:11:44Z">
              <w:rPr>
                <w:rFonts w:hint="eastAsia" w:ascii="阿里巴巴普惠体 2.0 45 Light" w:hAnsi="阿里巴巴普惠体 2.0 45 Light" w:eastAsia="阿里巴巴普惠体 2.0 45 Light" w:cs="阿里巴巴普惠体 2.0 45 Light"/>
                <w:lang w:val="en-US" w:eastAsia="zh-CN"/>
              </w:rPr>
            </w:rPrChange>
          </w:rPr>
          <w:instrText xml:space="preserve"> REF _Ref29335 \h </w:instrText>
        </w:r>
      </w:ins>
      <w:ins w:id="889" w:author="成成" w:date="2025-09-18T15:11:31Z">
        <w:r>
          <w:rPr>
            <w:rFonts w:hint="eastAsia" w:ascii="阿里巴巴普惠体 2.0 45 Light" w:hAnsi="阿里巴巴普惠体 2.0 45 Light" w:eastAsia="阿里巴巴普惠体 2.0 45 Light" w:cs="阿里巴巴普惠体 2.0 45 Light"/>
            <w:kern w:val="2"/>
            <w:sz w:val="24"/>
            <w:lang w:val="en-US" w:eastAsia="zh-CN"/>
            <w:rPrChange w:id="890" w:author="成成" w:date="2025-09-18T15:11:44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892" w:author="成成" w:date="2025-09-18T15:11:31Z">
        <w:r>
          <w:rPr>
            <w:rFonts w:hint="eastAsia" w:ascii="阿里巴巴普惠体 2.0 45 Light" w:hAnsi="阿里巴巴普惠体 2.0 45 Light" w:eastAsia="阿里巴巴普惠体 2.0 45 Light" w:cs="阿里巴巴普惠体 2.0 45 Light"/>
            <w:kern w:val="2"/>
            <w:sz w:val="24"/>
            <w:rPrChange w:id="893" w:author="成成" w:date="2025-09-18T15:11:44Z">
              <w:rPr>
                <w:rFonts w:ascii="阿里巴巴普惠体 2.0 45 Light" w:hAnsi="阿里巴巴普惠体 2.0 45 Light" w:eastAsia="阿里巴巴普惠体 2.0 45 Light" w:cs="阿里巴巴普惠体 2.0 45 Light"/>
              </w:rPr>
            </w:rPrChange>
          </w:rPr>
          <w:t>表 5</w:t>
        </w:r>
      </w:ins>
      <w:ins w:id="895" w:author="成成" w:date="2025-09-18T15:11:31Z">
        <w:r>
          <w:rPr>
            <w:rFonts w:hint="eastAsia" w:ascii="阿里巴巴普惠体 2.0 45 Light" w:hAnsi="阿里巴巴普惠体 2.0 45 Light" w:eastAsia="阿里巴巴普惠体 2.0 45 Light" w:cs="阿里巴巴普惠体 2.0 45 Light"/>
            <w:kern w:val="2"/>
            <w:sz w:val="24"/>
            <w:lang w:val="en-US" w:eastAsia="zh-CN"/>
            <w:rPrChange w:id="896" w:author="成成" w:date="2025-09-18T15:11:44Z">
              <w:rPr>
                <w:rFonts w:hint="eastAsia" w:ascii="阿里巴巴普惠体 2.0 45 Light" w:hAnsi="阿里巴巴普惠体 2.0 45 Light" w:eastAsia="阿里巴巴普惠体 2.0 45 Light" w:cs="阿里巴巴普惠体 2.0 45 Light"/>
                <w:lang w:val="en-US" w:eastAsia="zh-CN"/>
              </w:rPr>
            </w:rPrChange>
          </w:rPr>
          <w:fldChar w:fldCharType="end"/>
        </w:r>
      </w:ins>
      <w:r>
        <w:rPr>
          <w:rFonts w:hint="eastAsia" w:ascii="阿里巴巴普惠体 2.0 45 Light" w:hAnsi="阿里巴巴普惠体 2.0 45 Light" w:eastAsia="阿里巴巴普惠体 2.0 45 Light" w:cs="阿里巴巴普惠体 2.0 45 Light"/>
          <w:kern w:val="2"/>
          <w:sz w:val="24"/>
          <w:lang w:val="en-US" w:eastAsia="zh-CN"/>
          <w:rPrChange w:id="898" w:author="成成" w:date="2025-09-18T15:11:44Z">
            <w:rPr>
              <w:rFonts w:hint="eastAsia" w:ascii="阿里巴巴普惠体 2.0 45 Light" w:hAnsi="阿里巴巴普惠体 2.0 45 Light" w:eastAsia="阿里巴巴普惠体 2.0 45 Light" w:cs="阿里巴巴普惠体 2.0 45 Light"/>
              <w:lang w:val="en-US" w:eastAsia="zh-CN"/>
            </w:rPr>
          </w:rPrChange>
        </w:rPr>
        <w:t>所示</w:t>
      </w:r>
      <w:r>
        <w:rPr>
          <w:rFonts w:hint="eastAsia" w:ascii="阿里巴巴普惠体 2.0 45 Light" w:hAnsi="阿里巴巴普惠体 2.0 45 Light" w:eastAsia="阿里巴巴普惠体 2.0 45 Light" w:cs="阿里巴巴普惠体 2.0 45 Light"/>
          <w:kern w:val="2"/>
          <w:sz w:val="24"/>
          <w:rPrChange w:id="899" w:author="成成" w:date="2025-09-18T15:11:44Z">
            <w:rPr>
              <w:rFonts w:hint="eastAsia" w:ascii="阿里巴巴普惠体 2.0 45 Light" w:hAnsi="阿里巴巴普惠体 2.0 45 Light" w:eastAsia="阿里巴巴普惠体 2.0 45 Light" w:cs="阿里巴巴普惠体 2.0 45 Light"/>
            </w:rPr>
          </w:rPrChange>
        </w:rPr>
        <w:t>：</w:t>
      </w:r>
    </w:p>
    <w:p w14:paraId="04E24F92">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bookmarkStart w:id="170" w:name="_Ref4620"/>
      <w:r>
        <w:rPr>
          <w:rFonts w:hint="eastAsia" w:ascii="阿里巴巴普惠体 2.0 45 Light" w:hAnsi="阿里巴巴普惠体 2.0 45 Light" w:eastAsia="阿里巴巴普惠体 2.0 45 Light" w:cs="阿里巴巴普惠体 2.0 45 Light"/>
          <w:lang w:val="en-US" w:eastAsia="zh-CN"/>
        </w:rPr>
        <w:t xml:space="preserve">      </w:t>
      </w:r>
      <w:del w:id="900" w:author="成成" w:date="2025-09-18T15:11:08Z">
        <w:r>
          <w:rPr>
            <w:rFonts w:hint="default" w:ascii="阿里巴巴普惠体 2.0 45 Light" w:hAnsi="阿里巴巴普惠体 2.0 45 Light" w:eastAsia="阿里巴巴普惠体 2.0 45 Light" w:cs="阿里巴巴普惠体 2.0 45 Light"/>
            <w:lang w:val="en-US" w:eastAsia="zh-CN"/>
          </w:rPr>
          <w:delText xml:space="preserve">表 </w:delText>
        </w:r>
      </w:del>
      <w:ins w:id="901" w:author="成成" w:date="2025-09-18T15:11:08Z">
        <w:bookmarkStart w:id="171" w:name="_Ref29335"/>
        <w:r>
          <w:rPr>
            <w:rFonts w:ascii="阿里巴巴普惠体 2.0 45 Light" w:hAnsi="阿里巴巴普惠体 2.0 45 Light" w:eastAsia="阿里巴巴普惠体 2.0 45 Light" w:cs="阿里巴巴普惠体 2.0 45 Light"/>
            <w:rPrChange w:id="902" w:author="成成" w:date="2025-09-18T15:11:16Z">
              <w:rPr/>
            </w:rPrChange>
          </w:rPr>
          <w:t xml:space="preserve">表 </w:t>
        </w:r>
      </w:ins>
      <w:ins w:id="904" w:author="成成" w:date="2025-09-18T15:11:08Z">
        <w:r>
          <w:rPr>
            <w:rFonts w:ascii="阿里巴巴普惠体 2.0 45 Light" w:hAnsi="阿里巴巴普惠体 2.0 45 Light" w:eastAsia="阿里巴巴普惠体 2.0 45 Light" w:cs="阿里巴巴普惠体 2.0 45 Light"/>
            <w:rPrChange w:id="905" w:author="成成" w:date="2025-09-18T15:11:16Z">
              <w:rPr/>
            </w:rPrChange>
          </w:rPr>
          <w:fldChar w:fldCharType="begin"/>
        </w:r>
      </w:ins>
      <w:ins w:id="907" w:author="成成" w:date="2025-09-18T15:11:08Z">
        <w:r>
          <w:rPr>
            <w:rFonts w:ascii="阿里巴巴普惠体 2.0 45 Light" w:hAnsi="阿里巴巴普惠体 2.0 45 Light" w:eastAsia="阿里巴巴普惠体 2.0 45 Light" w:cs="阿里巴巴普惠体 2.0 45 Light"/>
            <w:rPrChange w:id="908" w:author="成成" w:date="2025-09-18T15:11:16Z">
              <w:rPr/>
            </w:rPrChange>
          </w:rPr>
          <w:instrText xml:space="preserve"> SEQ 表 \* ARABIC </w:instrText>
        </w:r>
      </w:ins>
      <w:ins w:id="910" w:author="成成" w:date="2025-09-18T15:11:08Z">
        <w:r>
          <w:rPr>
            <w:rFonts w:ascii="阿里巴巴普惠体 2.0 45 Light" w:hAnsi="阿里巴巴普惠体 2.0 45 Light" w:eastAsia="阿里巴巴普惠体 2.0 45 Light" w:cs="阿里巴巴普惠体 2.0 45 Light"/>
            <w:rPrChange w:id="911" w:author="成成" w:date="2025-09-18T15:11:16Z">
              <w:rPr/>
            </w:rPrChange>
          </w:rPr>
          <w:fldChar w:fldCharType="separate"/>
        </w:r>
      </w:ins>
      <w:ins w:id="913" w:author="成成" w:date="2025-09-18T16:08:19Z">
        <w:r>
          <w:rPr>
            <w:rFonts w:ascii="阿里巴巴普惠体 2.0 45 Light" w:hAnsi="阿里巴巴普惠体 2.0 45 Light" w:eastAsia="阿里巴巴普惠体 2.0 45 Light" w:cs="阿里巴巴普惠体 2.0 45 Light"/>
          </w:rPr>
          <w:t>5</w:t>
        </w:r>
      </w:ins>
      <w:ins w:id="914" w:author="成成" w:date="2025-09-18T15:11:08Z">
        <w:r>
          <w:rPr>
            <w:rFonts w:ascii="阿里巴巴普惠体 2.0 45 Light" w:hAnsi="阿里巴巴普惠体 2.0 45 Light" w:eastAsia="阿里巴巴普惠体 2.0 45 Light" w:cs="阿里巴巴普惠体 2.0 45 Light"/>
            <w:rPrChange w:id="915" w:author="成成" w:date="2025-09-18T15:11:16Z">
              <w:rPr/>
            </w:rPrChange>
          </w:rPr>
          <w:fldChar w:fldCharType="end"/>
        </w:r>
        <w:bookmarkEnd w:id="171"/>
      </w:ins>
      <w:del w:id="917" w:author="成成" w:date="2025-09-18T15:11:08Z">
        <w:r>
          <w:rPr>
            <w:rFonts w:hint="default" w:ascii="阿里巴巴普惠体 2.0 45 Light" w:hAnsi="阿里巴巴普惠体 2.0 45 Light" w:eastAsia="阿里巴巴普惠体 2.0 45 Light" w:cs="阿里巴巴普惠体 2.0 45 Light"/>
            <w:lang w:val="en-US" w:eastAsia="zh-CN"/>
          </w:rPr>
          <w:fldChar w:fldCharType="begin"/>
        </w:r>
      </w:del>
      <w:del w:id="918" w:author="成成" w:date="2025-09-18T15:11:08Z">
        <w:r>
          <w:rPr>
            <w:rFonts w:hint="default" w:ascii="阿里巴巴普惠体 2.0 45 Light" w:hAnsi="阿里巴巴普惠体 2.0 45 Light" w:eastAsia="阿里巴巴普惠体 2.0 45 Light" w:cs="阿里巴巴普惠体 2.0 45 Light"/>
            <w:lang w:val="en-US" w:eastAsia="zh-CN"/>
          </w:rPr>
          <w:delInstrText xml:space="preserve"> SEQ 表 \* ARABIC </w:delInstrText>
        </w:r>
      </w:del>
      <w:del w:id="919" w:author="成成" w:date="2025-09-18T15:11:08Z">
        <w:r>
          <w:rPr>
            <w:rFonts w:hint="default" w:ascii="阿里巴巴普惠体 2.0 45 Light" w:hAnsi="阿里巴巴普惠体 2.0 45 Light" w:eastAsia="阿里巴巴普惠体 2.0 45 Light" w:cs="阿里巴巴普惠体 2.0 45 Light"/>
            <w:lang w:val="en-US" w:eastAsia="zh-CN"/>
          </w:rPr>
          <w:fldChar w:fldCharType="separate"/>
        </w:r>
      </w:del>
      <w:ins w:id="920" w:author="成成" w:date="2025-09-18T16:08:19Z">
        <w:del w:id="921" w:author="成成" w:date="2025-09-18T15:11:00Z">
          <w:r>
            <w:rPr>
              <w:b/>
            </w:rPr>
            <w:delText>错误！未指定顺序。</w:delText>
          </w:r>
        </w:del>
      </w:ins>
      <w:ins w:id="922" w:author="成成" w:date="2025-09-18T16:07:59Z">
        <w:del w:id="923" w:author="成成" w:date="2025-09-18T16:08:19Z">
          <w:r>
            <w:rPr>
              <w:b/>
            </w:rPr>
            <w:delText>错误！未指定顺序。</w:delText>
          </w:r>
        </w:del>
      </w:ins>
      <w:ins w:id="924" w:author="成成" w:date="2025-09-18T16:07:36Z">
        <w:del w:id="925" w:author="成成" w:date="2025-09-18T16:08:19Z">
          <w:r>
            <w:rPr>
              <w:b/>
            </w:rPr>
            <w:delText>错误！未指定顺序。</w:delText>
          </w:r>
        </w:del>
      </w:ins>
      <w:ins w:id="926" w:author="成成" w:date="2025-09-18T15:34:10Z">
        <w:del w:id="927" w:author="成成" w:date="2025-09-18T16:08:19Z">
          <w:r>
            <w:rPr>
              <w:b/>
            </w:rPr>
            <w:delText>错误！未指定顺序。</w:delText>
          </w:r>
        </w:del>
      </w:ins>
      <w:ins w:id="928" w:author="成成" w:date="2025-09-18T15:33:35Z">
        <w:del w:id="929" w:author="成成" w:date="2025-09-18T16:08:19Z">
          <w:r>
            <w:rPr>
              <w:b/>
            </w:rPr>
            <w:delText>错误！未指定顺序。</w:delText>
          </w:r>
        </w:del>
      </w:ins>
      <w:ins w:id="930" w:author="成成" w:date="2025-09-18T15:33:04Z">
        <w:del w:id="931" w:author="成成" w:date="2025-09-18T16:08:19Z">
          <w:r>
            <w:rPr>
              <w:b/>
            </w:rPr>
            <w:delText>错误！未指定顺序。</w:delText>
          </w:r>
        </w:del>
      </w:ins>
      <w:ins w:id="932" w:author="成成" w:date="2025-09-18T15:32:37Z">
        <w:del w:id="933" w:author="成成" w:date="2025-09-18T16:08:19Z">
          <w:r>
            <w:rPr>
              <w:b/>
            </w:rPr>
            <w:delText>错误！未指定顺序。</w:delText>
          </w:r>
        </w:del>
      </w:ins>
      <w:ins w:id="934" w:author="成成" w:date="2025-09-18T15:32:20Z">
        <w:del w:id="935" w:author="成成" w:date="2025-09-18T16:08:19Z">
          <w:r>
            <w:rPr>
              <w:b/>
            </w:rPr>
            <w:delText>错误！未指定顺序。</w:delText>
          </w:r>
        </w:del>
      </w:ins>
      <w:ins w:id="936" w:author="成成" w:date="2025-09-18T15:32:01Z">
        <w:del w:id="937" w:author="成成" w:date="2025-09-18T16:08:19Z">
          <w:r>
            <w:rPr>
              <w:b/>
            </w:rPr>
            <w:delText>错误！未指定顺序。</w:delText>
          </w:r>
        </w:del>
      </w:ins>
      <w:ins w:id="938" w:author="成成" w:date="2025-09-18T15:31:41Z">
        <w:del w:id="939" w:author="成成" w:date="2025-09-18T16:08:19Z">
          <w:r>
            <w:rPr>
              <w:b/>
            </w:rPr>
            <w:delText>错误！未指定顺序。</w:delText>
          </w:r>
        </w:del>
      </w:ins>
      <w:ins w:id="940" w:author="成成" w:date="2025-09-18T15:31:24Z">
        <w:del w:id="941" w:author="成成" w:date="2025-09-18T16:08:19Z">
          <w:r>
            <w:rPr>
              <w:b/>
            </w:rPr>
            <w:delText>错误！未指定顺序。</w:delText>
          </w:r>
        </w:del>
      </w:ins>
      <w:ins w:id="942" w:author="成成" w:date="2025-09-18T15:31:04Z">
        <w:del w:id="943" w:author="成成" w:date="2025-09-18T16:08:19Z">
          <w:r>
            <w:rPr>
              <w:b/>
            </w:rPr>
            <w:delText>错误！未指定顺序。</w:delText>
          </w:r>
        </w:del>
      </w:ins>
      <w:ins w:id="944" w:author="成成" w:date="2025-09-18T15:30:46Z">
        <w:del w:id="945" w:author="成成" w:date="2025-09-18T16:08:19Z">
          <w:r>
            <w:rPr>
              <w:b/>
            </w:rPr>
            <w:delText>错误！未指定顺序。</w:delText>
          </w:r>
        </w:del>
      </w:ins>
      <w:ins w:id="946" w:author="成成" w:date="2025-09-18T15:30:28Z">
        <w:del w:id="947" w:author="成成" w:date="2025-09-18T16:08:19Z">
          <w:r>
            <w:rPr>
              <w:b/>
            </w:rPr>
            <w:delText>错误！未指定顺序。</w:delText>
          </w:r>
        </w:del>
      </w:ins>
      <w:ins w:id="948" w:author="成成" w:date="2025-09-18T15:30:04Z">
        <w:del w:id="949" w:author="成成" w:date="2025-09-18T16:08:19Z">
          <w:r>
            <w:rPr>
              <w:b/>
            </w:rPr>
            <w:delText>错误！未指定顺序。</w:delText>
          </w:r>
        </w:del>
      </w:ins>
      <w:ins w:id="950" w:author="成成" w:date="2025-09-18T15:29:46Z">
        <w:del w:id="951" w:author="成成" w:date="2025-09-18T16:08:19Z">
          <w:r>
            <w:rPr>
              <w:b/>
            </w:rPr>
            <w:delText>错误！未指定顺序。</w:delText>
          </w:r>
        </w:del>
      </w:ins>
      <w:ins w:id="952" w:author="成成" w:date="2025-09-18T15:29:27Z">
        <w:del w:id="953" w:author="成成" w:date="2025-09-18T16:08:19Z">
          <w:r>
            <w:rPr>
              <w:b/>
            </w:rPr>
            <w:delText>错误！未指定顺序。</w:delText>
          </w:r>
        </w:del>
      </w:ins>
      <w:ins w:id="954" w:author="成成" w:date="2025-09-18T15:29:05Z">
        <w:del w:id="955" w:author="成成" w:date="2025-09-18T16:08:19Z">
          <w:r>
            <w:rPr>
              <w:b/>
            </w:rPr>
            <w:delText>错误！未指定顺序。</w:delText>
          </w:r>
        </w:del>
      </w:ins>
      <w:ins w:id="956" w:author="成成" w:date="2025-09-18T15:28:41Z">
        <w:del w:id="957" w:author="成成" w:date="2025-09-18T16:08:19Z">
          <w:r>
            <w:rPr>
              <w:b/>
            </w:rPr>
            <w:delText>错误！未指定顺序。</w:delText>
          </w:r>
        </w:del>
      </w:ins>
      <w:ins w:id="958" w:author="成成" w:date="2025-09-18T15:28:12Z">
        <w:del w:id="959" w:author="成成" w:date="2025-09-18T16:08:19Z">
          <w:r>
            <w:rPr>
              <w:b/>
            </w:rPr>
            <w:delText>错误！未指定顺序。</w:delText>
          </w:r>
        </w:del>
      </w:ins>
      <w:ins w:id="960" w:author="成成" w:date="2025-09-18T15:27:52Z">
        <w:del w:id="961" w:author="成成" w:date="2025-09-18T16:08:19Z">
          <w:r>
            <w:rPr>
              <w:b/>
            </w:rPr>
            <w:delText>错误！未指定顺序。</w:delText>
          </w:r>
        </w:del>
      </w:ins>
      <w:ins w:id="962" w:author="成成" w:date="2025-09-18T15:27:35Z">
        <w:del w:id="963" w:author="成成" w:date="2025-09-18T16:08:19Z">
          <w:r>
            <w:rPr>
              <w:b/>
            </w:rPr>
            <w:delText>错误！未指定顺序。</w:delText>
          </w:r>
        </w:del>
      </w:ins>
      <w:ins w:id="964" w:author="成成" w:date="2025-09-18T15:27:16Z">
        <w:del w:id="965" w:author="成成" w:date="2025-09-18T16:08:19Z">
          <w:r>
            <w:rPr>
              <w:b/>
            </w:rPr>
            <w:delText>错误！未指定顺序。</w:delText>
          </w:r>
        </w:del>
      </w:ins>
      <w:ins w:id="966" w:author="成成" w:date="2025-09-18T15:26:56Z">
        <w:del w:id="967" w:author="成成" w:date="2025-09-18T16:08:19Z">
          <w:r>
            <w:rPr>
              <w:b/>
            </w:rPr>
            <w:delText>错误！未指定顺序。</w:delText>
          </w:r>
        </w:del>
      </w:ins>
      <w:ins w:id="968" w:author="成成" w:date="2025-09-18T15:26:32Z">
        <w:del w:id="969" w:author="成成" w:date="2025-09-18T16:08:19Z">
          <w:r>
            <w:rPr>
              <w:b/>
            </w:rPr>
            <w:delText>错误！未指定顺序。</w:delText>
          </w:r>
        </w:del>
      </w:ins>
      <w:ins w:id="970" w:author="成成" w:date="2025-09-18T15:26:13Z">
        <w:del w:id="971" w:author="成成" w:date="2025-09-18T16:08:19Z">
          <w:r>
            <w:rPr>
              <w:b/>
            </w:rPr>
            <w:delText>错误！未指定顺序。</w:delText>
          </w:r>
        </w:del>
      </w:ins>
      <w:ins w:id="972" w:author="成成" w:date="2025-09-18T15:25:53Z">
        <w:del w:id="973" w:author="成成" w:date="2025-09-18T16:08:19Z">
          <w:r>
            <w:rPr>
              <w:b/>
            </w:rPr>
            <w:delText>错误！未指定顺序。</w:delText>
          </w:r>
        </w:del>
      </w:ins>
      <w:ins w:id="974" w:author="成成" w:date="2025-09-18T15:25:36Z">
        <w:del w:id="975" w:author="成成" w:date="2025-09-18T16:08:19Z">
          <w:r>
            <w:rPr>
              <w:b/>
            </w:rPr>
            <w:delText>错误！未指定顺序。</w:delText>
          </w:r>
        </w:del>
      </w:ins>
      <w:ins w:id="976" w:author="成成" w:date="2025-09-18T15:25:19Z">
        <w:del w:id="977" w:author="成成" w:date="2025-09-18T16:08:19Z">
          <w:r>
            <w:rPr>
              <w:b/>
            </w:rPr>
            <w:delText>错误！未指定顺序。</w:delText>
          </w:r>
        </w:del>
      </w:ins>
      <w:ins w:id="978" w:author="成成" w:date="2025-09-18T15:24:57Z">
        <w:del w:id="979" w:author="成成" w:date="2025-09-18T16:08:19Z">
          <w:r>
            <w:rPr>
              <w:b/>
            </w:rPr>
            <w:delText>错误！未指定顺序。</w:delText>
          </w:r>
        </w:del>
      </w:ins>
      <w:ins w:id="980" w:author="成成" w:date="2025-09-18T15:24:38Z">
        <w:del w:id="981" w:author="成成" w:date="2025-09-18T16:08:19Z">
          <w:r>
            <w:rPr>
              <w:b/>
            </w:rPr>
            <w:delText>错误！未指定顺序。</w:delText>
          </w:r>
        </w:del>
      </w:ins>
      <w:ins w:id="982" w:author="成成" w:date="2025-09-18T15:24:15Z">
        <w:del w:id="983" w:author="成成" w:date="2025-09-18T16:08:19Z">
          <w:r>
            <w:rPr>
              <w:b/>
            </w:rPr>
            <w:delText>错误！未指定顺序。</w:delText>
          </w:r>
        </w:del>
      </w:ins>
      <w:ins w:id="984" w:author="成成" w:date="2025-09-18T15:23:55Z">
        <w:del w:id="985" w:author="成成" w:date="2025-09-18T16:08:19Z">
          <w:r>
            <w:rPr>
              <w:b/>
            </w:rPr>
            <w:delText>错误！未指定顺序。</w:delText>
          </w:r>
        </w:del>
      </w:ins>
      <w:ins w:id="986" w:author="成成" w:date="2025-09-18T15:23:30Z">
        <w:del w:id="987" w:author="成成" w:date="2025-09-18T16:08:19Z">
          <w:r>
            <w:rPr>
              <w:b/>
            </w:rPr>
            <w:delText>错误！未指定顺序。</w:delText>
          </w:r>
        </w:del>
      </w:ins>
      <w:ins w:id="988" w:author="成成" w:date="2025-09-18T15:23:12Z">
        <w:del w:id="989" w:author="成成" w:date="2025-09-18T16:08:19Z">
          <w:r>
            <w:rPr>
              <w:b/>
            </w:rPr>
            <w:delText>错误！未指定顺序。</w:delText>
          </w:r>
        </w:del>
      </w:ins>
      <w:ins w:id="990" w:author="成成" w:date="2025-09-18T15:22:49Z">
        <w:del w:id="991" w:author="成成" w:date="2025-09-18T16:08:19Z">
          <w:r>
            <w:rPr>
              <w:b/>
            </w:rPr>
            <w:delText>错误！未指定顺序。</w:delText>
          </w:r>
        </w:del>
      </w:ins>
      <w:ins w:id="992" w:author="成成" w:date="2025-09-18T15:22:24Z">
        <w:del w:id="993" w:author="成成" w:date="2025-09-18T16:08:19Z">
          <w:r>
            <w:rPr>
              <w:b/>
            </w:rPr>
            <w:delText>错误！未指定顺序。</w:delText>
          </w:r>
        </w:del>
      </w:ins>
      <w:ins w:id="994" w:author="成成" w:date="2025-09-18T15:21:59Z">
        <w:del w:id="995" w:author="成成" w:date="2025-09-18T16:08:19Z">
          <w:r>
            <w:rPr>
              <w:b/>
            </w:rPr>
            <w:delText>错误！未指定顺序。</w:delText>
          </w:r>
        </w:del>
      </w:ins>
      <w:ins w:id="996" w:author="成成" w:date="2025-09-18T15:21:40Z">
        <w:del w:id="997" w:author="成成" w:date="2025-09-18T16:08:19Z">
          <w:r>
            <w:rPr>
              <w:b/>
            </w:rPr>
            <w:delText>错误！未指定顺序。</w:delText>
          </w:r>
        </w:del>
      </w:ins>
      <w:ins w:id="998" w:author="成成" w:date="2025-09-18T15:20:40Z">
        <w:del w:id="999" w:author="成成" w:date="2025-09-18T16:08:19Z">
          <w:r>
            <w:rPr>
              <w:b/>
            </w:rPr>
            <w:delText>错误！未指定顺序。</w:delText>
          </w:r>
        </w:del>
      </w:ins>
      <w:ins w:id="1000" w:author="成成" w:date="2025-09-18T15:20:21Z">
        <w:del w:id="1001" w:author="成成" w:date="2025-09-18T16:08:19Z">
          <w:r>
            <w:rPr>
              <w:b/>
            </w:rPr>
            <w:delText>错误！未指定顺序。</w:delText>
          </w:r>
        </w:del>
      </w:ins>
      <w:ins w:id="1002" w:author="成成" w:date="2025-09-18T15:19:50Z">
        <w:del w:id="1003" w:author="成成" w:date="2025-09-18T16:08:19Z">
          <w:r>
            <w:rPr>
              <w:b/>
            </w:rPr>
            <w:delText>错误！未指定顺序。</w:delText>
          </w:r>
        </w:del>
      </w:ins>
      <w:ins w:id="1004" w:author="成成" w:date="2025-09-18T15:19:26Z">
        <w:del w:id="1005" w:author="成成" w:date="2025-09-18T16:08:19Z">
          <w:r>
            <w:rPr>
              <w:b/>
            </w:rPr>
            <w:delText>错误！未指定顺序。</w:delText>
          </w:r>
        </w:del>
      </w:ins>
      <w:ins w:id="1006" w:author="成成" w:date="2025-09-18T15:19:07Z">
        <w:del w:id="1007" w:author="成成" w:date="2025-09-18T16:08:19Z">
          <w:r>
            <w:rPr>
              <w:b/>
            </w:rPr>
            <w:delText>错误！未指定顺序。</w:delText>
          </w:r>
        </w:del>
      </w:ins>
      <w:ins w:id="1008" w:author="成成" w:date="2025-09-18T15:18:44Z">
        <w:del w:id="1009" w:author="成成" w:date="2025-09-18T16:08:19Z">
          <w:r>
            <w:rPr>
              <w:b/>
            </w:rPr>
            <w:delText>错误！未指定顺序。</w:delText>
          </w:r>
        </w:del>
      </w:ins>
      <w:ins w:id="1010" w:author="成成" w:date="2025-09-18T15:18:11Z">
        <w:del w:id="1011" w:author="成成" w:date="2025-09-18T16:08:19Z">
          <w:r>
            <w:rPr>
              <w:b/>
            </w:rPr>
            <w:delText>错误！未指定顺序。</w:delText>
          </w:r>
        </w:del>
      </w:ins>
      <w:ins w:id="1012" w:author="成成" w:date="2025-09-18T15:16:41Z">
        <w:del w:id="1013" w:author="成成" w:date="2025-09-18T16:08:19Z">
          <w:r>
            <w:rPr>
              <w:b/>
            </w:rPr>
            <w:delText>错误！未指定顺序。</w:delText>
          </w:r>
        </w:del>
      </w:ins>
      <w:ins w:id="1014" w:author="成成" w:date="2025-09-18T15:14:51Z">
        <w:del w:id="1015" w:author="成成" w:date="2025-09-18T16:08:19Z">
          <w:r>
            <w:rPr>
              <w:b/>
            </w:rPr>
            <w:delText>错误！未指定顺序。</w:delText>
          </w:r>
        </w:del>
      </w:ins>
      <w:ins w:id="1016" w:author="成成" w:date="2025-09-18T15:14:09Z">
        <w:del w:id="1017" w:author="成成" w:date="2025-09-18T16:08:19Z">
          <w:r>
            <w:rPr>
              <w:b/>
            </w:rPr>
            <w:delText>错误！未指定顺序。</w:delText>
          </w:r>
        </w:del>
      </w:ins>
      <w:ins w:id="1018" w:author="成成" w:date="2025-09-18T15:12:08Z">
        <w:del w:id="1019" w:author="成成" w:date="2025-09-18T16:08:19Z">
          <w:r>
            <w:rPr>
              <w:b/>
            </w:rPr>
            <w:delText>错误！未指定顺序。</w:delText>
          </w:r>
        </w:del>
      </w:ins>
      <w:ins w:id="1020" w:author="成成" w:date="2025-09-18T15:11:09Z">
        <w:del w:id="1021" w:author="成成" w:date="2025-09-18T16:08:19Z">
          <w:r>
            <w:rPr>
              <w:rFonts w:ascii="阿里巴巴普惠体 2.0 45 Light" w:hAnsi="阿里巴巴普惠体 2.0 45 Light" w:eastAsia="阿里巴巴普惠体 2.0 45 Light" w:cs="阿里巴巴普惠体 2.0 45 Light"/>
              <w:b w:val="0"/>
              <w:rPrChange w:id="1022" w:author="成成" w:date="2025-09-18T15:11:16Z">
                <w:rPr>
                  <w:b/>
                </w:rPr>
              </w:rPrChange>
            </w:rPr>
            <w:delText>错误！未指定顺序。</w:delText>
          </w:r>
        </w:del>
      </w:ins>
      <w:del w:id="1025" w:author="成成" w:date="2025-09-18T16:08:19Z">
        <w:r>
          <w:rPr>
            <w:rFonts w:hint="default" w:ascii="阿里巴巴普惠体 2.0 45 Light" w:hAnsi="阿里巴巴普惠体 2.0 45 Light" w:eastAsia="阿里巴巴普惠体 2.0 45 Light" w:cs="阿里巴巴普惠体 2.0 45 Light"/>
            <w:lang w:val="en-US" w:eastAsia="zh-CN"/>
          </w:rPr>
          <w:delText>5</w:delText>
        </w:r>
      </w:del>
      <w:del w:id="1026" w:author="成成" w:date="2025-09-18T15:11:08Z">
        <w:r>
          <w:rPr>
            <w:rFonts w:hint="default" w:ascii="阿里巴巴普惠体 2.0 45 Light" w:hAnsi="阿里巴巴普惠体 2.0 45 Light" w:eastAsia="阿里巴巴普惠体 2.0 45 Light" w:cs="阿里巴巴普惠体 2.0 45 Light"/>
            <w:lang w:val="en-US" w:eastAsia="zh-CN"/>
          </w:rPr>
          <w:fldChar w:fldCharType="end"/>
        </w:r>
        <w:bookmarkEnd w:id="170"/>
      </w:del>
      <w:del w:id="1027" w:author="成成" w:date="2025-09-18T15:10:58Z">
        <w:bookmarkStart w:id="172" w:name="_Toc17916"/>
        <w:bookmarkStart w:id="173" w:name="_Toc7262"/>
        <w:r>
          <w:rPr>
            <w:rFonts w:hint="default" w:ascii="阿里巴巴普惠体 2.0 45 Light" w:hAnsi="阿里巴巴普惠体 2.0 45 Light" w:eastAsia="阿里巴巴普惠体 2.0 45 Light" w:cs="阿里巴巴普惠体 2.0 45 Light"/>
            <w:lang w:val="en-US" w:eastAsia="zh-CN"/>
          </w:rPr>
          <w:delText xml:space="preserve"> </w:delText>
        </w:r>
      </w:del>
      <w:r>
        <w:rPr>
          <w:rFonts w:hint="default" w:ascii="阿里巴巴普惠体 2.0 45 Light" w:hAnsi="阿里巴巴普惠体 2.0 45 Light" w:eastAsia="阿里巴巴普惠体 2.0 45 Light" w:cs="阿里巴巴普惠体 2.0 45 Light"/>
          <w:lang w:val="en-US" w:eastAsia="zh-CN"/>
        </w:rPr>
        <w:t>RS485读寄存器指令回复帧格式</w:t>
      </w:r>
      <w:bookmarkEnd w:id="172"/>
      <w:bookmarkEnd w:id="173"/>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67"/>
        <w:gridCol w:w="2967"/>
        <w:gridCol w:w="2967"/>
      </w:tblGrid>
      <w:tr w14:paraId="5D7B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7EC09F73">
            <w:pPr>
              <w:pStyle w:val="68"/>
              <w:ind w:firstLine="0" w:firstLineChars="0"/>
              <w:rPr>
                <w:rFonts w:hint="eastAsia" w:ascii="阿里巴巴普惠体 2.0 45 Light" w:hAnsi="阿里巴巴普惠体 2.0 45 Light" w:eastAsia="阿里巴巴普惠体 2.0 45 Light" w:cs="阿里巴巴普惠体 2.0 45 Light"/>
              </w:rPr>
            </w:pPr>
          </w:p>
        </w:tc>
        <w:tc>
          <w:tcPr>
            <w:tcW w:w="2967" w:type="dxa"/>
            <w:vAlign w:val="center"/>
          </w:tcPr>
          <w:p w14:paraId="254B29A0">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数值</w:t>
            </w:r>
          </w:p>
        </w:tc>
        <w:tc>
          <w:tcPr>
            <w:tcW w:w="2967" w:type="dxa"/>
            <w:vAlign w:val="center"/>
          </w:tcPr>
          <w:p w14:paraId="687AFA75">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r>
      <w:tr w14:paraId="03DD1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7FA8EDB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byte[0]</w:t>
            </w:r>
          </w:p>
        </w:tc>
        <w:tc>
          <w:tcPr>
            <w:tcW w:w="2967" w:type="dxa"/>
            <w:vAlign w:val="center"/>
          </w:tcPr>
          <w:p w14:paraId="18DC123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0x90</w:t>
            </w:r>
          </w:p>
        </w:tc>
        <w:tc>
          <w:tcPr>
            <w:tcW w:w="2967" w:type="dxa"/>
            <w:vAlign w:val="center"/>
          </w:tcPr>
          <w:p w14:paraId="6B0656D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19795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5DA10BE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w:t>
            </w:r>
          </w:p>
        </w:tc>
        <w:tc>
          <w:tcPr>
            <w:tcW w:w="2967" w:type="dxa"/>
            <w:vAlign w:val="center"/>
          </w:tcPr>
          <w:p w14:paraId="4ED8CF5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0xEB</w:t>
            </w:r>
          </w:p>
        </w:tc>
        <w:tc>
          <w:tcPr>
            <w:tcW w:w="2967" w:type="dxa"/>
            <w:vAlign w:val="center"/>
          </w:tcPr>
          <w:p w14:paraId="13D4803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2A310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4166E9A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byte[2]</w:t>
            </w:r>
          </w:p>
        </w:tc>
        <w:tc>
          <w:tcPr>
            <w:tcW w:w="2967" w:type="dxa"/>
            <w:vAlign w:val="center"/>
          </w:tcPr>
          <w:p w14:paraId="35878D4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Hands_ID</w:t>
            </w:r>
          </w:p>
        </w:tc>
        <w:tc>
          <w:tcPr>
            <w:tcW w:w="2967" w:type="dxa"/>
            <w:vAlign w:val="center"/>
          </w:tcPr>
          <w:p w14:paraId="4855610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灵巧手ID号</w:t>
            </w:r>
          </w:p>
        </w:tc>
      </w:tr>
      <w:tr w14:paraId="45072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5223EAB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byte[3]</w:t>
            </w:r>
          </w:p>
        </w:tc>
        <w:tc>
          <w:tcPr>
            <w:tcW w:w="2967" w:type="dxa"/>
            <w:vAlign w:val="center"/>
          </w:tcPr>
          <w:p w14:paraId="2BB9C26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Register_Length+3</w:t>
            </w:r>
          </w:p>
        </w:tc>
        <w:tc>
          <w:tcPr>
            <w:tcW w:w="2967" w:type="dxa"/>
            <w:vAlign w:val="center"/>
          </w:tcPr>
          <w:p w14:paraId="0AD9A2B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该帧数据部分长度</w:t>
            </w:r>
          </w:p>
        </w:tc>
      </w:tr>
      <w:tr w14:paraId="4130B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0766F70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byte[4]</w:t>
            </w:r>
          </w:p>
        </w:tc>
        <w:tc>
          <w:tcPr>
            <w:tcW w:w="2967" w:type="dxa"/>
            <w:vAlign w:val="center"/>
          </w:tcPr>
          <w:p w14:paraId="4A277EE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0x11</w:t>
            </w:r>
          </w:p>
        </w:tc>
        <w:tc>
          <w:tcPr>
            <w:tcW w:w="2967" w:type="dxa"/>
            <w:vAlign w:val="center"/>
          </w:tcPr>
          <w:p w14:paraId="3006E19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说明该帧是对读寄存器命令的回复</w:t>
            </w:r>
          </w:p>
        </w:tc>
      </w:tr>
      <w:tr w14:paraId="376E3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33D1664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byte[5]</w:t>
            </w:r>
          </w:p>
        </w:tc>
        <w:tc>
          <w:tcPr>
            <w:tcW w:w="2967" w:type="dxa"/>
            <w:vAlign w:val="center"/>
          </w:tcPr>
          <w:p w14:paraId="15CF4D9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Address_L</w:t>
            </w:r>
          </w:p>
        </w:tc>
        <w:tc>
          <w:tcPr>
            <w:tcW w:w="2967" w:type="dxa"/>
            <w:vAlign w:val="center"/>
          </w:tcPr>
          <w:p w14:paraId="080117A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寄存器起始地址低八位</w:t>
            </w:r>
          </w:p>
        </w:tc>
      </w:tr>
      <w:tr w14:paraId="34425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018991A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byte[6]</w:t>
            </w:r>
          </w:p>
        </w:tc>
        <w:tc>
          <w:tcPr>
            <w:tcW w:w="2967" w:type="dxa"/>
            <w:vAlign w:val="center"/>
          </w:tcPr>
          <w:p w14:paraId="0BE7FF9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Address_H</w:t>
            </w:r>
          </w:p>
        </w:tc>
        <w:tc>
          <w:tcPr>
            <w:tcW w:w="2967" w:type="dxa"/>
            <w:vAlign w:val="center"/>
          </w:tcPr>
          <w:p w14:paraId="2DD3B65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寄存器起始地址高八位</w:t>
            </w:r>
          </w:p>
        </w:tc>
      </w:tr>
      <w:tr w14:paraId="49413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23DD73E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byte[7]</w:t>
            </w:r>
          </w:p>
          <w:p w14:paraId="21502FE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w:t>
            </w:r>
          </w:p>
          <w:p w14:paraId="67BC205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byte[7+Register_Length-1]</w:t>
            </w:r>
          </w:p>
        </w:tc>
        <w:tc>
          <w:tcPr>
            <w:tcW w:w="2967" w:type="dxa"/>
            <w:vAlign w:val="center"/>
          </w:tcPr>
          <w:p w14:paraId="0E626AE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Data[0]</w:t>
            </w:r>
          </w:p>
          <w:p w14:paraId="184344F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w:t>
            </w:r>
          </w:p>
          <w:p w14:paraId="3474A48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Data[Register_Length-1]</w:t>
            </w:r>
          </w:p>
        </w:tc>
        <w:tc>
          <w:tcPr>
            <w:tcW w:w="2967" w:type="dxa"/>
            <w:vAlign w:val="center"/>
          </w:tcPr>
          <w:p w14:paraId="525B33F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寄存器数值</w:t>
            </w:r>
          </w:p>
        </w:tc>
      </w:tr>
      <w:tr w14:paraId="2AB8C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5DF2F2A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byte[7+ Register_Length]</w:t>
            </w:r>
          </w:p>
        </w:tc>
        <w:tc>
          <w:tcPr>
            <w:tcW w:w="2967" w:type="dxa"/>
            <w:vAlign w:val="center"/>
          </w:tcPr>
          <w:p w14:paraId="0329221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Checksum</w:t>
            </w:r>
          </w:p>
        </w:tc>
        <w:tc>
          <w:tcPr>
            <w:tcW w:w="2967" w:type="dxa"/>
            <w:vAlign w:val="center"/>
          </w:tcPr>
          <w:p w14:paraId="5FFC02F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校验和</w:t>
            </w:r>
          </w:p>
        </w:tc>
      </w:tr>
    </w:tbl>
    <w:p w14:paraId="3FE110E6">
      <w:pPr>
        <w:pStyle w:val="32"/>
        <w:ind w:firstLine="470"/>
        <w:rPr>
          <w:rFonts w:hint="eastAsia" w:ascii="阿里巴巴普惠体 2.0 45 Light" w:hAnsi="阿里巴巴普惠体 2.0 45 Light" w:eastAsia="阿里巴巴普惠体 2.0 45 Light" w:cs="阿里巴巴普惠体 2.0 45 Light"/>
        </w:rPr>
      </w:pPr>
    </w:p>
    <w:p w14:paraId="6A08B8D6">
      <w:pPr>
        <w:pStyle w:val="12"/>
        <w:tabs>
          <w:tab w:val="left" w:pos="420"/>
          <w:tab w:val="left" w:pos="851"/>
        </w:tabs>
        <w:ind w:firstLine="708" w:firstLineChars="300"/>
        <w:rPr>
          <w:del w:id="1029" w:author="成成" w:date="2025-09-18T15:11:50Z"/>
          <w:rFonts w:hint="eastAsia" w:ascii="阿里巴巴普惠体 2.0 45 Light" w:hAnsi="阿里巴巴普惠体 2.0 45 Light" w:eastAsia="阿里巴巴普惠体 2.0 45 Light" w:cs="阿里巴巴普惠体 2.0 45 Light"/>
          <w:kern w:val="2"/>
          <w:sz w:val="24"/>
          <w:rPrChange w:id="1030" w:author="成成" w:date="2025-09-18T15:12:24Z">
            <w:rPr>
              <w:del w:id="1031" w:author="成成" w:date="2025-09-18T15:11:50Z"/>
              <w:rFonts w:hint="eastAsia" w:ascii="阿里巴巴普惠体 2.0 45 Light" w:hAnsi="阿里巴巴普惠体 2.0 45 Light" w:eastAsia="阿里巴巴普惠体 2.0 45 Light" w:cs="阿里巴巴普惠体 2.0 45 Light"/>
            </w:rPr>
          </w:rPrChange>
        </w:rPr>
        <w:pPrChange w:id="1028" w:author="成成" w:date="2025-09-18T15:12:24Z">
          <w:pPr>
            <w:pStyle w:val="32"/>
            <w:ind w:firstLine="470"/>
          </w:pPr>
        </w:pPrChange>
      </w:pPr>
      <w:r>
        <w:rPr>
          <w:rFonts w:hint="eastAsia" w:ascii="阿里巴巴普惠体 2.0 45 Light" w:hAnsi="阿里巴巴普惠体 2.0 45 Light" w:eastAsia="阿里巴巴普惠体 2.0 45 Light" w:cs="阿里巴巴普惠体 2.0 45 Light"/>
          <w:kern w:val="2"/>
          <w:sz w:val="24"/>
          <w:rPrChange w:id="1032" w:author="成成" w:date="2025-09-18T15:12:24Z">
            <w:rPr>
              <w:rFonts w:hint="eastAsia" w:ascii="阿里巴巴普惠体 2.0 45 Light" w:hAnsi="阿里巴巴普惠体 2.0 45 Light" w:eastAsia="阿里巴巴普惠体 2.0 45 Light" w:cs="阿里巴巴普惠体 2.0 45 Light"/>
            </w:rPr>
          </w:rPrChange>
        </w:rPr>
        <w:t>举例说明，以读取灵巧手（ID为1）各自由度角度实际值为例。自由度角度实际值存储在寄存器组ANGLE_ACT(m)中，起始地址为</w:t>
      </w:r>
      <w:r>
        <w:rPr>
          <w:rFonts w:hint="eastAsia" w:ascii="阿里巴巴普惠体 2.0 45 Light" w:hAnsi="阿里巴巴普惠体 2.0 45 Light" w:eastAsia="阿里巴巴普惠体 2.0 45 Light" w:cs="阿里巴巴普惠体 2.0 45 Light"/>
          <w:kern w:val="2"/>
          <w:sz w:val="24"/>
          <w:lang w:val="en-US" w:eastAsia="zh-CN"/>
          <w:rPrChange w:id="1033" w:author="成成" w:date="2025-09-18T15:12:24Z">
            <w:rPr>
              <w:rFonts w:hint="eastAsia" w:ascii="阿里巴巴普惠体 2.0 45 Light" w:hAnsi="阿里巴巴普惠体 2.0 45 Light" w:eastAsia="阿里巴巴普惠体 2.0 45 Light" w:cs="阿里巴巴普惠体 2.0 45 Light"/>
              <w:lang w:val="en-US" w:eastAsia="zh-CN"/>
            </w:rPr>
          </w:rPrChange>
        </w:rPr>
        <w:t>1064</w:t>
      </w:r>
      <w:r>
        <w:rPr>
          <w:rFonts w:hint="eastAsia" w:ascii="阿里巴巴普惠体 2.0 45 Light" w:hAnsi="阿里巴巴普惠体 2.0 45 Light" w:eastAsia="阿里巴巴普惠体 2.0 45 Light" w:cs="阿里巴巴普惠体 2.0 45 Light"/>
          <w:kern w:val="2"/>
          <w:sz w:val="24"/>
          <w:rPrChange w:id="1034" w:author="成成" w:date="2025-09-18T15:12:24Z">
            <w:rPr>
              <w:rFonts w:hint="eastAsia" w:ascii="阿里巴巴普惠体 2.0 45 Light" w:hAnsi="阿里巴巴普惠体 2.0 45 Light" w:eastAsia="阿里巴巴普惠体 2.0 45 Light" w:cs="阿里巴巴普惠体 2.0 45 Light"/>
            </w:rPr>
          </w:rPrChange>
        </w:rPr>
        <w:t>（0x0</w:t>
      </w:r>
      <w:r>
        <w:rPr>
          <w:rFonts w:hint="eastAsia" w:ascii="阿里巴巴普惠体 2.0 45 Light" w:hAnsi="阿里巴巴普惠体 2.0 45 Light" w:eastAsia="阿里巴巴普惠体 2.0 45 Light" w:cs="阿里巴巴普惠体 2.0 45 Light"/>
          <w:kern w:val="2"/>
          <w:sz w:val="24"/>
          <w:lang w:val="en-US" w:eastAsia="zh-CN"/>
          <w:rPrChange w:id="1035" w:author="成成" w:date="2025-09-18T15:12:24Z">
            <w:rPr>
              <w:rFonts w:hint="eastAsia" w:ascii="阿里巴巴普惠体 2.0 45 Light" w:hAnsi="阿里巴巴普惠体 2.0 45 Light" w:eastAsia="阿里巴巴普惠体 2.0 45 Light" w:cs="阿里巴巴普惠体 2.0 45 Light"/>
              <w:lang w:val="en-US" w:eastAsia="zh-CN"/>
            </w:rPr>
          </w:rPrChange>
        </w:rPr>
        <w:t>428</w:t>
      </w:r>
      <w:r>
        <w:rPr>
          <w:rFonts w:hint="eastAsia" w:ascii="阿里巴巴普惠体 2.0 45 Light" w:hAnsi="阿里巴巴普惠体 2.0 45 Light" w:eastAsia="阿里巴巴普惠体 2.0 45 Light" w:cs="阿里巴巴普惠体 2.0 45 Light"/>
          <w:kern w:val="2"/>
          <w:sz w:val="24"/>
          <w:rPrChange w:id="1036" w:author="成成" w:date="2025-09-18T15:12:24Z">
            <w:rPr>
              <w:rFonts w:hint="eastAsia" w:ascii="阿里巴巴普惠体 2.0 45 Light" w:hAnsi="阿里巴巴普惠体 2.0 45 Light" w:eastAsia="阿里巴巴普惠体 2.0 45 Light" w:cs="阿里巴巴普惠体 2.0 45 Light"/>
            </w:rPr>
          </w:rPrChange>
        </w:rPr>
        <w:t>），长度为</w:t>
      </w:r>
      <w:r>
        <w:rPr>
          <w:rFonts w:hint="eastAsia" w:ascii="阿里巴巴普惠体 2.0 45 Light" w:hAnsi="阿里巴巴普惠体 2.0 45 Light" w:eastAsia="阿里巴巴普惠体 2.0 45 Light" w:cs="阿里巴巴普惠体 2.0 45 Light"/>
          <w:kern w:val="2"/>
          <w:sz w:val="24"/>
          <w:lang w:val="en-US" w:eastAsia="zh-CN"/>
          <w:rPrChange w:id="1037" w:author="成成" w:date="2025-09-18T15:12:24Z">
            <w:rPr>
              <w:rFonts w:hint="eastAsia" w:ascii="阿里巴巴普惠体 2.0 45 Light" w:hAnsi="阿里巴巴普惠体 2.0 45 Light" w:eastAsia="阿里巴巴普惠体 2.0 45 Light" w:cs="阿里巴巴普惠体 2.0 45 Light"/>
              <w:lang w:val="en-US" w:eastAsia="zh-CN"/>
            </w:rPr>
          </w:rPrChange>
        </w:rPr>
        <w:t>1</w:t>
      </w:r>
      <w:r>
        <w:rPr>
          <w:rFonts w:hint="eastAsia" w:ascii="阿里巴巴普惠体 2.0 45 Light" w:hAnsi="阿里巴巴普惠体 2.0 45 Light" w:eastAsia="阿里巴巴普惠体 2.0 45 Light" w:cs="阿里巴巴普惠体 2.0 45 Light"/>
          <w:kern w:val="2"/>
          <w:sz w:val="24"/>
          <w:rPrChange w:id="1038" w:author="成成" w:date="2025-09-18T15:12:24Z">
            <w:rPr>
              <w:rFonts w:hint="eastAsia" w:ascii="阿里巴巴普惠体 2.0 45 Light" w:hAnsi="阿里巴巴普惠体 2.0 45 Light" w:eastAsia="阿里巴巴普惠体 2.0 45 Light" w:cs="阿里巴巴普惠体 2.0 45 Light"/>
            </w:rPr>
          </w:rPrChange>
        </w:rPr>
        <w:t>2byte（0x0C），那么这条指令帧的格式如下</w:t>
      </w:r>
      <w:del w:id="1039" w:author="成成" w:date="2025-09-18T15:12:40Z">
        <w:r>
          <w:rPr>
            <w:rFonts w:hint="eastAsia" w:ascii="阿里巴巴普惠体 2.0 45 Light" w:hAnsi="阿里巴巴普惠体 2.0 45 Light" w:eastAsia="阿里巴巴普惠体 2.0 45 Light" w:cs="阿里巴巴普惠体 2.0 45 Light"/>
            <w:kern w:val="2"/>
            <w:sz w:val="24"/>
            <w:lang w:val="en-US" w:eastAsia="zh-CN"/>
            <w:rPrChange w:id="1040" w:author="成成" w:date="2025-09-18T15:12:49Z">
              <w:rPr>
                <w:rFonts w:hint="eastAsia" w:ascii="阿里巴巴普惠体 2.0 45 Light" w:hAnsi="阿里巴巴普惠体 2.0 45 Light" w:eastAsia="阿里巴巴普惠体 2.0 45 Light" w:cs="阿里巴巴普惠体 2.0 45 Light"/>
                <w:lang w:val="en-US" w:eastAsia="zh-CN"/>
              </w:rPr>
            </w:rPrChange>
          </w:rPr>
          <w:delText>表</w:delText>
        </w:r>
      </w:del>
      <w:del w:id="1042" w:author="成成" w:date="2025-09-18T15:12:40Z">
        <w:r>
          <w:rPr>
            <w:rFonts w:hint="eastAsia" w:ascii="阿里巴巴普惠体 2.0 45 Light" w:hAnsi="阿里巴巴普惠体 2.0 45 Light" w:eastAsia="阿里巴巴普惠体 2.0 45 Light" w:cs="阿里巴巴普惠体 2.0 45 Light"/>
            <w:kern w:val="2"/>
            <w:sz w:val="24"/>
            <w:lang w:val="en-US" w:eastAsia="zh-CN"/>
            <w:rPrChange w:id="1043" w:author="成成" w:date="2025-09-18T15:12:49Z">
              <w:rPr>
                <w:rFonts w:hint="eastAsia" w:ascii="阿里巴巴普惠体 2.0 45 Light" w:hAnsi="阿里巴巴普惠体 2.0 45 Light" w:eastAsia="阿里巴巴普惠体 2.0 45 Light" w:cs="阿里巴巴普惠体 2.0 45 Light"/>
                <w:lang w:val="en-US" w:eastAsia="zh-CN"/>
              </w:rPr>
            </w:rPrChange>
          </w:rPr>
          <w:delText>6</w:delText>
        </w:r>
      </w:del>
      <w:ins w:id="1045" w:author="成成" w:date="2025-09-18T15:12:34Z">
        <w:r>
          <w:rPr>
            <w:rFonts w:hint="eastAsia" w:ascii="阿里巴巴普惠体 2.0 45 Light" w:hAnsi="阿里巴巴普惠体 2.0 45 Light" w:eastAsia="阿里巴巴普惠体 2.0 45 Light" w:cs="阿里巴巴普惠体 2.0 45 Light"/>
            <w:kern w:val="2"/>
            <w:sz w:val="24"/>
            <w:lang w:val="en-US" w:eastAsia="zh-CN"/>
            <w:rPrChange w:id="1046" w:author="成成" w:date="2025-09-18T15:12:49Z">
              <w:rPr>
                <w:rFonts w:hint="eastAsia" w:ascii="阿里巴巴普惠体 2.0 45 Light" w:hAnsi="阿里巴巴普惠体 2.0 45 Light" w:eastAsia="阿里巴巴普惠体 2.0 45 Light" w:cs="阿里巴巴普惠体 2.0 45 Light"/>
                <w:kern w:val="2"/>
                <w:sz w:val="24"/>
                <w:lang w:val="en-US" w:eastAsia="zh-CN"/>
              </w:rPr>
            </w:rPrChange>
          </w:rPr>
          <w:fldChar w:fldCharType="begin"/>
        </w:r>
      </w:ins>
      <w:ins w:id="1048" w:author="成成" w:date="2025-09-18T15:12:34Z">
        <w:r>
          <w:rPr>
            <w:rFonts w:hint="eastAsia" w:ascii="阿里巴巴普惠体 2.0 45 Light" w:hAnsi="阿里巴巴普惠体 2.0 45 Light" w:eastAsia="阿里巴巴普惠体 2.0 45 Light" w:cs="阿里巴巴普惠体 2.0 45 Light"/>
            <w:kern w:val="2"/>
            <w:sz w:val="24"/>
            <w:lang w:val="en-US" w:eastAsia="zh-CN"/>
            <w:rPrChange w:id="1049" w:author="成成" w:date="2025-09-18T15:12:49Z">
              <w:rPr>
                <w:rFonts w:hint="eastAsia" w:ascii="阿里巴巴普惠体 2.0 45 Light" w:hAnsi="阿里巴巴普惠体 2.0 45 Light" w:eastAsia="阿里巴巴普惠体 2.0 45 Light" w:cs="阿里巴巴普惠体 2.0 45 Light"/>
                <w:kern w:val="2"/>
                <w:sz w:val="24"/>
                <w:lang w:val="en-US" w:eastAsia="zh-CN"/>
              </w:rPr>
            </w:rPrChange>
          </w:rPr>
          <w:instrText xml:space="preserve"> REF _Ref29541 \h </w:instrText>
        </w:r>
      </w:ins>
      <w:ins w:id="1051" w:author="成成" w:date="2025-09-18T15:12:34Z">
        <w:r>
          <w:rPr>
            <w:rFonts w:hint="eastAsia" w:ascii="阿里巴巴普惠体 2.0 45 Light" w:hAnsi="阿里巴巴普惠体 2.0 45 Light" w:eastAsia="阿里巴巴普惠体 2.0 45 Light" w:cs="阿里巴巴普惠体 2.0 45 Light"/>
            <w:kern w:val="2"/>
            <w:sz w:val="24"/>
            <w:lang w:val="en-US" w:eastAsia="zh-CN"/>
            <w:rPrChange w:id="1052" w:author="成成" w:date="2025-09-18T15:12:49Z">
              <w:rPr>
                <w:rFonts w:hint="eastAsia" w:ascii="阿里巴巴普惠体 2.0 45 Light" w:hAnsi="阿里巴巴普惠体 2.0 45 Light" w:eastAsia="阿里巴巴普惠体 2.0 45 Light" w:cs="阿里巴巴普惠体 2.0 45 Light"/>
                <w:kern w:val="2"/>
                <w:sz w:val="24"/>
                <w:lang w:val="en-US" w:eastAsia="zh-CN"/>
              </w:rPr>
            </w:rPrChange>
          </w:rPr>
          <w:fldChar w:fldCharType="separate"/>
        </w:r>
      </w:ins>
      <w:ins w:id="1054" w:author="成成" w:date="2025-09-18T15:12:34Z">
        <w:r>
          <w:rPr>
            <w:rFonts w:hint="eastAsia" w:ascii="阿里巴巴普惠体 2.0 45 Light" w:hAnsi="阿里巴巴普惠体 2.0 45 Light" w:eastAsia="阿里巴巴普惠体 2.0 45 Light" w:cs="阿里巴巴普惠体 2.0 45 Light"/>
            <w:kern w:val="2"/>
            <w:sz w:val="24"/>
            <w:rPrChange w:id="1055" w:author="成成" w:date="2025-09-18T15:12:49Z">
              <w:rPr>
                <w:rFonts w:hint="eastAsia" w:ascii="阿里巴巴普惠体 2.0 45 Light" w:hAnsi="阿里巴巴普惠体 2.0 45 Light" w:eastAsia="阿里巴巴普惠体 2.0 45 Light" w:cs="阿里巴巴普惠体 2.0 45 Light"/>
              </w:rPr>
            </w:rPrChange>
          </w:rPr>
          <w:t>表 6</w:t>
        </w:r>
      </w:ins>
      <w:ins w:id="1057" w:author="成成" w:date="2025-09-18T15:12:34Z">
        <w:r>
          <w:rPr>
            <w:rFonts w:hint="eastAsia" w:ascii="阿里巴巴普惠体 2.0 45 Light" w:hAnsi="阿里巴巴普惠体 2.0 45 Light" w:eastAsia="阿里巴巴普惠体 2.0 45 Light" w:cs="阿里巴巴普惠体 2.0 45 Light"/>
            <w:kern w:val="2"/>
            <w:sz w:val="24"/>
            <w:lang w:val="en-US" w:eastAsia="zh-CN"/>
            <w:rPrChange w:id="1058" w:author="成成" w:date="2025-09-18T15:12:49Z">
              <w:rPr>
                <w:rFonts w:hint="eastAsia" w:ascii="阿里巴巴普惠体 2.0 45 Light" w:hAnsi="阿里巴巴普惠体 2.0 45 Light" w:eastAsia="阿里巴巴普惠体 2.0 45 Light" w:cs="阿里巴巴普惠体 2.0 45 Light"/>
                <w:kern w:val="2"/>
                <w:sz w:val="24"/>
                <w:lang w:val="en-US" w:eastAsia="zh-CN"/>
              </w:rPr>
            </w:rPrChange>
          </w:rPr>
          <w:fldChar w:fldCharType="end"/>
        </w:r>
      </w:ins>
      <w:r>
        <w:rPr>
          <w:rFonts w:hint="eastAsia" w:ascii="阿里巴巴普惠体 2.0 45 Light" w:hAnsi="阿里巴巴普惠体 2.0 45 Light" w:eastAsia="阿里巴巴普惠体 2.0 45 Light" w:cs="阿里巴巴普惠体 2.0 45 Light"/>
          <w:kern w:val="2"/>
          <w:sz w:val="24"/>
          <w:lang w:val="en-US" w:eastAsia="zh-CN"/>
          <w:rPrChange w:id="1060" w:author="成成" w:date="2025-09-18T15:12:49Z">
            <w:rPr>
              <w:rFonts w:hint="eastAsia" w:ascii="阿里巴巴普惠体 2.0 45 Light" w:hAnsi="阿里巴巴普惠体 2.0 45 Light" w:eastAsia="阿里巴巴普惠体 2.0 45 Light" w:cs="阿里巴巴普惠体 2.0 45 Light"/>
              <w:lang w:val="en-US" w:eastAsia="zh-CN"/>
            </w:rPr>
          </w:rPrChange>
        </w:rPr>
        <w:t>所示</w:t>
      </w:r>
      <w:r>
        <w:rPr>
          <w:rFonts w:hint="eastAsia" w:ascii="阿里巴巴普惠体 2.0 45 Light" w:hAnsi="阿里巴巴普惠体 2.0 45 Light" w:eastAsia="阿里巴巴普惠体 2.0 45 Light" w:cs="阿里巴巴普惠体 2.0 45 Light"/>
          <w:kern w:val="2"/>
          <w:sz w:val="24"/>
          <w:rPrChange w:id="1061" w:author="成成" w:date="2025-09-18T15:12:24Z">
            <w:rPr>
              <w:rFonts w:hint="eastAsia" w:ascii="阿里巴巴普惠体 2.0 45 Light" w:hAnsi="阿里巴巴普惠体 2.0 45 Light" w:eastAsia="阿里巴巴普惠体 2.0 45 Light" w:cs="阿里巴巴普惠体 2.0 45 Light"/>
            </w:rPr>
          </w:rPrChange>
        </w:rPr>
        <w:t>：</w:t>
      </w:r>
    </w:p>
    <w:p w14:paraId="6A08B8D6">
      <w:pPr>
        <w:pStyle w:val="12"/>
        <w:tabs>
          <w:tab w:val="left" w:pos="420"/>
          <w:tab w:val="left" w:pos="851"/>
        </w:tabs>
        <w:ind w:firstLine="708" w:firstLineChars="300"/>
        <w:rPr>
          <w:del w:id="1063" w:author="成成" w:date="2025-09-18T15:11:49Z"/>
          <w:rFonts w:hint="eastAsia" w:ascii="阿里巴巴普惠体 2.0 45 Light" w:hAnsi="阿里巴巴普惠体 2.0 45 Light" w:eastAsia="阿里巴巴普惠体 2.0 45 Light" w:cs="阿里巴巴普惠体 2.0 45 Light"/>
          <w:kern w:val="2"/>
          <w:sz w:val="24"/>
          <w:rPrChange w:id="1064" w:author="成成" w:date="2025-09-18T15:12:24Z">
            <w:rPr>
              <w:del w:id="1065" w:author="成成" w:date="2025-09-18T15:11:49Z"/>
              <w:rFonts w:hint="eastAsia" w:ascii="阿里巴巴普惠体 2.0 45 Light" w:hAnsi="阿里巴巴普惠体 2.0 45 Light" w:eastAsia="阿里巴巴普惠体 2.0 45 Light" w:cs="阿里巴巴普惠体 2.0 45 Light"/>
            </w:rPr>
          </w:rPrChange>
        </w:rPr>
        <w:pPrChange w:id="1062" w:author="成成" w:date="2025-09-18T15:12:24Z">
          <w:pPr>
            <w:pStyle w:val="32"/>
            <w:ind w:firstLine="470"/>
          </w:pPr>
        </w:pPrChange>
      </w:pPr>
    </w:p>
    <w:p w14:paraId="6A08B8D6">
      <w:pPr>
        <w:pStyle w:val="12"/>
        <w:tabs>
          <w:tab w:val="left" w:pos="420"/>
          <w:tab w:val="left" w:pos="851"/>
        </w:tabs>
        <w:ind w:firstLine="708" w:firstLineChars="300"/>
        <w:rPr>
          <w:rFonts w:hint="eastAsia" w:ascii="阿里巴巴普惠体 2.0 45 Light" w:hAnsi="阿里巴巴普惠体 2.0 45 Light" w:eastAsia="阿里巴巴普惠体 2.0 45 Light" w:cs="阿里巴巴普惠体 2.0 45 Light"/>
          <w:kern w:val="2"/>
          <w:sz w:val="24"/>
          <w:rPrChange w:id="1067" w:author="成成" w:date="2025-09-18T15:12:24Z">
            <w:rPr>
              <w:rFonts w:hint="eastAsia" w:ascii="阿里巴巴普惠体 2.0 45 Light" w:hAnsi="阿里巴巴普惠体 2.0 45 Light" w:eastAsia="阿里巴巴普惠体 2.0 45 Light" w:cs="阿里巴巴普惠体 2.0 45 Light"/>
            </w:rPr>
          </w:rPrChange>
        </w:rPr>
        <w:pPrChange w:id="1066" w:author="成成" w:date="2025-09-18T15:12:24Z">
          <w:pPr>
            <w:pStyle w:val="32"/>
            <w:ind w:firstLine="470"/>
          </w:pPr>
        </w:pPrChange>
      </w:pPr>
    </w:p>
    <w:p w14:paraId="1CBCECD8">
      <w:pPr>
        <w:pStyle w:val="32"/>
        <w:ind w:firstLine="470"/>
        <w:rPr>
          <w:rFonts w:hint="eastAsia" w:ascii="阿里巴巴普惠体 2.0 45 Light" w:hAnsi="阿里巴巴普惠体 2.0 45 Light" w:eastAsia="阿里巴巴普惠体 2.0 45 Light" w:cs="阿里巴巴普惠体 2.0 45 Light"/>
        </w:rPr>
      </w:pPr>
    </w:p>
    <w:p w14:paraId="4DA376AA">
      <w:pPr>
        <w:pStyle w:val="32"/>
        <w:ind w:firstLine="470"/>
        <w:jc w:val="center"/>
        <w:rPr>
          <w:rFonts w:hint="eastAsia" w:ascii="阿里巴巴普惠体 2.0 45 Light" w:hAnsi="阿里巴巴普惠体 2.0 45 Light" w:eastAsia="阿里巴巴普惠体 2.0 45 Light" w:cs="阿里巴巴普惠体 2.0 45 Light"/>
          <w:rPrChange w:id="1068" w:author="成成" w:date="2025-09-18T15:12:14Z">
            <w:rPr>
              <w:rFonts w:hint="eastAsia" w:ascii="阿里巴巴普惠体 2.0 45 Light" w:hAnsi="阿里巴巴普惠体 2.0 45 Light" w:eastAsia="阿里巴巴普惠体 2.0 45 Light" w:cs="阿里巴巴普惠体 2.0 45 Light"/>
            </w:rPr>
          </w:rPrChange>
        </w:rPr>
      </w:pPr>
      <w:ins w:id="1069" w:author="成成" w:date="2025-09-18T15:12:07Z">
        <w:bookmarkStart w:id="174" w:name="_Ref29541"/>
        <w:bookmarkStart w:id="175" w:name="_Ref4878"/>
        <w:r>
          <w:rPr>
            <w:rFonts w:hint="eastAsia" w:ascii="阿里巴巴普惠体 2.0 45 Light" w:hAnsi="阿里巴巴普惠体 2.0 45 Light" w:eastAsia="阿里巴巴普惠体 2.0 45 Light" w:cs="阿里巴巴普惠体 2.0 45 Light"/>
            <w:rPrChange w:id="1070" w:author="成成" w:date="2025-09-18T15:12:14Z">
              <w:rPr/>
            </w:rPrChange>
          </w:rPr>
          <w:t xml:space="preserve">表 </w:t>
        </w:r>
      </w:ins>
      <w:ins w:id="1072" w:author="成成" w:date="2025-09-18T15:12:07Z">
        <w:r>
          <w:rPr>
            <w:rFonts w:hint="eastAsia" w:ascii="阿里巴巴普惠体 2.0 45 Light" w:hAnsi="阿里巴巴普惠体 2.0 45 Light" w:eastAsia="阿里巴巴普惠体 2.0 45 Light" w:cs="阿里巴巴普惠体 2.0 45 Light"/>
            <w:rPrChange w:id="1073" w:author="成成" w:date="2025-09-18T15:12:14Z">
              <w:rPr/>
            </w:rPrChange>
          </w:rPr>
          <w:fldChar w:fldCharType="begin"/>
        </w:r>
      </w:ins>
      <w:ins w:id="1075" w:author="成成" w:date="2025-09-18T15:12:07Z">
        <w:r>
          <w:rPr>
            <w:rFonts w:hint="eastAsia" w:ascii="阿里巴巴普惠体 2.0 45 Light" w:hAnsi="阿里巴巴普惠体 2.0 45 Light" w:eastAsia="阿里巴巴普惠体 2.0 45 Light" w:cs="阿里巴巴普惠体 2.0 45 Light"/>
            <w:rPrChange w:id="1076" w:author="成成" w:date="2025-09-18T15:12:14Z">
              <w:rPr/>
            </w:rPrChange>
          </w:rPr>
          <w:instrText xml:space="preserve"> SEQ 表 \* ARABIC </w:instrText>
        </w:r>
      </w:ins>
      <w:ins w:id="1078" w:author="成成" w:date="2025-09-18T15:12:07Z">
        <w:r>
          <w:rPr>
            <w:rFonts w:hint="eastAsia" w:ascii="阿里巴巴普惠体 2.0 45 Light" w:hAnsi="阿里巴巴普惠体 2.0 45 Light" w:eastAsia="阿里巴巴普惠体 2.0 45 Light" w:cs="阿里巴巴普惠体 2.0 45 Light"/>
            <w:rPrChange w:id="1079" w:author="成成" w:date="2025-09-18T15:12:14Z">
              <w:rPr/>
            </w:rPrChange>
          </w:rPr>
          <w:fldChar w:fldCharType="separate"/>
        </w:r>
      </w:ins>
      <w:ins w:id="1081" w:author="成成" w:date="2025-09-18T16:08:19Z">
        <w:r>
          <w:rPr>
            <w:rFonts w:hint="eastAsia" w:ascii="阿里巴巴普惠体 2.0 45 Light" w:hAnsi="阿里巴巴普惠体 2.0 45 Light" w:eastAsia="阿里巴巴普惠体 2.0 45 Light" w:cs="阿里巴巴普惠体 2.0 45 Light"/>
          </w:rPr>
          <w:t>6</w:t>
        </w:r>
      </w:ins>
      <w:ins w:id="1082" w:author="成成" w:date="2025-09-18T15:12:07Z">
        <w:r>
          <w:rPr>
            <w:rFonts w:hint="eastAsia" w:ascii="阿里巴巴普惠体 2.0 45 Light" w:hAnsi="阿里巴巴普惠体 2.0 45 Light" w:eastAsia="阿里巴巴普惠体 2.0 45 Light" w:cs="阿里巴巴普惠体 2.0 45 Light"/>
            <w:rPrChange w:id="1083" w:author="成成" w:date="2025-09-18T15:12:14Z">
              <w:rPr/>
            </w:rPrChange>
          </w:rPr>
          <w:fldChar w:fldCharType="end"/>
        </w:r>
        <w:bookmarkEnd w:id="174"/>
      </w:ins>
      <w:del w:id="1085" w:author="成成" w:date="2025-09-18T15:12:00Z">
        <w:r>
          <w:rPr>
            <w:rFonts w:hint="eastAsia" w:ascii="阿里巴巴普惠体 2.0 45 Light" w:hAnsi="阿里巴巴普惠体 2.0 45 Light" w:eastAsia="阿里巴巴普惠体 2.0 45 Light" w:cs="阿里巴巴普惠体 2.0 45 Light"/>
            <w:rPrChange w:id="1086" w:author="成成" w:date="2025-09-18T15:12:14Z">
              <w:rPr>
                <w:rFonts w:hint="eastAsia" w:ascii="阿里巴巴普惠体 2.0 45 Light" w:hAnsi="阿里巴巴普惠体 2.0 45 Light" w:eastAsia="阿里巴巴普惠体 2.0 45 Light" w:cs="阿里巴巴普惠体 2.0 45 Light"/>
              </w:rPr>
            </w:rPrChange>
          </w:rPr>
          <w:delText xml:space="preserve">表 </w:delText>
        </w:r>
      </w:del>
      <w:del w:id="1088" w:author="成成" w:date="2025-09-18T15:11:59Z">
        <w:r>
          <w:rPr>
            <w:rFonts w:hint="eastAsia" w:ascii="阿里巴巴普惠体 2.0 45 Light" w:hAnsi="阿里巴巴普惠体 2.0 45 Light" w:eastAsia="阿里巴巴普惠体 2.0 45 Light" w:cs="阿里巴巴普惠体 2.0 45 Light"/>
            <w:rPrChange w:id="1089" w:author="成成" w:date="2025-09-18T15:12:14Z">
              <w:rPr>
                <w:rFonts w:hint="eastAsia" w:ascii="阿里巴巴普惠体 2.0 45 Light" w:hAnsi="阿里巴巴普惠体 2.0 45 Light" w:eastAsia="阿里巴巴普惠体 2.0 45 Light" w:cs="阿里巴巴普惠体 2.0 45 Light"/>
              </w:rPr>
            </w:rPrChange>
          </w:rPr>
          <w:fldChar w:fldCharType="begin"/>
        </w:r>
      </w:del>
      <w:del w:id="1091" w:author="成成" w:date="2025-09-18T15:11:59Z">
        <w:r>
          <w:rPr>
            <w:rFonts w:hint="eastAsia" w:ascii="阿里巴巴普惠体 2.0 45 Light" w:hAnsi="阿里巴巴普惠体 2.0 45 Light" w:eastAsia="阿里巴巴普惠体 2.0 45 Light" w:cs="阿里巴巴普惠体 2.0 45 Light"/>
            <w:rPrChange w:id="1092" w:author="成成" w:date="2025-09-18T15:12:14Z">
              <w:rPr>
                <w:rFonts w:hint="eastAsia" w:ascii="阿里巴巴普惠体 2.0 45 Light" w:hAnsi="阿里巴巴普惠体 2.0 45 Light" w:eastAsia="阿里巴巴普惠体 2.0 45 Light" w:cs="阿里巴巴普惠体 2.0 45 Light"/>
              </w:rPr>
            </w:rPrChange>
          </w:rPr>
          <w:delInstrText xml:space="preserve"> SEQ 表 \* ARABIC </w:delInstrText>
        </w:r>
      </w:del>
      <w:del w:id="1094" w:author="成成" w:date="2025-09-18T15:11:59Z">
        <w:r>
          <w:rPr>
            <w:rFonts w:hint="eastAsia" w:ascii="阿里巴巴普惠体 2.0 45 Light" w:hAnsi="阿里巴巴普惠体 2.0 45 Light" w:eastAsia="阿里巴巴普惠体 2.0 45 Light" w:cs="阿里巴巴普惠体 2.0 45 Light"/>
            <w:rPrChange w:id="1095" w:author="成成" w:date="2025-09-18T15:12:14Z">
              <w:rPr>
                <w:rFonts w:hint="eastAsia" w:ascii="阿里巴巴普惠体 2.0 45 Light" w:hAnsi="阿里巴巴普惠体 2.0 45 Light" w:eastAsia="阿里巴巴普惠体 2.0 45 Light" w:cs="阿里巴巴普惠体 2.0 45 Light"/>
              </w:rPr>
            </w:rPrChange>
          </w:rPr>
          <w:fldChar w:fldCharType="separate"/>
        </w:r>
      </w:del>
      <w:ins w:id="1097" w:author="成成" w:date="2025-09-18T16:08:19Z">
        <w:del w:id="1098" w:author="成成" w:date="2025-09-18T15:11:00Z">
          <w:r>
            <w:rPr>
              <w:b/>
            </w:rPr>
            <w:delText>错误！未指定顺序。</w:delText>
          </w:r>
        </w:del>
      </w:ins>
      <w:ins w:id="1099" w:author="成成" w:date="2025-09-18T16:07:59Z">
        <w:del w:id="1100" w:author="成成" w:date="2025-09-18T16:08:19Z">
          <w:r>
            <w:rPr>
              <w:b/>
            </w:rPr>
            <w:delText>错误！未指定顺序。</w:delText>
          </w:r>
        </w:del>
      </w:ins>
      <w:ins w:id="1101" w:author="成成" w:date="2025-09-18T16:07:36Z">
        <w:del w:id="1102" w:author="成成" w:date="2025-09-18T16:08:19Z">
          <w:r>
            <w:rPr>
              <w:b/>
            </w:rPr>
            <w:delText>错误！未指定顺序。</w:delText>
          </w:r>
        </w:del>
      </w:ins>
      <w:ins w:id="1103" w:author="成成" w:date="2025-09-18T15:34:10Z">
        <w:del w:id="1104" w:author="成成" w:date="2025-09-18T16:08:19Z">
          <w:r>
            <w:rPr>
              <w:b/>
            </w:rPr>
            <w:delText>错误！未指定顺序。</w:delText>
          </w:r>
        </w:del>
      </w:ins>
      <w:ins w:id="1105" w:author="成成" w:date="2025-09-18T15:33:35Z">
        <w:del w:id="1106" w:author="成成" w:date="2025-09-18T16:08:19Z">
          <w:r>
            <w:rPr>
              <w:b/>
            </w:rPr>
            <w:delText>错误！未指定顺序。</w:delText>
          </w:r>
        </w:del>
      </w:ins>
      <w:ins w:id="1107" w:author="成成" w:date="2025-09-18T15:33:04Z">
        <w:del w:id="1108" w:author="成成" w:date="2025-09-18T16:08:19Z">
          <w:r>
            <w:rPr>
              <w:b/>
            </w:rPr>
            <w:delText>错误！未指定顺序。</w:delText>
          </w:r>
        </w:del>
      </w:ins>
      <w:ins w:id="1109" w:author="成成" w:date="2025-09-18T15:32:37Z">
        <w:del w:id="1110" w:author="成成" w:date="2025-09-18T16:08:19Z">
          <w:r>
            <w:rPr>
              <w:b/>
            </w:rPr>
            <w:delText>错误！未指定顺序。</w:delText>
          </w:r>
        </w:del>
      </w:ins>
      <w:ins w:id="1111" w:author="成成" w:date="2025-09-18T15:32:20Z">
        <w:del w:id="1112" w:author="成成" w:date="2025-09-18T16:08:19Z">
          <w:r>
            <w:rPr>
              <w:b/>
            </w:rPr>
            <w:delText>错误！未指定顺序。</w:delText>
          </w:r>
        </w:del>
      </w:ins>
      <w:ins w:id="1113" w:author="成成" w:date="2025-09-18T15:32:01Z">
        <w:del w:id="1114" w:author="成成" w:date="2025-09-18T16:08:19Z">
          <w:r>
            <w:rPr>
              <w:b/>
            </w:rPr>
            <w:delText>错误！未指定顺序。</w:delText>
          </w:r>
        </w:del>
      </w:ins>
      <w:ins w:id="1115" w:author="成成" w:date="2025-09-18T15:31:41Z">
        <w:del w:id="1116" w:author="成成" w:date="2025-09-18T16:08:19Z">
          <w:r>
            <w:rPr>
              <w:b/>
            </w:rPr>
            <w:delText>错误！未指定顺序。</w:delText>
          </w:r>
        </w:del>
      </w:ins>
      <w:ins w:id="1117" w:author="成成" w:date="2025-09-18T15:31:24Z">
        <w:del w:id="1118" w:author="成成" w:date="2025-09-18T16:08:19Z">
          <w:r>
            <w:rPr>
              <w:b/>
            </w:rPr>
            <w:delText>错误！未指定顺序。</w:delText>
          </w:r>
        </w:del>
      </w:ins>
      <w:ins w:id="1119" w:author="成成" w:date="2025-09-18T15:31:04Z">
        <w:del w:id="1120" w:author="成成" w:date="2025-09-18T16:08:19Z">
          <w:r>
            <w:rPr>
              <w:b/>
            </w:rPr>
            <w:delText>错误！未指定顺序。</w:delText>
          </w:r>
        </w:del>
      </w:ins>
      <w:ins w:id="1121" w:author="成成" w:date="2025-09-18T15:30:46Z">
        <w:del w:id="1122" w:author="成成" w:date="2025-09-18T16:08:19Z">
          <w:r>
            <w:rPr>
              <w:b/>
            </w:rPr>
            <w:delText>错误！未指定顺序。</w:delText>
          </w:r>
        </w:del>
      </w:ins>
      <w:ins w:id="1123" w:author="成成" w:date="2025-09-18T15:30:28Z">
        <w:del w:id="1124" w:author="成成" w:date="2025-09-18T16:08:19Z">
          <w:r>
            <w:rPr>
              <w:b/>
            </w:rPr>
            <w:delText>错误！未指定顺序。</w:delText>
          </w:r>
        </w:del>
      </w:ins>
      <w:ins w:id="1125" w:author="成成" w:date="2025-09-18T15:30:04Z">
        <w:del w:id="1126" w:author="成成" w:date="2025-09-18T16:08:19Z">
          <w:r>
            <w:rPr>
              <w:b/>
            </w:rPr>
            <w:delText>错误！未指定顺序。</w:delText>
          </w:r>
        </w:del>
      </w:ins>
      <w:ins w:id="1127" w:author="成成" w:date="2025-09-18T15:29:46Z">
        <w:del w:id="1128" w:author="成成" w:date="2025-09-18T16:08:19Z">
          <w:r>
            <w:rPr>
              <w:b/>
            </w:rPr>
            <w:delText>错误！未指定顺序。</w:delText>
          </w:r>
        </w:del>
      </w:ins>
      <w:ins w:id="1129" w:author="成成" w:date="2025-09-18T15:29:27Z">
        <w:del w:id="1130" w:author="成成" w:date="2025-09-18T16:08:19Z">
          <w:r>
            <w:rPr>
              <w:b/>
            </w:rPr>
            <w:delText>错误！未指定顺序。</w:delText>
          </w:r>
        </w:del>
      </w:ins>
      <w:ins w:id="1131" w:author="成成" w:date="2025-09-18T15:29:05Z">
        <w:del w:id="1132" w:author="成成" w:date="2025-09-18T16:08:19Z">
          <w:r>
            <w:rPr>
              <w:b/>
            </w:rPr>
            <w:delText>错误！未指定顺序。</w:delText>
          </w:r>
        </w:del>
      </w:ins>
      <w:ins w:id="1133" w:author="成成" w:date="2025-09-18T15:28:41Z">
        <w:del w:id="1134" w:author="成成" w:date="2025-09-18T16:08:19Z">
          <w:r>
            <w:rPr>
              <w:b/>
            </w:rPr>
            <w:delText>错误！未指定顺序。</w:delText>
          </w:r>
        </w:del>
      </w:ins>
      <w:ins w:id="1135" w:author="成成" w:date="2025-09-18T15:28:12Z">
        <w:del w:id="1136" w:author="成成" w:date="2025-09-18T16:08:19Z">
          <w:r>
            <w:rPr>
              <w:b/>
            </w:rPr>
            <w:delText>错误！未指定顺序。</w:delText>
          </w:r>
        </w:del>
      </w:ins>
      <w:ins w:id="1137" w:author="成成" w:date="2025-09-18T15:27:52Z">
        <w:del w:id="1138" w:author="成成" w:date="2025-09-18T16:08:19Z">
          <w:r>
            <w:rPr>
              <w:b/>
            </w:rPr>
            <w:delText>错误！未指定顺序。</w:delText>
          </w:r>
        </w:del>
      </w:ins>
      <w:ins w:id="1139" w:author="成成" w:date="2025-09-18T15:27:35Z">
        <w:del w:id="1140" w:author="成成" w:date="2025-09-18T16:08:19Z">
          <w:r>
            <w:rPr>
              <w:b/>
            </w:rPr>
            <w:delText>错误！未指定顺序。</w:delText>
          </w:r>
        </w:del>
      </w:ins>
      <w:ins w:id="1141" w:author="成成" w:date="2025-09-18T15:27:16Z">
        <w:del w:id="1142" w:author="成成" w:date="2025-09-18T16:08:19Z">
          <w:r>
            <w:rPr>
              <w:b/>
            </w:rPr>
            <w:delText>错误！未指定顺序。</w:delText>
          </w:r>
        </w:del>
      </w:ins>
      <w:ins w:id="1143" w:author="成成" w:date="2025-09-18T15:26:56Z">
        <w:del w:id="1144" w:author="成成" w:date="2025-09-18T16:08:19Z">
          <w:r>
            <w:rPr>
              <w:b/>
            </w:rPr>
            <w:delText>错误！未指定顺序。</w:delText>
          </w:r>
        </w:del>
      </w:ins>
      <w:ins w:id="1145" w:author="成成" w:date="2025-09-18T15:26:32Z">
        <w:del w:id="1146" w:author="成成" w:date="2025-09-18T16:08:19Z">
          <w:r>
            <w:rPr>
              <w:b/>
            </w:rPr>
            <w:delText>错误！未指定顺序。</w:delText>
          </w:r>
        </w:del>
      </w:ins>
      <w:ins w:id="1147" w:author="成成" w:date="2025-09-18T15:26:13Z">
        <w:del w:id="1148" w:author="成成" w:date="2025-09-18T16:08:19Z">
          <w:r>
            <w:rPr>
              <w:b/>
            </w:rPr>
            <w:delText>错误！未指定顺序。</w:delText>
          </w:r>
        </w:del>
      </w:ins>
      <w:ins w:id="1149" w:author="成成" w:date="2025-09-18T15:25:53Z">
        <w:del w:id="1150" w:author="成成" w:date="2025-09-18T16:08:19Z">
          <w:r>
            <w:rPr>
              <w:b/>
            </w:rPr>
            <w:delText>错误！未指定顺序。</w:delText>
          </w:r>
        </w:del>
      </w:ins>
      <w:ins w:id="1151" w:author="成成" w:date="2025-09-18T15:25:36Z">
        <w:del w:id="1152" w:author="成成" w:date="2025-09-18T16:08:19Z">
          <w:r>
            <w:rPr>
              <w:b/>
            </w:rPr>
            <w:delText>错误！未指定顺序。</w:delText>
          </w:r>
        </w:del>
      </w:ins>
      <w:ins w:id="1153" w:author="成成" w:date="2025-09-18T15:25:19Z">
        <w:del w:id="1154" w:author="成成" w:date="2025-09-18T16:08:19Z">
          <w:r>
            <w:rPr>
              <w:b/>
            </w:rPr>
            <w:delText>错误！未指定顺序。</w:delText>
          </w:r>
        </w:del>
      </w:ins>
      <w:ins w:id="1155" w:author="成成" w:date="2025-09-18T15:24:57Z">
        <w:del w:id="1156" w:author="成成" w:date="2025-09-18T16:08:19Z">
          <w:r>
            <w:rPr>
              <w:b/>
            </w:rPr>
            <w:delText>错误！未指定顺序。</w:delText>
          </w:r>
        </w:del>
      </w:ins>
      <w:ins w:id="1157" w:author="成成" w:date="2025-09-18T15:24:38Z">
        <w:del w:id="1158" w:author="成成" w:date="2025-09-18T16:08:19Z">
          <w:r>
            <w:rPr>
              <w:b/>
            </w:rPr>
            <w:delText>错误！未指定顺序。</w:delText>
          </w:r>
        </w:del>
      </w:ins>
      <w:ins w:id="1159" w:author="成成" w:date="2025-09-18T15:24:15Z">
        <w:del w:id="1160" w:author="成成" w:date="2025-09-18T16:08:19Z">
          <w:r>
            <w:rPr>
              <w:b/>
            </w:rPr>
            <w:delText>错误！未指定顺序。</w:delText>
          </w:r>
        </w:del>
      </w:ins>
      <w:ins w:id="1161" w:author="成成" w:date="2025-09-18T15:23:55Z">
        <w:del w:id="1162" w:author="成成" w:date="2025-09-18T16:08:19Z">
          <w:r>
            <w:rPr>
              <w:b/>
            </w:rPr>
            <w:delText>错误！未指定顺序。</w:delText>
          </w:r>
        </w:del>
      </w:ins>
      <w:ins w:id="1163" w:author="成成" w:date="2025-09-18T15:23:30Z">
        <w:del w:id="1164" w:author="成成" w:date="2025-09-18T16:08:19Z">
          <w:r>
            <w:rPr>
              <w:b/>
            </w:rPr>
            <w:delText>错误！未指定顺序。</w:delText>
          </w:r>
        </w:del>
      </w:ins>
      <w:ins w:id="1165" w:author="成成" w:date="2025-09-18T15:23:12Z">
        <w:del w:id="1166" w:author="成成" w:date="2025-09-18T16:08:19Z">
          <w:r>
            <w:rPr>
              <w:b/>
            </w:rPr>
            <w:delText>错误！未指定顺序。</w:delText>
          </w:r>
        </w:del>
      </w:ins>
      <w:ins w:id="1167" w:author="成成" w:date="2025-09-18T15:22:49Z">
        <w:del w:id="1168" w:author="成成" w:date="2025-09-18T16:08:19Z">
          <w:r>
            <w:rPr>
              <w:b/>
            </w:rPr>
            <w:delText>错误！未指定顺序。</w:delText>
          </w:r>
        </w:del>
      </w:ins>
      <w:ins w:id="1169" w:author="成成" w:date="2025-09-18T15:22:24Z">
        <w:del w:id="1170" w:author="成成" w:date="2025-09-18T16:08:19Z">
          <w:r>
            <w:rPr>
              <w:b/>
            </w:rPr>
            <w:delText>错误！未指定顺序。</w:delText>
          </w:r>
        </w:del>
      </w:ins>
      <w:ins w:id="1171" w:author="成成" w:date="2025-09-18T15:21:59Z">
        <w:del w:id="1172" w:author="成成" w:date="2025-09-18T16:08:19Z">
          <w:r>
            <w:rPr>
              <w:b/>
            </w:rPr>
            <w:delText>错误！未指定顺序。</w:delText>
          </w:r>
        </w:del>
      </w:ins>
      <w:ins w:id="1173" w:author="成成" w:date="2025-09-18T15:21:40Z">
        <w:del w:id="1174" w:author="成成" w:date="2025-09-18T16:08:19Z">
          <w:r>
            <w:rPr>
              <w:b/>
            </w:rPr>
            <w:delText>错误！未指定顺序。</w:delText>
          </w:r>
        </w:del>
      </w:ins>
      <w:ins w:id="1175" w:author="成成" w:date="2025-09-18T15:20:40Z">
        <w:del w:id="1176" w:author="成成" w:date="2025-09-18T16:08:19Z">
          <w:r>
            <w:rPr>
              <w:b/>
            </w:rPr>
            <w:delText>错误！未指定顺序。</w:delText>
          </w:r>
        </w:del>
      </w:ins>
      <w:ins w:id="1177" w:author="成成" w:date="2025-09-18T15:20:21Z">
        <w:del w:id="1178" w:author="成成" w:date="2025-09-18T16:08:19Z">
          <w:r>
            <w:rPr>
              <w:b/>
            </w:rPr>
            <w:delText>错误！未指定顺序。</w:delText>
          </w:r>
        </w:del>
      </w:ins>
      <w:ins w:id="1179" w:author="成成" w:date="2025-09-18T15:19:50Z">
        <w:del w:id="1180" w:author="成成" w:date="2025-09-18T16:08:19Z">
          <w:r>
            <w:rPr>
              <w:b/>
            </w:rPr>
            <w:delText>错误！未指定顺序。</w:delText>
          </w:r>
        </w:del>
      </w:ins>
      <w:ins w:id="1181" w:author="成成" w:date="2025-09-18T15:19:26Z">
        <w:del w:id="1182" w:author="成成" w:date="2025-09-18T16:08:19Z">
          <w:r>
            <w:rPr>
              <w:b/>
            </w:rPr>
            <w:delText>错误！未指定顺序。</w:delText>
          </w:r>
        </w:del>
      </w:ins>
      <w:ins w:id="1183" w:author="成成" w:date="2025-09-18T15:19:07Z">
        <w:del w:id="1184" w:author="成成" w:date="2025-09-18T16:08:19Z">
          <w:r>
            <w:rPr>
              <w:b/>
            </w:rPr>
            <w:delText>错误！未指定顺序。</w:delText>
          </w:r>
        </w:del>
      </w:ins>
      <w:ins w:id="1185" w:author="成成" w:date="2025-09-18T15:18:44Z">
        <w:del w:id="1186" w:author="成成" w:date="2025-09-18T16:08:19Z">
          <w:r>
            <w:rPr>
              <w:b/>
            </w:rPr>
            <w:delText>错误！未指定顺序。</w:delText>
          </w:r>
        </w:del>
      </w:ins>
      <w:ins w:id="1187" w:author="成成" w:date="2025-09-18T15:18:11Z">
        <w:del w:id="1188" w:author="成成" w:date="2025-09-18T16:08:19Z">
          <w:r>
            <w:rPr>
              <w:b/>
            </w:rPr>
            <w:delText>错误！未指定顺序。</w:delText>
          </w:r>
        </w:del>
      </w:ins>
      <w:ins w:id="1189" w:author="成成" w:date="2025-09-18T15:16:41Z">
        <w:del w:id="1190" w:author="成成" w:date="2025-09-18T16:08:19Z">
          <w:r>
            <w:rPr>
              <w:b/>
            </w:rPr>
            <w:delText>错误！未指定顺序。</w:delText>
          </w:r>
        </w:del>
      </w:ins>
      <w:ins w:id="1191" w:author="成成" w:date="2025-09-18T15:14:51Z">
        <w:del w:id="1192" w:author="成成" w:date="2025-09-18T16:08:19Z">
          <w:r>
            <w:rPr>
              <w:b/>
            </w:rPr>
            <w:delText>错误！未指定顺序。</w:delText>
          </w:r>
        </w:del>
      </w:ins>
      <w:ins w:id="1193" w:author="成成" w:date="2025-09-18T15:14:09Z">
        <w:del w:id="1194" w:author="成成" w:date="2025-09-18T16:08:19Z">
          <w:r>
            <w:rPr>
              <w:b/>
            </w:rPr>
            <w:delText>错误！未指定顺序。</w:delText>
          </w:r>
        </w:del>
      </w:ins>
      <w:ins w:id="1195" w:author="成成" w:date="2025-09-18T15:12:08Z">
        <w:del w:id="1196" w:author="成成" w:date="2025-09-18T16:08:19Z">
          <w:r>
            <w:rPr>
              <w:rFonts w:hint="eastAsia" w:ascii="阿里巴巴普惠体 2.0 45 Light" w:hAnsi="阿里巴巴普惠体 2.0 45 Light" w:eastAsia="阿里巴巴普惠体 2.0 45 Light" w:cs="阿里巴巴普惠体 2.0 45 Light"/>
              <w:b w:val="0"/>
              <w:rPrChange w:id="1197" w:author="成成" w:date="2025-09-18T15:12:14Z">
                <w:rPr>
                  <w:b/>
                </w:rPr>
              </w:rPrChange>
            </w:rPr>
            <w:delText>错误！未指定顺序。</w:delText>
          </w:r>
        </w:del>
      </w:ins>
      <w:del w:id="1200" w:author="成成" w:date="2025-09-18T16:08:19Z">
        <w:r>
          <w:rPr>
            <w:rFonts w:hint="eastAsia" w:ascii="阿里巴巴普惠体 2.0 45 Light" w:hAnsi="阿里巴巴普惠体 2.0 45 Light" w:eastAsia="阿里巴巴普惠体 2.0 45 Light" w:cs="阿里巴巴普惠体 2.0 45 Light"/>
            <w:rPrChange w:id="1201" w:author="成成" w:date="2025-09-18T15:12:14Z">
              <w:rPr>
                <w:rFonts w:hint="eastAsia" w:ascii="阿里巴巴普惠体 2.0 45 Light" w:hAnsi="阿里巴巴普惠体 2.0 45 Light" w:eastAsia="阿里巴巴普惠体 2.0 45 Light" w:cs="阿里巴巴普惠体 2.0 45 Light"/>
              </w:rPr>
            </w:rPrChange>
          </w:rPr>
          <w:delText>6</w:delText>
        </w:r>
      </w:del>
      <w:del w:id="1203" w:author="成成" w:date="2025-09-18T15:11:59Z">
        <w:r>
          <w:rPr>
            <w:rFonts w:hint="eastAsia" w:ascii="阿里巴巴普惠体 2.0 45 Light" w:hAnsi="阿里巴巴普惠体 2.0 45 Light" w:eastAsia="阿里巴巴普惠体 2.0 45 Light" w:cs="阿里巴巴普惠体 2.0 45 Light"/>
            <w:rPrChange w:id="1204" w:author="成成" w:date="2025-09-18T15:12:14Z">
              <w:rPr>
                <w:rFonts w:hint="eastAsia" w:ascii="阿里巴巴普惠体 2.0 45 Light" w:hAnsi="阿里巴巴普惠体 2.0 45 Light" w:eastAsia="阿里巴巴普惠体 2.0 45 Light" w:cs="阿里巴巴普惠体 2.0 45 Light"/>
              </w:rPr>
            </w:rPrChange>
          </w:rPr>
          <w:fldChar w:fldCharType="end"/>
        </w:r>
        <w:bookmarkEnd w:id="175"/>
      </w:del>
      <w:del w:id="1206" w:author="成成" w:date="2025-09-18T15:11:59Z">
        <w:bookmarkStart w:id="176" w:name="_Toc19337"/>
        <w:bookmarkStart w:id="177" w:name="_Toc16363"/>
        <w:r>
          <w:rPr>
            <w:rFonts w:hint="eastAsia" w:ascii="阿里巴巴普惠体 2.0 45 Light" w:hAnsi="阿里巴巴普惠体 2.0 45 Light" w:eastAsia="阿里巴巴普惠体 2.0 45 Light" w:cs="阿里巴巴普惠体 2.0 45 Light"/>
            <w:lang w:val="en-US" w:eastAsia="zh-CN"/>
          </w:rPr>
          <w:delText xml:space="preserve"> </w:delText>
        </w:r>
      </w:del>
      <w:r>
        <w:rPr>
          <w:rFonts w:hint="eastAsia" w:ascii="阿里巴巴普惠体 2.0 45 Light" w:hAnsi="阿里巴巴普惠体 2.0 45 Light" w:eastAsia="阿里巴巴普惠体 2.0 45 Light" w:cs="阿里巴巴普惠体 2.0 45 Light"/>
          <w:lang w:val="en-US" w:eastAsia="zh-CN"/>
        </w:rPr>
        <w:t>RS485举例读寄存器帧格式</w:t>
      </w:r>
      <w:bookmarkEnd w:id="176"/>
      <w:bookmarkEnd w:id="177"/>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67"/>
        <w:gridCol w:w="2967"/>
        <w:gridCol w:w="2967"/>
      </w:tblGrid>
      <w:tr w14:paraId="75BDC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6CE39EC0">
            <w:pPr>
              <w:pStyle w:val="68"/>
              <w:ind w:firstLine="0" w:firstLineChars="0"/>
              <w:rPr>
                <w:rFonts w:hint="eastAsia" w:ascii="阿里巴巴普惠体 2.0 45 Light" w:hAnsi="阿里巴巴普惠体 2.0 45 Light" w:eastAsia="阿里巴巴普惠体 2.0 45 Light" w:cs="阿里巴巴普惠体 2.0 45 Light"/>
              </w:rPr>
            </w:pPr>
          </w:p>
        </w:tc>
        <w:tc>
          <w:tcPr>
            <w:tcW w:w="2967" w:type="dxa"/>
            <w:vAlign w:val="center"/>
          </w:tcPr>
          <w:p w14:paraId="47FAA2D4">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数值</w:t>
            </w:r>
          </w:p>
        </w:tc>
        <w:tc>
          <w:tcPr>
            <w:tcW w:w="2967" w:type="dxa"/>
            <w:vAlign w:val="center"/>
          </w:tcPr>
          <w:p w14:paraId="0A6380C9">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r>
      <w:tr w14:paraId="5E798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5A52C90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byte[0]</w:t>
            </w:r>
          </w:p>
        </w:tc>
        <w:tc>
          <w:tcPr>
            <w:tcW w:w="2967" w:type="dxa"/>
            <w:vAlign w:val="center"/>
          </w:tcPr>
          <w:p w14:paraId="7A0C3AA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0xEB</w:t>
            </w:r>
          </w:p>
        </w:tc>
        <w:tc>
          <w:tcPr>
            <w:tcW w:w="2967" w:type="dxa"/>
            <w:vAlign w:val="center"/>
          </w:tcPr>
          <w:p w14:paraId="2CF0E08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2E7EA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5F70585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w:t>
            </w:r>
          </w:p>
        </w:tc>
        <w:tc>
          <w:tcPr>
            <w:tcW w:w="2967" w:type="dxa"/>
            <w:vAlign w:val="center"/>
          </w:tcPr>
          <w:p w14:paraId="2982D3E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0x90</w:t>
            </w:r>
          </w:p>
        </w:tc>
        <w:tc>
          <w:tcPr>
            <w:tcW w:w="2967" w:type="dxa"/>
            <w:vAlign w:val="center"/>
          </w:tcPr>
          <w:p w14:paraId="16E38F4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052BF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7EC712D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byte[2]</w:t>
            </w:r>
          </w:p>
        </w:tc>
        <w:tc>
          <w:tcPr>
            <w:tcW w:w="2967" w:type="dxa"/>
            <w:vAlign w:val="center"/>
          </w:tcPr>
          <w:p w14:paraId="77ABBFC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0x01</w:t>
            </w:r>
          </w:p>
        </w:tc>
        <w:tc>
          <w:tcPr>
            <w:tcW w:w="2967" w:type="dxa"/>
            <w:vAlign w:val="center"/>
          </w:tcPr>
          <w:p w14:paraId="7969651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灵巧手ID号为1</w:t>
            </w:r>
          </w:p>
        </w:tc>
      </w:tr>
      <w:tr w14:paraId="5B577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4D89F31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byte[3]</w:t>
            </w:r>
          </w:p>
        </w:tc>
        <w:tc>
          <w:tcPr>
            <w:tcW w:w="2967" w:type="dxa"/>
            <w:vAlign w:val="center"/>
          </w:tcPr>
          <w:p w14:paraId="70AD4E8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0x04</w:t>
            </w:r>
          </w:p>
        </w:tc>
        <w:tc>
          <w:tcPr>
            <w:tcW w:w="2967" w:type="dxa"/>
            <w:vAlign w:val="center"/>
          </w:tcPr>
          <w:p w14:paraId="1AB6DD9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该帧数据部分长度</w:t>
            </w:r>
          </w:p>
        </w:tc>
      </w:tr>
      <w:tr w14:paraId="27F76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23A350F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byte[4]</w:t>
            </w:r>
          </w:p>
        </w:tc>
        <w:tc>
          <w:tcPr>
            <w:tcW w:w="2967" w:type="dxa"/>
            <w:vAlign w:val="center"/>
          </w:tcPr>
          <w:p w14:paraId="2F1FFFC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0x11</w:t>
            </w:r>
          </w:p>
        </w:tc>
        <w:tc>
          <w:tcPr>
            <w:tcW w:w="2967" w:type="dxa"/>
            <w:vAlign w:val="center"/>
          </w:tcPr>
          <w:p w14:paraId="5BCC183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读寄存器</w:t>
            </w:r>
          </w:p>
        </w:tc>
      </w:tr>
      <w:tr w14:paraId="74E24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14B446A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byte[5]</w:t>
            </w:r>
          </w:p>
        </w:tc>
        <w:tc>
          <w:tcPr>
            <w:tcW w:w="2967" w:type="dxa"/>
            <w:vAlign w:val="center"/>
          </w:tcPr>
          <w:p w14:paraId="6A572EA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28</w:t>
            </w:r>
          </w:p>
        </w:tc>
        <w:tc>
          <w:tcPr>
            <w:tcW w:w="2967" w:type="dxa"/>
            <w:vAlign w:val="center"/>
          </w:tcPr>
          <w:p w14:paraId="2C5A1BC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寄存器起始地址低八位</w:t>
            </w:r>
          </w:p>
        </w:tc>
      </w:tr>
      <w:tr w14:paraId="34371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39D04BC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byte[6]</w:t>
            </w:r>
          </w:p>
        </w:tc>
        <w:tc>
          <w:tcPr>
            <w:tcW w:w="2967" w:type="dxa"/>
            <w:vAlign w:val="center"/>
          </w:tcPr>
          <w:p w14:paraId="08E2DEB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w:t>
            </w:r>
            <w:r>
              <w:rPr>
                <w:rFonts w:hint="eastAsia" w:ascii="阿里巴巴普惠体 2.0 45 Light" w:hAnsi="阿里巴巴普惠体 2.0 45 Light" w:eastAsia="阿里巴巴普惠体 2.0 45 Light" w:cs="阿里巴巴普惠体 2.0 45 Light"/>
                <w:lang w:val="en-US" w:eastAsia="zh-CN"/>
              </w:rPr>
              <w:t>4</w:t>
            </w:r>
          </w:p>
        </w:tc>
        <w:tc>
          <w:tcPr>
            <w:tcW w:w="2967" w:type="dxa"/>
            <w:vAlign w:val="center"/>
          </w:tcPr>
          <w:p w14:paraId="3C05C12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寄存器起始地址高八位</w:t>
            </w:r>
          </w:p>
        </w:tc>
      </w:tr>
      <w:tr w14:paraId="3DF17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7CA0E70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byte[7]</w:t>
            </w:r>
          </w:p>
        </w:tc>
        <w:tc>
          <w:tcPr>
            <w:tcW w:w="2967" w:type="dxa"/>
            <w:vAlign w:val="center"/>
          </w:tcPr>
          <w:p w14:paraId="08934CF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0x0C</w:t>
            </w:r>
          </w:p>
        </w:tc>
        <w:tc>
          <w:tcPr>
            <w:tcW w:w="2967" w:type="dxa"/>
            <w:vAlign w:val="center"/>
          </w:tcPr>
          <w:p w14:paraId="5D5EB37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读取</w:t>
            </w:r>
            <w:r>
              <w:rPr>
                <w:rFonts w:hint="eastAsia" w:ascii="阿里巴巴普惠体 2.0 45 Light" w:hAnsi="阿里巴巴普惠体 2.0 45 Light" w:eastAsia="阿里巴巴普惠体 2.0 45 Light" w:cs="阿里巴巴普惠体 2.0 45 Light"/>
                <w:lang w:val="en-US" w:eastAsia="zh-CN"/>
              </w:rPr>
              <w:t>数据的字节</w:t>
            </w:r>
            <w:r>
              <w:rPr>
                <w:rFonts w:hint="eastAsia" w:ascii="阿里巴巴普惠体 2.0 45 Light" w:hAnsi="阿里巴巴普惠体 2.0 45 Light" w:eastAsia="阿里巴巴普惠体 2.0 45 Light" w:cs="阿里巴巴普惠体 2.0 45 Light"/>
              </w:rPr>
              <w:t>长度</w:t>
            </w:r>
          </w:p>
        </w:tc>
      </w:tr>
      <w:tr w14:paraId="7D6A9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497AFF96">
            <w:pPr>
              <w:pStyle w:val="12"/>
              <w:tabs>
                <w:tab w:val="left" w:pos="420"/>
                <w:tab w:val="left" w:pos="851"/>
              </w:tabs>
              <w:ind w:firstLineChars="0"/>
              <w:rPr>
                <w:rFonts w:hint="eastAsia" w:ascii="阿里巴巴普惠体 2.0 45 Light" w:hAnsi="阿里巴巴普惠体 2.0 45 Light" w:eastAsia="阿里巴巴普惠体 2.0 45 Light" w:cs="阿里巴巴普惠体 2.0 45 Light"/>
              </w:rPr>
              <w:pPrChange w:id="1207" w:author="成成" w:date="2025-09-18T15:14:09Z">
                <w:pPr>
                  <w:pStyle w:val="111"/>
                  <w:ind w:firstLine="0" w:firstLineChars="0"/>
                </w:pPr>
              </w:pPrChange>
            </w:pPr>
            <w:r>
              <w:rPr>
                <w:rFonts w:hint="eastAsia" w:ascii="阿里巴巴普惠体 2.0 45 Light" w:hAnsi="阿里巴巴普惠体 2.0 45 Light" w:eastAsia="阿里巴巴普惠体 2.0 45 Light" w:cs="阿里巴巴普惠体 2.0 45 Light"/>
              </w:rPr>
              <w:t>byte[8]</w:t>
            </w:r>
          </w:p>
        </w:tc>
        <w:tc>
          <w:tcPr>
            <w:tcW w:w="2967" w:type="dxa"/>
            <w:vAlign w:val="center"/>
          </w:tcPr>
          <w:p w14:paraId="179BB2E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4E</w:t>
            </w:r>
          </w:p>
        </w:tc>
        <w:tc>
          <w:tcPr>
            <w:tcW w:w="2967" w:type="dxa"/>
            <w:vAlign w:val="center"/>
          </w:tcPr>
          <w:p w14:paraId="1478874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校验和</w:t>
            </w:r>
          </w:p>
        </w:tc>
      </w:tr>
    </w:tbl>
    <w:p w14:paraId="2F69D2AD">
      <w:pPr>
        <w:pStyle w:val="32"/>
        <w:ind w:firstLine="470"/>
        <w:rPr>
          <w:rFonts w:hint="eastAsia" w:ascii="阿里巴巴普惠体 2.0 45 Light" w:hAnsi="阿里巴巴普惠体 2.0 45 Light" w:eastAsia="阿里巴巴普惠体 2.0 45 Light" w:cs="阿里巴巴普惠体 2.0 45 Light"/>
        </w:rPr>
      </w:pPr>
    </w:p>
    <w:p w14:paraId="5E72AD42">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灵巧手对这条指令的回复帧如下</w:t>
      </w:r>
      <w:del w:id="1208" w:author="成成" w:date="2025-09-18T15:14:25Z">
        <w:r>
          <w:rPr>
            <w:rFonts w:hint="eastAsia" w:ascii="阿里巴巴普惠体 2.0 45 Light" w:hAnsi="阿里巴巴普惠体 2.0 45 Light" w:eastAsia="阿里巴巴普惠体 2.0 45 Light" w:cs="阿里巴巴普惠体 2.0 45 Light"/>
            <w:lang w:val="en-US" w:eastAsia="zh-CN"/>
            <w:rPrChange w:id="1209" w:author="成成" w:date="2025-09-18T15:14:36Z">
              <w:rPr>
                <w:rFonts w:hint="eastAsia" w:ascii="阿里巴巴普惠体 2.0 45 Light" w:hAnsi="阿里巴巴普惠体 2.0 45 Light" w:eastAsia="阿里巴巴普惠体 2.0 45 Light" w:cs="阿里巴巴普惠体 2.0 45 Light"/>
                <w:lang w:val="en-US" w:eastAsia="zh-CN"/>
              </w:rPr>
            </w:rPrChange>
          </w:rPr>
          <w:delText>表7</w:delText>
        </w:r>
      </w:del>
      <w:ins w:id="1211" w:author="成成" w:date="2025-09-18T15:14:18Z">
        <w:r>
          <w:rPr>
            <w:rFonts w:hint="eastAsia" w:ascii="阿里巴巴普惠体 2.0 45 Light" w:hAnsi="阿里巴巴普惠体 2.0 45 Light" w:eastAsia="阿里巴巴普惠体 2.0 45 Light" w:cs="阿里巴巴普惠体 2.0 45 Light"/>
            <w:lang w:val="en-US" w:eastAsia="zh-CN"/>
            <w:rPrChange w:id="1212" w:author="成成" w:date="2025-09-18T15:14:36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1214" w:author="成成" w:date="2025-09-18T15:14:18Z">
        <w:r>
          <w:rPr>
            <w:rFonts w:hint="eastAsia" w:ascii="阿里巴巴普惠体 2.0 45 Light" w:hAnsi="阿里巴巴普惠体 2.0 45 Light" w:eastAsia="阿里巴巴普惠体 2.0 45 Light" w:cs="阿里巴巴普惠体 2.0 45 Light"/>
            <w:lang w:val="en-US" w:eastAsia="zh-CN"/>
            <w:rPrChange w:id="1215" w:author="成成" w:date="2025-09-18T15:14:36Z">
              <w:rPr>
                <w:rFonts w:hint="eastAsia" w:ascii="阿里巴巴普惠体 2.0 45 Light" w:hAnsi="阿里巴巴普惠体 2.0 45 Light" w:eastAsia="阿里巴巴普惠体 2.0 45 Light" w:cs="阿里巴巴普惠体 2.0 45 Light"/>
                <w:lang w:val="en-US" w:eastAsia="zh-CN"/>
              </w:rPr>
            </w:rPrChange>
          </w:rPr>
          <w:instrText xml:space="preserve"> REF _Ref29881 \h </w:instrText>
        </w:r>
      </w:ins>
      <w:ins w:id="1217" w:author="成成" w:date="2025-09-18T15:14:18Z">
        <w:r>
          <w:rPr>
            <w:rFonts w:hint="eastAsia" w:ascii="阿里巴巴普惠体 2.0 45 Light" w:hAnsi="阿里巴巴普惠体 2.0 45 Light" w:eastAsia="阿里巴巴普惠体 2.0 45 Light" w:cs="阿里巴巴普惠体 2.0 45 Light"/>
            <w:lang w:val="en-US" w:eastAsia="zh-CN"/>
            <w:rPrChange w:id="1218" w:author="成成" w:date="2025-09-18T15:14:36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1220" w:author="成成" w:date="2025-09-18T15:14:18Z">
        <w:r>
          <w:rPr>
            <w:rFonts w:hint="eastAsia" w:ascii="阿里巴巴普惠体 2.0 45 Light" w:hAnsi="阿里巴巴普惠体 2.0 45 Light" w:eastAsia="阿里巴巴普惠体 2.0 45 Light" w:cs="阿里巴巴普惠体 2.0 45 Light"/>
            <w:rPrChange w:id="1221" w:author="成成" w:date="2025-09-18T15:14:36Z">
              <w:rPr/>
            </w:rPrChange>
          </w:rPr>
          <w:t>表 7</w:t>
        </w:r>
      </w:ins>
      <w:ins w:id="1223" w:author="成成" w:date="2025-09-18T15:14:18Z">
        <w:r>
          <w:rPr>
            <w:rFonts w:hint="eastAsia" w:ascii="阿里巴巴普惠体 2.0 45 Light" w:hAnsi="阿里巴巴普惠体 2.0 45 Light" w:eastAsia="阿里巴巴普惠体 2.0 45 Light" w:cs="阿里巴巴普惠体 2.0 45 Light"/>
            <w:lang w:val="en-US" w:eastAsia="zh-CN"/>
            <w:rPrChange w:id="1224" w:author="成成" w:date="2025-09-18T15:14:36Z">
              <w:rPr>
                <w:rFonts w:hint="eastAsia" w:ascii="阿里巴巴普惠体 2.0 45 Light" w:hAnsi="阿里巴巴普惠体 2.0 45 Light" w:eastAsia="阿里巴巴普惠体 2.0 45 Light" w:cs="阿里巴巴普惠体 2.0 45 Light"/>
                <w:lang w:val="en-US" w:eastAsia="zh-CN"/>
              </w:rPr>
            </w:rPrChange>
          </w:rPr>
          <w:fldChar w:fldCharType="end"/>
        </w:r>
      </w:ins>
      <w:r>
        <w:rPr>
          <w:rFonts w:hint="eastAsia" w:ascii="阿里巴巴普惠体 2.0 45 Light" w:hAnsi="阿里巴巴普惠体 2.0 45 Light" w:eastAsia="阿里巴巴普惠体 2.0 45 Light" w:cs="阿里巴巴普惠体 2.0 45 Light"/>
          <w:lang w:val="en-US" w:eastAsia="zh-CN"/>
          <w:rPrChange w:id="1226" w:author="成成" w:date="2025-09-18T15:14:36Z">
            <w:rPr>
              <w:rFonts w:hint="eastAsia" w:ascii="阿里巴巴普惠体 2.0 45 Light" w:hAnsi="阿里巴巴普惠体 2.0 45 Light" w:eastAsia="阿里巴巴普惠体 2.0 45 Light" w:cs="阿里巴巴普惠体 2.0 45 Light"/>
              <w:lang w:val="en-US" w:eastAsia="zh-CN"/>
            </w:rPr>
          </w:rPrChange>
        </w:rPr>
        <w:t>所示</w:t>
      </w:r>
      <w:r>
        <w:rPr>
          <w:rFonts w:hint="eastAsia" w:ascii="阿里巴巴普惠体 2.0 45 Light" w:hAnsi="阿里巴巴普惠体 2.0 45 Light" w:eastAsia="阿里巴巴普惠体 2.0 45 Light" w:cs="阿里巴巴普惠体 2.0 45 Light"/>
        </w:rPr>
        <w:t>：</w:t>
      </w:r>
      <w:bookmarkStart w:id="178" w:name="_Ref4963"/>
    </w:p>
    <w:p w14:paraId="62C0CA2C">
      <w:pPr>
        <w:pStyle w:val="32"/>
        <w:ind w:firstLine="470"/>
        <w:jc w:val="center"/>
        <w:rPr>
          <w:rFonts w:hint="eastAsia" w:ascii="阿里巴巴普惠体 2.0 45 Light" w:hAnsi="阿里巴巴普惠体 2.0 45 Light" w:eastAsia="阿里巴巴普惠体 2.0 45 Light" w:cs="阿里巴巴普惠体 2.0 45 Light"/>
        </w:rPr>
      </w:pPr>
      <w:ins w:id="1227" w:author="成成" w:date="2025-09-18T15:14:09Z">
        <w:bookmarkStart w:id="179" w:name="_Ref29881"/>
        <w:r>
          <w:rPr>
            <w:rFonts w:hint="eastAsia" w:ascii="阿里巴巴普惠体 2.0 45 Light" w:hAnsi="阿里巴巴普惠体 2.0 45 Light" w:eastAsia="阿里巴巴普惠体 2.0 45 Light" w:cs="阿里巴巴普惠体 2.0 45 Light"/>
            <w:rPrChange w:id="1228" w:author="成成" w:date="2025-09-18T15:14:31Z">
              <w:rPr/>
            </w:rPrChange>
          </w:rPr>
          <w:t xml:space="preserve">表 </w:t>
        </w:r>
      </w:ins>
      <w:ins w:id="1230" w:author="成成" w:date="2025-09-18T15:14:09Z">
        <w:r>
          <w:rPr>
            <w:rFonts w:hint="eastAsia" w:ascii="阿里巴巴普惠体 2.0 45 Light" w:hAnsi="阿里巴巴普惠体 2.0 45 Light" w:eastAsia="阿里巴巴普惠体 2.0 45 Light" w:cs="阿里巴巴普惠体 2.0 45 Light"/>
            <w:rPrChange w:id="1231" w:author="成成" w:date="2025-09-18T15:14:31Z">
              <w:rPr/>
            </w:rPrChange>
          </w:rPr>
          <w:fldChar w:fldCharType="begin"/>
        </w:r>
      </w:ins>
      <w:ins w:id="1233" w:author="成成" w:date="2025-09-18T15:14:09Z">
        <w:r>
          <w:rPr>
            <w:rFonts w:hint="eastAsia" w:ascii="阿里巴巴普惠体 2.0 45 Light" w:hAnsi="阿里巴巴普惠体 2.0 45 Light" w:eastAsia="阿里巴巴普惠体 2.0 45 Light" w:cs="阿里巴巴普惠体 2.0 45 Light"/>
            <w:rPrChange w:id="1234" w:author="成成" w:date="2025-09-18T15:14:31Z">
              <w:rPr/>
            </w:rPrChange>
          </w:rPr>
          <w:instrText xml:space="preserve"> SEQ 表 \* ARABIC </w:instrText>
        </w:r>
      </w:ins>
      <w:ins w:id="1236" w:author="成成" w:date="2025-09-18T15:14:09Z">
        <w:r>
          <w:rPr>
            <w:rFonts w:hint="eastAsia" w:ascii="阿里巴巴普惠体 2.0 45 Light" w:hAnsi="阿里巴巴普惠体 2.0 45 Light" w:eastAsia="阿里巴巴普惠体 2.0 45 Light" w:cs="阿里巴巴普惠体 2.0 45 Light"/>
            <w:rPrChange w:id="1237" w:author="成成" w:date="2025-09-18T15:14:31Z">
              <w:rPr/>
            </w:rPrChange>
          </w:rPr>
          <w:fldChar w:fldCharType="separate"/>
        </w:r>
      </w:ins>
      <w:ins w:id="1239" w:author="成成" w:date="2025-09-18T16:08:19Z">
        <w:r>
          <w:rPr>
            <w:rFonts w:hint="eastAsia" w:ascii="阿里巴巴普惠体 2.0 45 Light" w:hAnsi="阿里巴巴普惠体 2.0 45 Light" w:eastAsia="阿里巴巴普惠体 2.0 45 Light" w:cs="阿里巴巴普惠体 2.0 45 Light"/>
          </w:rPr>
          <w:t>7</w:t>
        </w:r>
      </w:ins>
      <w:ins w:id="1240" w:author="成成" w:date="2025-09-18T15:14:09Z">
        <w:r>
          <w:rPr>
            <w:rFonts w:hint="eastAsia" w:ascii="阿里巴巴普惠体 2.0 45 Light" w:hAnsi="阿里巴巴普惠体 2.0 45 Light" w:eastAsia="阿里巴巴普惠体 2.0 45 Light" w:cs="阿里巴巴普惠体 2.0 45 Light"/>
            <w:rPrChange w:id="1241" w:author="成成" w:date="2025-09-18T15:14:31Z">
              <w:rPr/>
            </w:rPrChange>
          </w:rPr>
          <w:fldChar w:fldCharType="end"/>
        </w:r>
        <w:bookmarkEnd w:id="179"/>
      </w:ins>
      <w:del w:id="1243" w:author="成成" w:date="2025-09-18T15:14:05Z">
        <w:r>
          <w:rPr>
            <w:rFonts w:hint="eastAsia" w:ascii="阿里巴巴普惠体 2.0 45 Light" w:hAnsi="阿里巴巴普惠体 2.0 45 Light" w:eastAsia="阿里巴巴普惠体 2.0 45 Light" w:cs="阿里巴巴普惠体 2.0 45 Light"/>
          </w:rPr>
          <w:delText xml:space="preserve">表 </w:delText>
        </w:r>
      </w:del>
      <w:del w:id="1244" w:author="成成" w:date="2025-09-18T15:14:04Z">
        <w:r>
          <w:rPr>
            <w:rFonts w:hint="eastAsia" w:ascii="阿里巴巴普惠体 2.0 45 Light" w:hAnsi="阿里巴巴普惠体 2.0 45 Light" w:eastAsia="阿里巴巴普惠体 2.0 45 Light" w:cs="阿里巴巴普惠体 2.0 45 Light"/>
          </w:rPr>
          <w:fldChar w:fldCharType="begin"/>
        </w:r>
      </w:del>
      <w:del w:id="1245" w:author="成成" w:date="2025-09-18T15:14:04Z">
        <w:r>
          <w:rPr>
            <w:rFonts w:hint="eastAsia" w:ascii="阿里巴巴普惠体 2.0 45 Light" w:hAnsi="阿里巴巴普惠体 2.0 45 Light" w:eastAsia="阿里巴巴普惠体 2.0 45 Light" w:cs="阿里巴巴普惠体 2.0 45 Light"/>
          </w:rPr>
          <w:delInstrText xml:space="preserve"> SEQ 表 \* ARABIC </w:delInstrText>
        </w:r>
      </w:del>
      <w:del w:id="1246" w:author="成成" w:date="2025-09-18T15:14:04Z">
        <w:r>
          <w:rPr>
            <w:rFonts w:hint="eastAsia" w:ascii="阿里巴巴普惠体 2.0 45 Light" w:hAnsi="阿里巴巴普惠体 2.0 45 Light" w:eastAsia="阿里巴巴普惠体 2.0 45 Light" w:cs="阿里巴巴普惠体 2.0 45 Light"/>
          </w:rPr>
          <w:fldChar w:fldCharType="separate"/>
        </w:r>
      </w:del>
      <w:ins w:id="1247" w:author="成成" w:date="2025-09-18T16:08:19Z">
        <w:del w:id="1248" w:author="成成" w:date="2025-09-18T15:14:00Z">
          <w:r>
            <w:rPr>
              <w:b/>
            </w:rPr>
            <w:delText>错误！未指定顺序。</w:delText>
          </w:r>
        </w:del>
      </w:ins>
      <w:ins w:id="1249" w:author="成成" w:date="2025-09-18T16:07:59Z">
        <w:del w:id="1250" w:author="成成" w:date="2025-09-18T16:08:19Z">
          <w:r>
            <w:rPr>
              <w:b/>
            </w:rPr>
            <w:delText>错误！未指定顺序。</w:delText>
          </w:r>
        </w:del>
      </w:ins>
      <w:ins w:id="1251" w:author="成成" w:date="2025-09-18T16:07:36Z">
        <w:del w:id="1252" w:author="成成" w:date="2025-09-18T16:08:19Z">
          <w:r>
            <w:rPr>
              <w:b/>
            </w:rPr>
            <w:delText>错误！未指定顺序。</w:delText>
          </w:r>
        </w:del>
      </w:ins>
      <w:ins w:id="1253" w:author="成成" w:date="2025-09-18T15:34:10Z">
        <w:del w:id="1254" w:author="成成" w:date="2025-09-18T16:08:19Z">
          <w:r>
            <w:rPr>
              <w:b/>
            </w:rPr>
            <w:delText>错误！未指定顺序。</w:delText>
          </w:r>
        </w:del>
      </w:ins>
      <w:ins w:id="1255" w:author="成成" w:date="2025-09-18T15:33:35Z">
        <w:del w:id="1256" w:author="成成" w:date="2025-09-18T16:08:19Z">
          <w:r>
            <w:rPr>
              <w:b/>
            </w:rPr>
            <w:delText>错误！未指定顺序。</w:delText>
          </w:r>
        </w:del>
      </w:ins>
      <w:ins w:id="1257" w:author="成成" w:date="2025-09-18T15:33:04Z">
        <w:del w:id="1258" w:author="成成" w:date="2025-09-18T16:08:19Z">
          <w:r>
            <w:rPr>
              <w:b/>
            </w:rPr>
            <w:delText>错误！未指定顺序。</w:delText>
          </w:r>
        </w:del>
      </w:ins>
      <w:ins w:id="1259" w:author="成成" w:date="2025-09-18T15:32:37Z">
        <w:del w:id="1260" w:author="成成" w:date="2025-09-18T16:08:19Z">
          <w:r>
            <w:rPr>
              <w:b/>
            </w:rPr>
            <w:delText>错误！未指定顺序。</w:delText>
          </w:r>
        </w:del>
      </w:ins>
      <w:ins w:id="1261" w:author="成成" w:date="2025-09-18T15:32:20Z">
        <w:del w:id="1262" w:author="成成" w:date="2025-09-18T16:08:19Z">
          <w:r>
            <w:rPr>
              <w:b/>
            </w:rPr>
            <w:delText>错误！未指定顺序。</w:delText>
          </w:r>
        </w:del>
      </w:ins>
      <w:ins w:id="1263" w:author="成成" w:date="2025-09-18T15:32:01Z">
        <w:del w:id="1264" w:author="成成" w:date="2025-09-18T16:08:19Z">
          <w:r>
            <w:rPr>
              <w:b/>
            </w:rPr>
            <w:delText>错误！未指定顺序。</w:delText>
          </w:r>
        </w:del>
      </w:ins>
      <w:ins w:id="1265" w:author="成成" w:date="2025-09-18T15:31:41Z">
        <w:del w:id="1266" w:author="成成" w:date="2025-09-18T16:08:19Z">
          <w:r>
            <w:rPr>
              <w:b/>
            </w:rPr>
            <w:delText>错误！未指定顺序。</w:delText>
          </w:r>
        </w:del>
      </w:ins>
      <w:ins w:id="1267" w:author="成成" w:date="2025-09-18T15:31:24Z">
        <w:del w:id="1268" w:author="成成" w:date="2025-09-18T16:08:19Z">
          <w:r>
            <w:rPr>
              <w:b/>
            </w:rPr>
            <w:delText>错误！未指定顺序。</w:delText>
          </w:r>
        </w:del>
      </w:ins>
      <w:ins w:id="1269" w:author="成成" w:date="2025-09-18T15:31:04Z">
        <w:del w:id="1270" w:author="成成" w:date="2025-09-18T16:08:19Z">
          <w:r>
            <w:rPr>
              <w:b/>
            </w:rPr>
            <w:delText>错误！未指定顺序。</w:delText>
          </w:r>
        </w:del>
      </w:ins>
      <w:ins w:id="1271" w:author="成成" w:date="2025-09-18T15:30:46Z">
        <w:del w:id="1272" w:author="成成" w:date="2025-09-18T16:08:19Z">
          <w:r>
            <w:rPr>
              <w:b/>
            </w:rPr>
            <w:delText>错误！未指定顺序。</w:delText>
          </w:r>
        </w:del>
      </w:ins>
      <w:ins w:id="1273" w:author="成成" w:date="2025-09-18T15:30:28Z">
        <w:del w:id="1274" w:author="成成" w:date="2025-09-18T16:08:19Z">
          <w:r>
            <w:rPr>
              <w:b/>
            </w:rPr>
            <w:delText>错误！未指定顺序。</w:delText>
          </w:r>
        </w:del>
      </w:ins>
      <w:ins w:id="1275" w:author="成成" w:date="2025-09-18T15:30:04Z">
        <w:del w:id="1276" w:author="成成" w:date="2025-09-18T16:08:19Z">
          <w:r>
            <w:rPr>
              <w:b/>
            </w:rPr>
            <w:delText>错误！未指定顺序。</w:delText>
          </w:r>
        </w:del>
      </w:ins>
      <w:ins w:id="1277" w:author="成成" w:date="2025-09-18T15:29:46Z">
        <w:del w:id="1278" w:author="成成" w:date="2025-09-18T16:08:19Z">
          <w:r>
            <w:rPr>
              <w:b/>
            </w:rPr>
            <w:delText>错误！未指定顺序。</w:delText>
          </w:r>
        </w:del>
      </w:ins>
      <w:ins w:id="1279" w:author="成成" w:date="2025-09-18T15:29:27Z">
        <w:del w:id="1280" w:author="成成" w:date="2025-09-18T16:08:19Z">
          <w:r>
            <w:rPr>
              <w:b/>
            </w:rPr>
            <w:delText>错误！未指定顺序。</w:delText>
          </w:r>
        </w:del>
      </w:ins>
      <w:ins w:id="1281" w:author="成成" w:date="2025-09-18T15:29:05Z">
        <w:del w:id="1282" w:author="成成" w:date="2025-09-18T16:08:19Z">
          <w:r>
            <w:rPr>
              <w:b/>
            </w:rPr>
            <w:delText>错误！未指定顺序。</w:delText>
          </w:r>
        </w:del>
      </w:ins>
      <w:ins w:id="1283" w:author="成成" w:date="2025-09-18T15:28:41Z">
        <w:del w:id="1284" w:author="成成" w:date="2025-09-18T16:08:19Z">
          <w:r>
            <w:rPr>
              <w:b/>
            </w:rPr>
            <w:delText>错误！未指定顺序。</w:delText>
          </w:r>
        </w:del>
      </w:ins>
      <w:ins w:id="1285" w:author="成成" w:date="2025-09-18T15:28:12Z">
        <w:del w:id="1286" w:author="成成" w:date="2025-09-18T16:08:19Z">
          <w:r>
            <w:rPr>
              <w:b/>
            </w:rPr>
            <w:delText>错误！未指定顺序。</w:delText>
          </w:r>
        </w:del>
      </w:ins>
      <w:ins w:id="1287" w:author="成成" w:date="2025-09-18T15:27:52Z">
        <w:del w:id="1288" w:author="成成" w:date="2025-09-18T16:08:19Z">
          <w:r>
            <w:rPr>
              <w:b/>
            </w:rPr>
            <w:delText>错误！未指定顺序。</w:delText>
          </w:r>
        </w:del>
      </w:ins>
      <w:ins w:id="1289" w:author="成成" w:date="2025-09-18T15:27:35Z">
        <w:del w:id="1290" w:author="成成" w:date="2025-09-18T16:08:19Z">
          <w:r>
            <w:rPr>
              <w:b/>
            </w:rPr>
            <w:delText>错误！未指定顺序。</w:delText>
          </w:r>
        </w:del>
      </w:ins>
      <w:ins w:id="1291" w:author="成成" w:date="2025-09-18T15:27:16Z">
        <w:del w:id="1292" w:author="成成" w:date="2025-09-18T16:08:19Z">
          <w:r>
            <w:rPr>
              <w:b/>
            </w:rPr>
            <w:delText>错误！未指定顺序。</w:delText>
          </w:r>
        </w:del>
      </w:ins>
      <w:ins w:id="1293" w:author="成成" w:date="2025-09-18T15:26:56Z">
        <w:del w:id="1294" w:author="成成" w:date="2025-09-18T16:08:19Z">
          <w:r>
            <w:rPr>
              <w:b/>
            </w:rPr>
            <w:delText>错误！未指定顺序。</w:delText>
          </w:r>
        </w:del>
      </w:ins>
      <w:ins w:id="1295" w:author="成成" w:date="2025-09-18T15:26:32Z">
        <w:del w:id="1296" w:author="成成" w:date="2025-09-18T16:08:19Z">
          <w:r>
            <w:rPr>
              <w:b/>
            </w:rPr>
            <w:delText>错误！未指定顺序。</w:delText>
          </w:r>
        </w:del>
      </w:ins>
      <w:ins w:id="1297" w:author="成成" w:date="2025-09-18T15:26:13Z">
        <w:del w:id="1298" w:author="成成" w:date="2025-09-18T16:08:19Z">
          <w:r>
            <w:rPr>
              <w:b/>
            </w:rPr>
            <w:delText>错误！未指定顺序。</w:delText>
          </w:r>
        </w:del>
      </w:ins>
      <w:ins w:id="1299" w:author="成成" w:date="2025-09-18T15:25:53Z">
        <w:del w:id="1300" w:author="成成" w:date="2025-09-18T16:08:19Z">
          <w:r>
            <w:rPr>
              <w:b/>
            </w:rPr>
            <w:delText>错误！未指定顺序。</w:delText>
          </w:r>
        </w:del>
      </w:ins>
      <w:ins w:id="1301" w:author="成成" w:date="2025-09-18T15:25:36Z">
        <w:del w:id="1302" w:author="成成" w:date="2025-09-18T16:08:19Z">
          <w:r>
            <w:rPr>
              <w:b/>
            </w:rPr>
            <w:delText>错误！未指定顺序。</w:delText>
          </w:r>
        </w:del>
      </w:ins>
      <w:ins w:id="1303" w:author="成成" w:date="2025-09-18T15:25:19Z">
        <w:del w:id="1304" w:author="成成" w:date="2025-09-18T16:08:19Z">
          <w:r>
            <w:rPr>
              <w:b/>
            </w:rPr>
            <w:delText>错误！未指定顺序。</w:delText>
          </w:r>
        </w:del>
      </w:ins>
      <w:ins w:id="1305" w:author="成成" w:date="2025-09-18T15:24:57Z">
        <w:del w:id="1306" w:author="成成" w:date="2025-09-18T16:08:19Z">
          <w:r>
            <w:rPr>
              <w:b/>
            </w:rPr>
            <w:delText>错误！未指定顺序。</w:delText>
          </w:r>
        </w:del>
      </w:ins>
      <w:ins w:id="1307" w:author="成成" w:date="2025-09-18T15:24:38Z">
        <w:del w:id="1308" w:author="成成" w:date="2025-09-18T16:08:19Z">
          <w:r>
            <w:rPr>
              <w:b/>
            </w:rPr>
            <w:delText>错误！未指定顺序。</w:delText>
          </w:r>
        </w:del>
      </w:ins>
      <w:ins w:id="1309" w:author="成成" w:date="2025-09-18T15:24:15Z">
        <w:del w:id="1310" w:author="成成" w:date="2025-09-18T16:08:19Z">
          <w:r>
            <w:rPr>
              <w:b/>
            </w:rPr>
            <w:delText>错误！未指定顺序。</w:delText>
          </w:r>
        </w:del>
      </w:ins>
      <w:ins w:id="1311" w:author="成成" w:date="2025-09-18T15:23:55Z">
        <w:del w:id="1312" w:author="成成" w:date="2025-09-18T16:08:19Z">
          <w:r>
            <w:rPr>
              <w:b/>
            </w:rPr>
            <w:delText>错误！未指定顺序。</w:delText>
          </w:r>
        </w:del>
      </w:ins>
      <w:ins w:id="1313" w:author="成成" w:date="2025-09-18T15:23:30Z">
        <w:del w:id="1314" w:author="成成" w:date="2025-09-18T16:08:19Z">
          <w:r>
            <w:rPr>
              <w:b/>
            </w:rPr>
            <w:delText>错误！未指定顺序。</w:delText>
          </w:r>
        </w:del>
      </w:ins>
      <w:ins w:id="1315" w:author="成成" w:date="2025-09-18T15:23:12Z">
        <w:del w:id="1316" w:author="成成" w:date="2025-09-18T16:08:19Z">
          <w:r>
            <w:rPr>
              <w:b/>
            </w:rPr>
            <w:delText>错误！未指定顺序。</w:delText>
          </w:r>
        </w:del>
      </w:ins>
      <w:ins w:id="1317" w:author="成成" w:date="2025-09-18T15:22:49Z">
        <w:del w:id="1318" w:author="成成" w:date="2025-09-18T16:08:19Z">
          <w:r>
            <w:rPr>
              <w:b/>
            </w:rPr>
            <w:delText>错误！未指定顺序。</w:delText>
          </w:r>
        </w:del>
      </w:ins>
      <w:ins w:id="1319" w:author="成成" w:date="2025-09-18T15:22:24Z">
        <w:del w:id="1320" w:author="成成" w:date="2025-09-18T16:08:19Z">
          <w:r>
            <w:rPr>
              <w:b/>
            </w:rPr>
            <w:delText>错误！未指定顺序。</w:delText>
          </w:r>
        </w:del>
      </w:ins>
      <w:ins w:id="1321" w:author="成成" w:date="2025-09-18T15:21:59Z">
        <w:del w:id="1322" w:author="成成" w:date="2025-09-18T16:08:19Z">
          <w:r>
            <w:rPr>
              <w:b/>
            </w:rPr>
            <w:delText>错误！未指定顺序。</w:delText>
          </w:r>
        </w:del>
      </w:ins>
      <w:ins w:id="1323" w:author="成成" w:date="2025-09-18T15:21:40Z">
        <w:del w:id="1324" w:author="成成" w:date="2025-09-18T16:08:19Z">
          <w:r>
            <w:rPr>
              <w:b/>
            </w:rPr>
            <w:delText>错误！未指定顺序。</w:delText>
          </w:r>
        </w:del>
      </w:ins>
      <w:ins w:id="1325" w:author="成成" w:date="2025-09-18T15:20:40Z">
        <w:del w:id="1326" w:author="成成" w:date="2025-09-18T16:08:19Z">
          <w:r>
            <w:rPr>
              <w:b/>
            </w:rPr>
            <w:delText>错误！未指定顺序。</w:delText>
          </w:r>
        </w:del>
      </w:ins>
      <w:ins w:id="1327" w:author="成成" w:date="2025-09-18T15:20:21Z">
        <w:del w:id="1328" w:author="成成" w:date="2025-09-18T16:08:19Z">
          <w:r>
            <w:rPr>
              <w:b/>
            </w:rPr>
            <w:delText>错误！未指定顺序。</w:delText>
          </w:r>
        </w:del>
      </w:ins>
      <w:ins w:id="1329" w:author="成成" w:date="2025-09-18T15:19:50Z">
        <w:del w:id="1330" w:author="成成" w:date="2025-09-18T16:08:19Z">
          <w:r>
            <w:rPr>
              <w:b/>
            </w:rPr>
            <w:delText>错误！未指定顺序。</w:delText>
          </w:r>
        </w:del>
      </w:ins>
      <w:ins w:id="1331" w:author="成成" w:date="2025-09-18T15:19:26Z">
        <w:del w:id="1332" w:author="成成" w:date="2025-09-18T16:08:19Z">
          <w:r>
            <w:rPr>
              <w:b/>
            </w:rPr>
            <w:delText>错误！未指定顺序。</w:delText>
          </w:r>
        </w:del>
      </w:ins>
      <w:ins w:id="1333" w:author="成成" w:date="2025-09-18T15:19:07Z">
        <w:del w:id="1334" w:author="成成" w:date="2025-09-18T16:08:19Z">
          <w:r>
            <w:rPr>
              <w:b/>
            </w:rPr>
            <w:delText>错误！未指定顺序。</w:delText>
          </w:r>
        </w:del>
      </w:ins>
      <w:ins w:id="1335" w:author="成成" w:date="2025-09-18T15:18:44Z">
        <w:del w:id="1336" w:author="成成" w:date="2025-09-18T16:08:19Z">
          <w:r>
            <w:rPr>
              <w:b/>
            </w:rPr>
            <w:delText>错误！未指定顺序。</w:delText>
          </w:r>
        </w:del>
      </w:ins>
      <w:ins w:id="1337" w:author="成成" w:date="2025-09-18T15:18:11Z">
        <w:del w:id="1338" w:author="成成" w:date="2025-09-18T16:08:19Z">
          <w:r>
            <w:rPr>
              <w:b/>
            </w:rPr>
            <w:delText>错误！未指定顺序。</w:delText>
          </w:r>
        </w:del>
      </w:ins>
      <w:ins w:id="1339" w:author="成成" w:date="2025-09-18T15:16:41Z">
        <w:del w:id="1340" w:author="成成" w:date="2025-09-18T16:08:19Z">
          <w:r>
            <w:rPr>
              <w:b/>
            </w:rPr>
            <w:delText>错误！未指定顺序。</w:delText>
          </w:r>
        </w:del>
      </w:ins>
      <w:ins w:id="1341" w:author="成成" w:date="2025-09-18T15:14:51Z">
        <w:del w:id="1342" w:author="成成" w:date="2025-09-18T16:08:19Z">
          <w:r>
            <w:rPr>
              <w:b/>
            </w:rPr>
            <w:delText>错误！未指定顺序。</w:delText>
          </w:r>
        </w:del>
      </w:ins>
      <w:ins w:id="1343" w:author="成成" w:date="2025-09-18T15:14:09Z">
        <w:del w:id="1344" w:author="成成" w:date="2025-09-18T16:08:19Z">
          <w:r>
            <w:rPr>
              <w:rFonts w:hint="eastAsia" w:ascii="阿里巴巴普惠体 2.0 45 Light" w:hAnsi="阿里巴巴普惠体 2.0 45 Light" w:eastAsia="阿里巴巴普惠体 2.0 45 Light" w:cs="阿里巴巴普惠体 2.0 45 Light"/>
              <w:b w:val="0"/>
              <w:rPrChange w:id="1345" w:author="成成" w:date="2025-09-18T15:14:31Z">
                <w:rPr>
                  <w:b/>
                </w:rPr>
              </w:rPrChange>
            </w:rPr>
            <w:delText>错误！未指定顺序。</w:delText>
          </w:r>
        </w:del>
      </w:ins>
      <w:del w:id="1348" w:author="成成" w:date="2025-09-18T16:08:19Z">
        <w:r>
          <w:rPr>
            <w:rFonts w:hint="eastAsia" w:ascii="阿里巴巴普惠体 2.0 45 Light" w:hAnsi="阿里巴巴普惠体 2.0 45 Light" w:eastAsia="阿里巴巴普惠体 2.0 45 Light" w:cs="阿里巴巴普惠体 2.0 45 Light"/>
          </w:rPr>
          <w:delText>7</w:delText>
        </w:r>
      </w:del>
      <w:del w:id="1349" w:author="成成" w:date="2025-09-18T15:14:04Z">
        <w:r>
          <w:rPr>
            <w:rFonts w:hint="eastAsia" w:ascii="阿里巴巴普惠体 2.0 45 Light" w:hAnsi="阿里巴巴普惠体 2.0 45 Light" w:eastAsia="阿里巴巴普惠体 2.0 45 Light" w:cs="阿里巴巴普惠体 2.0 45 Light"/>
          </w:rPr>
          <w:fldChar w:fldCharType="end"/>
        </w:r>
        <w:bookmarkEnd w:id="178"/>
      </w:del>
      <w:del w:id="1350" w:author="成成" w:date="2025-09-18T15:14:03Z">
        <w:bookmarkStart w:id="180" w:name="_Toc18465"/>
        <w:bookmarkStart w:id="181" w:name="_Toc19223"/>
        <w:r>
          <w:rPr>
            <w:rFonts w:hint="eastAsia" w:ascii="阿里巴巴普惠体 2.0 45 Light" w:hAnsi="阿里巴巴普惠体 2.0 45 Light" w:eastAsia="阿里巴巴普惠体 2.0 45 Light" w:cs="阿里巴巴普惠体 2.0 45 Light"/>
            <w:lang w:val="en-US" w:eastAsia="zh-CN"/>
            <w:rPrChange w:id="1351" w:author="成成" w:date="2025-09-18T15:14:31Z">
              <w:rPr>
                <w:rFonts w:hint="eastAsia" w:ascii="阿里巴巴普惠体 2.0 45 Light" w:hAnsi="阿里巴巴普惠体 2.0 45 Light" w:eastAsia="阿里巴巴普惠体 2.0 45 Light" w:cs="阿里巴巴普惠体 2.0 45 Light"/>
                <w:lang w:val="en-US" w:eastAsia="zh-CN"/>
              </w:rPr>
            </w:rPrChange>
          </w:rPr>
          <w:delText xml:space="preserve"> </w:delText>
        </w:r>
      </w:del>
      <w:r>
        <w:rPr>
          <w:rFonts w:hint="eastAsia" w:ascii="阿里巴巴普惠体 2.0 45 Light" w:hAnsi="阿里巴巴普惠体 2.0 45 Light" w:eastAsia="阿里巴巴普惠体 2.0 45 Light" w:cs="阿里巴巴普惠体 2.0 45 Light"/>
          <w:lang w:val="en-US" w:eastAsia="zh-CN"/>
          <w:rPrChange w:id="1353" w:author="成成" w:date="2025-09-18T15:14:31Z">
            <w:rPr>
              <w:rFonts w:hint="eastAsia" w:ascii="阿里巴巴普惠体 2.0 45 Light" w:hAnsi="阿里巴巴普惠体 2.0 45 Light" w:eastAsia="阿里巴巴普惠体 2.0 45 Light" w:cs="阿里巴巴普惠体 2.0 45 Light"/>
              <w:lang w:val="en-US" w:eastAsia="zh-CN"/>
            </w:rPr>
          </w:rPrChange>
        </w:rPr>
        <w:t>RS48</w:t>
      </w:r>
      <w:r>
        <w:rPr>
          <w:rFonts w:hint="eastAsia" w:ascii="阿里巴巴普惠体 2.0 45 Light" w:hAnsi="阿里巴巴普惠体 2.0 45 Light" w:eastAsia="阿里巴巴普惠体 2.0 45 Light" w:cs="阿里巴巴普惠体 2.0 45 Light"/>
          <w:lang w:val="en-US" w:eastAsia="zh-CN"/>
        </w:rPr>
        <w:t>5举例回复帧格式</w:t>
      </w:r>
      <w:bookmarkEnd w:id="180"/>
      <w:bookmarkEnd w:id="181"/>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67"/>
        <w:gridCol w:w="1800"/>
        <w:gridCol w:w="4134"/>
      </w:tblGrid>
      <w:tr w14:paraId="72590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29B59B90">
            <w:pPr>
              <w:pStyle w:val="68"/>
              <w:ind w:firstLine="0" w:firstLineChars="0"/>
              <w:rPr>
                <w:rFonts w:hint="eastAsia" w:ascii="阿里巴巴普惠体 2.0 45 Light" w:hAnsi="阿里巴巴普惠体 2.0 45 Light" w:eastAsia="阿里巴巴普惠体 2.0 45 Light" w:cs="阿里巴巴普惠体 2.0 45 Light"/>
              </w:rPr>
            </w:pPr>
          </w:p>
        </w:tc>
        <w:tc>
          <w:tcPr>
            <w:tcW w:w="1800" w:type="dxa"/>
            <w:vAlign w:val="center"/>
          </w:tcPr>
          <w:p w14:paraId="0B15CBD2">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数值</w:t>
            </w:r>
          </w:p>
        </w:tc>
        <w:tc>
          <w:tcPr>
            <w:tcW w:w="4134" w:type="dxa"/>
            <w:vAlign w:val="center"/>
          </w:tcPr>
          <w:p w14:paraId="409CD8DE">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r>
      <w:tr w14:paraId="1F620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77982AD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byte[0]</w:t>
            </w:r>
          </w:p>
        </w:tc>
        <w:tc>
          <w:tcPr>
            <w:tcW w:w="1800" w:type="dxa"/>
            <w:vAlign w:val="center"/>
          </w:tcPr>
          <w:p w14:paraId="7C505CC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0x90</w:t>
            </w:r>
          </w:p>
        </w:tc>
        <w:tc>
          <w:tcPr>
            <w:tcW w:w="4134" w:type="dxa"/>
            <w:vAlign w:val="center"/>
          </w:tcPr>
          <w:p w14:paraId="71E2105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136DB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11835EB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w:t>
            </w:r>
          </w:p>
        </w:tc>
        <w:tc>
          <w:tcPr>
            <w:tcW w:w="1800" w:type="dxa"/>
            <w:vAlign w:val="center"/>
          </w:tcPr>
          <w:p w14:paraId="13547B4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0xEB</w:t>
            </w:r>
          </w:p>
        </w:tc>
        <w:tc>
          <w:tcPr>
            <w:tcW w:w="4134" w:type="dxa"/>
            <w:vAlign w:val="center"/>
          </w:tcPr>
          <w:p w14:paraId="12F8136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527FC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6972419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byte[2]</w:t>
            </w:r>
          </w:p>
        </w:tc>
        <w:tc>
          <w:tcPr>
            <w:tcW w:w="1800" w:type="dxa"/>
            <w:vAlign w:val="center"/>
          </w:tcPr>
          <w:p w14:paraId="28363C8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0x01</w:t>
            </w:r>
          </w:p>
        </w:tc>
        <w:tc>
          <w:tcPr>
            <w:tcW w:w="4134" w:type="dxa"/>
            <w:vAlign w:val="center"/>
          </w:tcPr>
          <w:p w14:paraId="596A2A4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灵巧手ID号</w:t>
            </w:r>
          </w:p>
        </w:tc>
      </w:tr>
      <w:tr w14:paraId="33770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33C591C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byte[3]</w:t>
            </w:r>
          </w:p>
        </w:tc>
        <w:tc>
          <w:tcPr>
            <w:tcW w:w="1800" w:type="dxa"/>
            <w:vAlign w:val="center"/>
          </w:tcPr>
          <w:p w14:paraId="153E7F6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0x0F</w:t>
            </w:r>
          </w:p>
        </w:tc>
        <w:tc>
          <w:tcPr>
            <w:tcW w:w="4134" w:type="dxa"/>
            <w:vAlign w:val="center"/>
          </w:tcPr>
          <w:p w14:paraId="11037B0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该帧数据部分长度 12 + 3</w:t>
            </w:r>
          </w:p>
        </w:tc>
      </w:tr>
      <w:tr w14:paraId="4152F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1BC05A3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byte[4]</w:t>
            </w:r>
          </w:p>
        </w:tc>
        <w:tc>
          <w:tcPr>
            <w:tcW w:w="1800" w:type="dxa"/>
            <w:vAlign w:val="center"/>
          </w:tcPr>
          <w:p w14:paraId="7263EE4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0x11</w:t>
            </w:r>
          </w:p>
        </w:tc>
        <w:tc>
          <w:tcPr>
            <w:tcW w:w="4134" w:type="dxa"/>
            <w:vAlign w:val="center"/>
          </w:tcPr>
          <w:p w14:paraId="418D16D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说明该帧是对读寄存器命令的回复</w:t>
            </w:r>
          </w:p>
        </w:tc>
      </w:tr>
      <w:tr w14:paraId="61236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4C5F813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byte[5]</w:t>
            </w:r>
          </w:p>
        </w:tc>
        <w:tc>
          <w:tcPr>
            <w:tcW w:w="1800" w:type="dxa"/>
            <w:vAlign w:val="center"/>
          </w:tcPr>
          <w:p w14:paraId="5E29650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28</w:t>
            </w:r>
          </w:p>
        </w:tc>
        <w:tc>
          <w:tcPr>
            <w:tcW w:w="4134" w:type="dxa"/>
            <w:vAlign w:val="center"/>
          </w:tcPr>
          <w:p w14:paraId="5FC4838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寄存器起始地址低八位</w:t>
            </w:r>
          </w:p>
        </w:tc>
      </w:tr>
      <w:tr w14:paraId="51396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0D65B18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byte[6]</w:t>
            </w:r>
          </w:p>
        </w:tc>
        <w:tc>
          <w:tcPr>
            <w:tcW w:w="1800" w:type="dxa"/>
            <w:vAlign w:val="center"/>
          </w:tcPr>
          <w:p w14:paraId="7245A70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w:t>
            </w:r>
            <w:r>
              <w:rPr>
                <w:rFonts w:hint="eastAsia" w:ascii="阿里巴巴普惠体 2.0 45 Light" w:hAnsi="阿里巴巴普惠体 2.0 45 Light" w:eastAsia="阿里巴巴普惠体 2.0 45 Light" w:cs="阿里巴巴普惠体 2.0 45 Light"/>
                <w:lang w:val="en-US" w:eastAsia="zh-CN"/>
              </w:rPr>
              <w:t>4</w:t>
            </w:r>
          </w:p>
        </w:tc>
        <w:tc>
          <w:tcPr>
            <w:tcW w:w="4134" w:type="dxa"/>
            <w:vAlign w:val="center"/>
          </w:tcPr>
          <w:p w14:paraId="577BDD0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寄存器起始地址高八位</w:t>
            </w:r>
          </w:p>
        </w:tc>
      </w:tr>
      <w:tr w14:paraId="3012A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08296EC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byte[7] byte[8]</w:t>
            </w:r>
          </w:p>
        </w:tc>
        <w:tc>
          <w:tcPr>
            <w:tcW w:w="1800" w:type="dxa"/>
            <w:vAlign w:val="center"/>
          </w:tcPr>
          <w:p w14:paraId="64A07130">
            <w:pPr>
              <w:pStyle w:val="111"/>
              <w:ind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E803</w:t>
            </w:r>
          </w:p>
        </w:tc>
        <w:tc>
          <w:tcPr>
            <w:tcW w:w="4134" w:type="dxa"/>
            <w:vAlign w:val="center"/>
          </w:tcPr>
          <w:p w14:paraId="03628D4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转换为整形10</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0(0x</w:t>
            </w:r>
            <w:r>
              <w:rPr>
                <w:rFonts w:hint="eastAsia" w:ascii="阿里巴巴普惠体 2.0 45 Light" w:hAnsi="阿里巴巴普惠体 2.0 45 Light" w:eastAsia="阿里巴巴普惠体 2.0 45 Light" w:cs="阿里巴巴普惠体 2.0 45 Light"/>
                <w:lang w:val="en-US" w:eastAsia="zh-CN"/>
              </w:rPr>
              <w:t>03E8</w:t>
            </w:r>
            <w:r>
              <w:rPr>
                <w:rFonts w:hint="eastAsia" w:ascii="阿里巴巴普惠体 2.0 45 Light" w:hAnsi="阿里巴巴普惠体 2.0 45 Light" w:eastAsia="阿里巴巴普惠体 2.0 45 Light" w:cs="阿里巴巴普惠体 2.0 45 Light"/>
              </w:rPr>
              <w:t>)</w:t>
            </w:r>
          </w:p>
        </w:tc>
      </w:tr>
      <w:tr w14:paraId="1D513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1D30781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byte[9] byte[10]</w:t>
            </w:r>
          </w:p>
        </w:tc>
        <w:tc>
          <w:tcPr>
            <w:tcW w:w="1800" w:type="dxa"/>
            <w:vAlign w:val="center"/>
          </w:tcPr>
          <w:p w14:paraId="138E268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E803</w:t>
            </w:r>
          </w:p>
        </w:tc>
        <w:tc>
          <w:tcPr>
            <w:tcW w:w="4134" w:type="dxa"/>
            <w:vAlign w:val="center"/>
          </w:tcPr>
          <w:p w14:paraId="421226C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转换为整形10</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0(0x</w:t>
            </w:r>
            <w:r>
              <w:rPr>
                <w:rFonts w:hint="eastAsia" w:ascii="阿里巴巴普惠体 2.0 45 Light" w:hAnsi="阿里巴巴普惠体 2.0 45 Light" w:eastAsia="阿里巴巴普惠体 2.0 45 Light" w:cs="阿里巴巴普惠体 2.0 45 Light"/>
                <w:lang w:val="en-US" w:eastAsia="zh-CN"/>
              </w:rPr>
              <w:t>03E8</w:t>
            </w:r>
            <w:r>
              <w:rPr>
                <w:rFonts w:hint="eastAsia" w:ascii="阿里巴巴普惠体 2.0 45 Light" w:hAnsi="阿里巴巴普惠体 2.0 45 Light" w:eastAsia="阿里巴巴普惠体 2.0 45 Light" w:cs="阿里巴巴普惠体 2.0 45 Light"/>
              </w:rPr>
              <w:t>)</w:t>
            </w:r>
          </w:p>
        </w:tc>
      </w:tr>
      <w:tr w14:paraId="4D05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1D9ACDF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byte[11] byte[12]</w:t>
            </w:r>
          </w:p>
        </w:tc>
        <w:tc>
          <w:tcPr>
            <w:tcW w:w="1800" w:type="dxa"/>
            <w:vAlign w:val="center"/>
          </w:tcPr>
          <w:p w14:paraId="340E696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E803</w:t>
            </w:r>
          </w:p>
        </w:tc>
        <w:tc>
          <w:tcPr>
            <w:tcW w:w="4134" w:type="dxa"/>
            <w:vAlign w:val="center"/>
          </w:tcPr>
          <w:p w14:paraId="1F88CD5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转换为整形10</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0(0x</w:t>
            </w:r>
            <w:r>
              <w:rPr>
                <w:rFonts w:hint="eastAsia" w:ascii="阿里巴巴普惠体 2.0 45 Light" w:hAnsi="阿里巴巴普惠体 2.0 45 Light" w:eastAsia="阿里巴巴普惠体 2.0 45 Light" w:cs="阿里巴巴普惠体 2.0 45 Light"/>
                <w:lang w:val="en-US" w:eastAsia="zh-CN"/>
              </w:rPr>
              <w:t>03E8</w:t>
            </w:r>
            <w:r>
              <w:rPr>
                <w:rFonts w:hint="eastAsia" w:ascii="阿里巴巴普惠体 2.0 45 Light" w:hAnsi="阿里巴巴普惠体 2.0 45 Light" w:eastAsia="阿里巴巴普惠体 2.0 45 Light" w:cs="阿里巴巴普惠体 2.0 45 Light"/>
              </w:rPr>
              <w:t>)</w:t>
            </w:r>
          </w:p>
        </w:tc>
      </w:tr>
      <w:tr w14:paraId="7E76C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43CC334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byte[13] byte[14]</w:t>
            </w:r>
          </w:p>
        </w:tc>
        <w:tc>
          <w:tcPr>
            <w:tcW w:w="1800" w:type="dxa"/>
            <w:vAlign w:val="center"/>
          </w:tcPr>
          <w:p w14:paraId="6F06AC5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E803</w:t>
            </w:r>
          </w:p>
        </w:tc>
        <w:tc>
          <w:tcPr>
            <w:tcW w:w="4134" w:type="dxa"/>
            <w:vAlign w:val="center"/>
          </w:tcPr>
          <w:p w14:paraId="6ACEEE6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转换为整形10</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0(0x</w:t>
            </w:r>
            <w:r>
              <w:rPr>
                <w:rFonts w:hint="eastAsia" w:ascii="阿里巴巴普惠体 2.0 45 Light" w:hAnsi="阿里巴巴普惠体 2.0 45 Light" w:eastAsia="阿里巴巴普惠体 2.0 45 Light" w:cs="阿里巴巴普惠体 2.0 45 Light"/>
                <w:lang w:val="en-US" w:eastAsia="zh-CN"/>
              </w:rPr>
              <w:t>03E8</w:t>
            </w:r>
            <w:r>
              <w:rPr>
                <w:rFonts w:hint="eastAsia" w:ascii="阿里巴巴普惠体 2.0 45 Light" w:hAnsi="阿里巴巴普惠体 2.0 45 Light" w:eastAsia="阿里巴巴普惠体 2.0 45 Light" w:cs="阿里巴巴普惠体 2.0 45 Light"/>
              </w:rPr>
              <w:t>)</w:t>
            </w:r>
          </w:p>
        </w:tc>
      </w:tr>
      <w:tr w14:paraId="23003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1C12D02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byte[15] byte[16]</w:t>
            </w:r>
          </w:p>
        </w:tc>
        <w:tc>
          <w:tcPr>
            <w:tcW w:w="1800" w:type="dxa"/>
            <w:vAlign w:val="center"/>
          </w:tcPr>
          <w:p w14:paraId="4FE0DEE5">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lang w:val="en-US"/>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7805</w:t>
            </w:r>
          </w:p>
        </w:tc>
        <w:tc>
          <w:tcPr>
            <w:tcW w:w="4134" w:type="dxa"/>
            <w:vAlign w:val="center"/>
          </w:tcPr>
          <w:p w14:paraId="50AD7D8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转换为整形</w:t>
            </w:r>
            <w:r>
              <w:rPr>
                <w:rFonts w:hint="eastAsia" w:ascii="阿里巴巴普惠体 2.0 45 Light" w:hAnsi="阿里巴巴普惠体 2.0 45 Light" w:eastAsia="阿里巴巴普惠体 2.0 45 Light" w:cs="阿里巴巴普惠体 2.0 45 Light"/>
                <w:lang w:val="en-US" w:eastAsia="zh-CN"/>
              </w:rPr>
              <w:t>1400</w:t>
            </w:r>
            <w:r>
              <w:rPr>
                <w:rFonts w:hint="eastAsia" w:ascii="阿里巴巴普惠体 2.0 45 Light" w:hAnsi="阿里巴巴普惠体 2.0 45 Light" w:eastAsia="阿里巴巴普惠体 2.0 45 Light" w:cs="阿里巴巴普惠体 2.0 45 Light"/>
              </w:rPr>
              <w:t>(0x0</w:t>
            </w:r>
            <w:r>
              <w:rPr>
                <w:rFonts w:hint="eastAsia" w:ascii="阿里巴巴普惠体 2.0 45 Light" w:hAnsi="阿里巴巴普惠体 2.0 45 Light" w:eastAsia="阿里巴巴普惠体 2.0 45 Light" w:cs="阿里巴巴普惠体 2.0 45 Light"/>
                <w:lang w:val="en-US" w:eastAsia="zh-CN"/>
              </w:rPr>
              <w:t>578</w:t>
            </w:r>
            <w:r>
              <w:rPr>
                <w:rFonts w:hint="eastAsia" w:ascii="阿里巴巴普惠体 2.0 45 Light" w:hAnsi="阿里巴巴普惠体 2.0 45 Light" w:eastAsia="阿里巴巴普惠体 2.0 45 Light" w:cs="阿里巴巴普惠体 2.0 45 Light"/>
              </w:rPr>
              <w:t>)</w:t>
            </w:r>
          </w:p>
        </w:tc>
      </w:tr>
      <w:tr w14:paraId="76952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5BC55A4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byte[17] byte[18]</w:t>
            </w:r>
          </w:p>
        </w:tc>
        <w:tc>
          <w:tcPr>
            <w:tcW w:w="1800" w:type="dxa"/>
            <w:vAlign w:val="center"/>
          </w:tcPr>
          <w:p w14:paraId="2D1F758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E803</w:t>
            </w:r>
          </w:p>
        </w:tc>
        <w:tc>
          <w:tcPr>
            <w:tcW w:w="4134" w:type="dxa"/>
            <w:vAlign w:val="center"/>
          </w:tcPr>
          <w:p w14:paraId="26C8923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转换为整形10</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0(0x</w:t>
            </w:r>
            <w:r>
              <w:rPr>
                <w:rFonts w:hint="eastAsia" w:ascii="阿里巴巴普惠体 2.0 45 Light" w:hAnsi="阿里巴巴普惠体 2.0 45 Light" w:eastAsia="阿里巴巴普惠体 2.0 45 Light" w:cs="阿里巴巴普惠体 2.0 45 Light"/>
                <w:lang w:val="en-US" w:eastAsia="zh-CN"/>
              </w:rPr>
              <w:t>03E8</w:t>
            </w:r>
            <w:r>
              <w:rPr>
                <w:rFonts w:hint="eastAsia" w:ascii="阿里巴巴普惠体 2.0 45 Light" w:hAnsi="阿里巴巴普惠体 2.0 45 Light" w:eastAsia="阿里巴巴普惠体 2.0 45 Light" w:cs="阿里巴巴普惠体 2.0 45 Light"/>
              </w:rPr>
              <w:t>)</w:t>
            </w:r>
          </w:p>
        </w:tc>
      </w:tr>
      <w:tr w14:paraId="5E453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547227D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byte[19]</w:t>
            </w:r>
          </w:p>
        </w:tc>
        <w:tc>
          <w:tcPr>
            <w:tcW w:w="1800" w:type="dxa"/>
            <w:vAlign w:val="center"/>
          </w:tcPr>
          <w:p w14:paraId="2E235E34">
            <w:pPr>
              <w:pStyle w:val="111"/>
              <w:ind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61</w:t>
            </w:r>
          </w:p>
        </w:tc>
        <w:tc>
          <w:tcPr>
            <w:tcW w:w="4134" w:type="dxa"/>
            <w:vAlign w:val="center"/>
          </w:tcPr>
          <w:p w14:paraId="4207940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校验和</w:t>
            </w:r>
          </w:p>
        </w:tc>
      </w:tr>
    </w:tbl>
    <w:p w14:paraId="334B60E1">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从这条回复帧，可以得出自由度角度实际值分别为100</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、100</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、100</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、100</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14</w:t>
      </w:r>
      <w:r>
        <w:rPr>
          <w:rFonts w:hint="eastAsia" w:ascii="阿里巴巴普惠体 2.0 45 Light" w:hAnsi="阿里巴巴普惠体 2.0 45 Light" w:eastAsia="阿里巴巴普惠体 2.0 45 Light" w:cs="阿里巴巴普惠体 2.0 45 Light"/>
        </w:rPr>
        <w:t>00和100</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lang w:eastAsia="zh-CN"/>
        </w:rPr>
        <w:t>。</w:t>
      </w:r>
    </w:p>
    <w:p w14:paraId="7F320200">
      <w:pPr>
        <w:pStyle w:val="5"/>
        <w:ind w:hanging="323"/>
        <w:rPr>
          <w:rFonts w:hint="eastAsia" w:ascii="阿里巴巴普惠体 2.0 45 Light" w:hAnsi="阿里巴巴普惠体 2.0 45 Light" w:eastAsia="阿里巴巴普惠体 2.0 45 Light" w:cs="阿里巴巴普惠体 2.0 45 Light"/>
        </w:rPr>
      </w:pPr>
      <w:bookmarkStart w:id="182" w:name="_Toc21055"/>
      <w:bookmarkStart w:id="183" w:name="_Toc32103"/>
      <w:bookmarkStart w:id="184" w:name="_Toc13091"/>
      <w:bookmarkStart w:id="185" w:name="_Toc82"/>
      <w:bookmarkStart w:id="186" w:name="_Toc19220"/>
      <w:bookmarkStart w:id="187" w:name="_Toc6244"/>
      <w:bookmarkStart w:id="188" w:name="_Toc23750"/>
      <w:bookmarkStart w:id="189" w:name="_Toc27645"/>
      <w:bookmarkStart w:id="190" w:name="_Toc16552"/>
      <w:bookmarkStart w:id="191" w:name="_Toc30013"/>
      <w:bookmarkStart w:id="192" w:name="_Toc12150"/>
      <w:r>
        <w:rPr>
          <w:rFonts w:hint="eastAsia" w:ascii="阿里巴巴普惠体 2.0 45 Light" w:hAnsi="阿里巴巴普惠体 2.0 45 Light" w:eastAsia="阿里巴巴普惠体 2.0 45 Light" w:cs="阿里巴巴普惠体 2.0 45 Light"/>
        </w:rPr>
        <w:t>写灵巧手寄存器的操作</w:t>
      </w:r>
      <w:bookmarkEnd w:id="182"/>
      <w:bookmarkEnd w:id="183"/>
      <w:bookmarkEnd w:id="184"/>
      <w:bookmarkEnd w:id="185"/>
      <w:bookmarkEnd w:id="186"/>
      <w:bookmarkEnd w:id="187"/>
      <w:bookmarkEnd w:id="188"/>
      <w:bookmarkEnd w:id="189"/>
      <w:bookmarkEnd w:id="190"/>
      <w:bookmarkEnd w:id="191"/>
      <w:bookmarkEnd w:id="192"/>
    </w:p>
    <w:p w14:paraId="74452706">
      <w:pPr>
        <w:pStyle w:val="12"/>
        <w:tabs>
          <w:tab w:val="left" w:pos="420"/>
          <w:tab w:val="left" w:pos="851"/>
        </w:tabs>
        <w:ind w:firstLine="472" w:firstLineChars="200"/>
        <w:rPr>
          <w:rFonts w:hint="eastAsia" w:ascii="阿里巴巴普惠体 2.0 45 Light" w:hAnsi="阿里巴巴普惠体 2.0 45 Light" w:eastAsia="阿里巴巴普惠体 2.0 45 Light" w:cs="阿里巴巴普惠体 2.0 45 Light"/>
          <w:kern w:val="0"/>
          <w:sz w:val="24"/>
          <w:szCs w:val="24"/>
          <w:rPrChange w:id="1355" w:author="成成" w:date="2025-09-18T15:14:59Z">
            <w:rPr>
              <w:rFonts w:hint="eastAsia" w:ascii="阿里巴巴普惠体 2.0 45 Light" w:hAnsi="阿里巴巴普惠体 2.0 45 Light" w:eastAsia="阿里巴巴普惠体 2.0 45 Light" w:cs="阿里巴巴普惠体 2.0 45 Light"/>
            </w:rPr>
          </w:rPrChange>
        </w:rPr>
        <w:pPrChange w:id="1354" w:author="成成" w:date="2025-09-18T16:05:23Z">
          <w:pPr>
            <w:pStyle w:val="32"/>
            <w:ind w:firstLine="470"/>
          </w:pPr>
        </w:pPrChange>
      </w:pPr>
      <w:r>
        <w:rPr>
          <w:rFonts w:hint="eastAsia" w:ascii="阿里巴巴普惠体 2.0 45 Light" w:hAnsi="阿里巴巴普惠体 2.0 45 Light" w:eastAsia="阿里巴巴普惠体 2.0 45 Light" w:cs="阿里巴巴普惠体 2.0 45 Light"/>
          <w:kern w:val="0"/>
          <w:sz w:val="24"/>
          <w:szCs w:val="24"/>
          <w:rPrChange w:id="1356" w:author="成成" w:date="2025-09-18T15:14:59Z">
            <w:rPr>
              <w:rFonts w:hint="eastAsia" w:ascii="阿里巴巴普惠体 2.0 45 Light" w:hAnsi="阿里巴巴普惠体 2.0 45 Light" w:eastAsia="阿里巴巴普惠体 2.0 45 Light" w:cs="阿里巴巴普惠体 2.0 45 Light"/>
            </w:rPr>
          </w:rPrChange>
        </w:rPr>
        <w:t>写灵巧手寄存器的指令帧格式如下</w:t>
      </w:r>
      <w:del w:id="1357" w:author="成成" w:date="2025-09-18T15:15:14Z">
        <w:r>
          <w:rPr>
            <w:rFonts w:hint="eastAsia" w:ascii="阿里巴巴普惠体 2.0 45 Light" w:hAnsi="阿里巴巴普惠体 2.0 45 Light" w:eastAsia="阿里巴巴普惠体 2.0 45 Light" w:cs="阿里巴巴普惠体 2.0 45 Light"/>
            <w:kern w:val="0"/>
            <w:sz w:val="24"/>
            <w:szCs w:val="24"/>
            <w:lang w:val="en-US" w:eastAsia="zh-CN"/>
            <w:rPrChange w:id="1358" w:author="成成" w:date="2025-09-18T15:15:26Z">
              <w:rPr>
                <w:rFonts w:hint="eastAsia" w:ascii="阿里巴巴普惠体 2.0 45 Light" w:hAnsi="阿里巴巴普惠体 2.0 45 Light" w:eastAsia="阿里巴巴普惠体 2.0 45 Light" w:cs="阿里巴巴普惠体 2.0 45 Light"/>
                <w:lang w:val="en-US" w:eastAsia="zh-CN"/>
              </w:rPr>
            </w:rPrChange>
          </w:rPr>
          <w:delText>表</w:delText>
        </w:r>
      </w:del>
      <w:del w:id="1360" w:author="成成" w:date="2025-09-18T15:15:14Z">
        <w:r>
          <w:rPr>
            <w:rFonts w:hint="eastAsia" w:ascii="阿里巴巴普惠体 2.0 45 Light" w:hAnsi="阿里巴巴普惠体 2.0 45 Light" w:eastAsia="阿里巴巴普惠体 2.0 45 Light" w:cs="阿里巴巴普惠体 2.0 45 Light"/>
            <w:kern w:val="0"/>
            <w:sz w:val="24"/>
            <w:szCs w:val="24"/>
            <w:lang w:val="en-US" w:eastAsia="zh-CN"/>
            <w:rPrChange w:id="1361" w:author="成成" w:date="2025-09-18T15:15:26Z">
              <w:rPr>
                <w:rFonts w:hint="eastAsia" w:ascii="阿里巴巴普惠体 2.0 45 Light" w:hAnsi="阿里巴巴普惠体 2.0 45 Light" w:eastAsia="阿里巴巴普惠体 2.0 45 Light" w:cs="阿里巴巴普惠体 2.0 45 Light"/>
                <w:lang w:val="en-US" w:eastAsia="zh-CN"/>
              </w:rPr>
            </w:rPrChange>
          </w:rPr>
          <w:delText>8</w:delText>
        </w:r>
      </w:del>
      <w:ins w:id="1363" w:author="成成" w:date="2025-09-18T15:15:08Z">
        <w:r>
          <w:rPr>
            <w:rFonts w:hint="eastAsia" w:ascii="阿里巴巴普惠体 2.0 45 Light" w:hAnsi="阿里巴巴普惠体 2.0 45 Light" w:eastAsia="阿里巴巴普惠体 2.0 45 Light" w:cs="阿里巴巴普惠体 2.0 45 Light"/>
            <w:kern w:val="0"/>
            <w:sz w:val="24"/>
            <w:szCs w:val="24"/>
            <w:lang w:val="en-US" w:eastAsia="zh-CN"/>
            <w:rPrChange w:id="1364" w:author="成成" w:date="2025-09-18T15:15:26Z">
              <w:rPr>
                <w:rFonts w:hint="eastAsia" w:ascii="阿里巴巴普惠体 2.0 45 Light" w:hAnsi="阿里巴巴普惠体 2.0 45 Light" w:eastAsia="阿里巴巴普惠体 2.0 45 Light" w:cs="阿里巴巴普惠体 2.0 45 Light"/>
                <w:kern w:val="0"/>
                <w:sz w:val="24"/>
                <w:szCs w:val="24"/>
                <w:lang w:val="en-US" w:eastAsia="zh-CN"/>
              </w:rPr>
            </w:rPrChange>
          </w:rPr>
          <w:fldChar w:fldCharType="begin"/>
        </w:r>
      </w:ins>
      <w:ins w:id="1366" w:author="成成" w:date="2025-09-18T15:15:08Z">
        <w:r>
          <w:rPr>
            <w:rFonts w:hint="eastAsia" w:ascii="阿里巴巴普惠体 2.0 45 Light" w:hAnsi="阿里巴巴普惠体 2.0 45 Light" w:eastAsia="阿里巴巴普惠体 2.0 45 Light" w:cs="阿里巴巴普惠体 2.0 45 Light"/>
            <w:kern w:val="0"/>
            <w:sz w:val="24"/>
            <w:szCs w:val="24"/>
            <w:lang w:val="en-US" w:eastAsia="zh-CN"/>
            <w:rPrChange w:id="1367" w:author="成成" w:date="2025-09-18T15:15:26Z">
              <w:rPr>
                <w:rFonts w:hint="eastAsia" w:ascii="阿里巴巴普惠体 2.0 45 Light" w:hAnsi="阿里巴巴普惠体 2.0 45 Light" w:eastAsia="阿里巴巴普惠体 2.0 45 Light" w:cs="阿里巴巴普惠体 2.0 45 Light"/>
                <w:kern w:val="0"/>
                <w:sz w:val="24"/>
                <w:szCs w:val="24"/>
                <w:lang w:val="en-US" w:eastAsia="zh-CN"/>
              </w:rPr>
            </w:rPrChange>
          </w:rPr>
          <w:instrText xml:space="preserve"> REF _Ref30044 \h </w:instrText>
        </w:r>
      </w:ins>
      <w:ins w:id="1369" w:author="成成" w:date="2025-09-18T15:15:08Z">
        <w:r>
          <w:rPr>
            <w:rFonts w:hint="eastAsia" w:ascii="阿里巴巴普惠体 2.0 45 Light" w:hAnsi="阿里巴巴普惠体 2.0 45 Light" w:eastAsia="阿里巴巴普惠体 2.0 45 Light" w:cs="阿里巴巴普惠体 2.0 45 Light"/>
            <w:kern w:val="0"/>
            <w:sz w:val="24"/>
            <w:szCs w:val="24"/>
            <w:lang w:val="en-US" w:eastAsia="zh-CN"/>
            <w:rPrChange w:id="1370" w:author="成成" w:date="2025-09-18T15:15:26Z">
              <w:rPr>
                <w:rFonts w:hint="eastAsia" w:ascii="阿里巴巴普惠体 2.0 45 Light" w:hAnsi="阿里巴巴普惠体 2.0 45 Light" w:eastAsia="阿里巴巴普惠体 2.0 45 Light" w:cs="阿里巴巴普惠体 2.0 45 Light"/>
                <w:kern w:val="0"/>
                <w:sz w:val="24"/>
                <w:szCs w:val="24"/>
                <w:lang w:val="en-US" w:eastAsia="zh-CN"/>
              </w:rPr>
            </w:rPrChange>
          </w:rPr>
          <w:fldChar w:fldCharType="separate"/>
        </w:r>
      </w:ins>
      <w:ins w:id="1372" w:author="成成" w:date="2025-09-18T15:15:08Z">
        <w:r>
          <w:rPr>
            <w:rFonts w:hint="eastAsia" w:ascii="阿里巴巴普惠体 2.0 45 Light" w:hAnsi="阿里巴巴普惠体 2.0 45 Light" w:eastAsia="阿里巴巴普惠体 2.0 45 Light" w:cs="阿里巴巴普惠体 2.0 45 Light"/>
            <w:kern w:val="0"/>
            <w:sz w:val="24"/>
            <w:szCs w:val="24"/>
            <w:rPrChange w:id="1373" w:author="成成" w:date="2025-09-18T15:15:26Z">
              <w:rPr/>
            </w:rPrChange>
          </w:rPr>
          <w:t>表 8</w:t>
        </w:r>
      </w:ins>
      <w:ins w:id="1375" w:author="成成" w:date="2025-09-18T15:15:08Z">
        <w:r>
          <w:rPr>
            <w:rFonts w:hint="eastAsia" w:ascii="阿里巴巴普惠体 2.0 45 Light" w:hAnsi="阿里巴巴普惠体 2.0 45 Light" w:eastAsia="阿里巴巴普惠体 2.0 45 Light" w:cs="阿里巴巴普惠体 2.0 45 Light"/>
            <w:kern w:val="0"/>
            <w:sz w:val="24"/>
            <w:szCs w:val="24"/>
            <w:lang w:val="en-US" w:eastAsia="zh-CN"/>
            <w:rPrChange w:id="1376" w:author="成成" w:date="2025-09-18T15:15:26Z">
              <w:rPr>
                <w:rFonts w:hint="eastAsia" w:ascii="阿里巴巴普惠体 2.0 45 Light" w:hAnsi="阿里巴巴普惠体 2.0 45 Light" w:eastAsia="阿里巴巴普惠体 2.0 45 Light" w:cs="阿里巴巴普惠体 2.0 45 Light"/>
                <w:kern w:val="0"/>
                <w:sz w:val="24"/>
                <w:szCs w:val="24"/>
                <w:lang w:val="en-US" w:eastAsia="zh-CN"/>
              </w:rPr>
            </w:rPrChange>
          </w:rPr>
          <w:fldChar w:fldCharType="end"/>
        </w:r>
      </w:ins>
      <w:r>
        <w:rPr>
          <w:rFonts w:hint="eastAsia" w:ascii="阿里巴巴普惠体 2.0 45 Light" w:hAnsi="阿里巴巴普惠体 2.0 45 Light" w:eastAsia="阿里巴巴普惠体 2.0 45 Light" w:cs="阿里巴巴普惠体 2.0 45 Light"/>
          <w:kern w:val="0"/>
          <w:sz w:val="24"/>
          <w:szCs w:val="24"/>
          <w:lang w:val="en-US" w:eastAsia="zh-CN"/>
          <w:rPrChange w:id="1378" w:author="成成" w:date="2025-09-18T15:15:26Z">
            <w:rPr>
              <w:rFonts w:hint="eastAsia" w:ascii="阿里巴巴普惠体 2.0 45 Light" w:hAnsi="阿里巴巴普惠体 2.0 45 Light" w:eastAsia="阿里巴巴普惠体 2.0 45 Light" w:cs="阿里巴巴普惠体 2.0 45 Light"/>
              <w:lang w:val="en-US" w:eastAsia="zh-CN"/>
            </w:rPr>
          </w:rPrChange>
        </w:rPr>
        <w:t>所示</w:t>
      </w:r>
      <w:r>
        <w:rPr>
          <w:rFonts w:hint="eastAsia" w:ascii="阿里巴巴普惠体 2.0 45 Light" w:hAnsi="阿里巴巴普惠体 2.0 45 Light" w:eastAsia="阿里巴巴普惠体 2.0 45 Light" w:cs="阿里巴巴普惠体 2.0 45 Light"/>
          <w:kern w:val="0"/>
          <w:sz w:val="24"/>
          <w:szCs w:val="24"/>
          <w:rPrChange w:id="1379" w:author="成成" w:date="2025-09-18T15:14:59Z">
            <w:rPr>
              <w:rFonts w:hint="eastAsia" w:ascii="阿里巴巴普惠体 2.0 45 Light" w:hAnsi="阿里巴巴普惠体 2.0 45 Light" w:eastAsia="阿里巴巴普惠体 2.0 45 Light" w:cs="阿里巴巴普惠体 2.0 45 Light"/>
            </w:rPr>
          </w:rPrChange>
        </w:rPr>
        <w:t>，Data[0]- Data[Register_Length-1]为所要写入的数据。</w:t>
      </w:r>
    </w:p>
    <w:p w14:paraId="18DE982A">
      <w:pPr>
        <w:pStyle w:val="32"/>
        <w:ind w:firstLine="470"/>
        <w:jc w:val="center"/>
        <w:rPr>
          <w:rFonts w:hint="eastAsia" w:ascii="阿里巴巴普惠体 2.0 45 Light" w:hAnsi="阿里巴巴普惠体 2.0 45 Light" w:eastAsia="阿里巴巴普惠体 2.0 45 Light" w:cs="阿里巴巴普惠体 2.0 45 Light"/>
        </w:rPr>
      </w:pPr>
      <w:ins w:id="1380" w:author="成成" w:date="2025-09-18T15:14:51Z">
        <w:bookmarkStart w:id="193" w:name="_Ref30044"/>
        <w:bookmarkStart w:id="194" w:name="_Ref5054"/>
        <w:r>
          <w:rPr>
            <w:rFonts w:hint="eastAsia" w:ascii="阿里巴巴普惠体 2.0 45 Light" w:hAnsi="阿里巴巴普惠体 2.0 45 Light" w:eastAsia="阿里巴巴普惠体 2.0 45 Light" w:cs="阿里巴巴普惠体 2.0 45 Light"/>
            <w:rPrChange w:id="1381" w:author="成成" w:date="2025-09-18T15:15:20Z">
              <w:rPr/>
            </w:rPrChange>
          </w:rPr>
          <w:t xml:space="preserve">表 </w:t>
        </w:r>
      </w:ins>
      <w:ins w:id="1383" w:author="成成" w:date="2025-09-18T15:14:51Z">
        <w:r>
          <w:rPr>
            <w:rFonts w:hint="eastAsia" w:ascii="阿里巴巴普惠体 2.0 45 Light" w:hAnsi="阿里巴巴普惠体 2.0 45 Light" w:eastAsia="阿里巴巴普惠体 2.0 45 Light" w:cs="阿里巴巴普惠体 2.0 45 Light"/>
            <w:rPrChange w:id="1384" w:author="成成" w:date="2025-09-18T15:15:20Z">
              <w:rPr/>
            </w:rPrChange>
          </w:rPr>
          <w:fldChar w:fldCharType="begin"/>
        </w:r>
      </w:ins>
      <w:ins w:id="1386" w:author="成成" w:date="2025-09-18T15:14:51Z">
        <w:r>
          <w:rPr>
            <w:rFonts w:hint="eastAsia" w:ascii="阿里巴巴普惠体 2.0 45 Light" w:hAnsi="阿里巴巴普惠体 2.0 45 Light" w:eastAsia="阿里巴巴普惠体 2.0 45 Light" w:cs="阿里巴巴普惠体 2.0 45 Light"/>
            <w:rPrChange w:id="1387" w:author="成成" w:date="2025-09-18T15:15:20Z">
              <w:rPr/>
            </w:rPrChange>
          </w:rPr>
          <w:instrText xml:space="preserve"> SEQ 表 \* ARABIC </w:instrText>
        </w:r>
      </w:ins>
      <w:ins w:id="1389" w:author="成成" w:date="2025-09-18T15:14:51Z">
        <w:r>
          <w:rPr>
            <w:rFonts w:hint="eastAsia" w:ascii="阿里巴巴普惠体 2.0 45 Light" w:hAnsi="阿里巴巴普惠体 2.0 45 Light" w:eastAsia="阿里巴巴普惠体 2.0 45 Light" w:cs="阿里巴巴普惠体 2.0 45 Light"/>
            <w:rPrChange w:id="1390" w:author="成成" w:date="2025-09-18T15:15:20Z">
              <w:rPr/>
            </w:rPrChange>
          </w:rPr>
          <w:fldChar w:fldCharType="separate"/>
        </w:r>
      </w:ins>
      <w:ins w:id="1392" w:author="成成" w:date="2025-09-18T16:08:19Z">
        <w:r>
          <w:rPr>
            <w:rFonts w:hint="eastAsia" w:ascii="阿里巴巴普惠体 2.0 45 Light" w:hAnsi="阿里巴巴普惠体 2.0 45 Light" w:eastAsia="阿里巴巴普惠体 2.0 45 Light" w:cs="阿里巴巴普惠体 2.0 45 Light"/>
          </w:rPr>
          <w:t>8</w:t>
        </w:r>
      </w:ins>
      <w:ins w:id="1393" w:author="成成" w:date="2025-09-18T15:14:51Z">
        <w:r>
          <w:rPr>
            <w:rFonts w:hint="eastAsia" w:ascii="阿里巴巴普惠体 2.0 45 Light" w:hAnsi="阿里巴巴普惠体 2.0 45 Light" w:eastAsia="阿里巴巴普惠体 2.0 45 Light" w:cs="阿里巴巴普惠体 2.0 45 Light"/>
            <w:rPrChange w:id="1394" w:author="成成" w:date="2025-09-18T15:15:20Z">
              <w:rPr/>
            </w:rPrChange>
          </w:rPr>
          <w:fldChar w:fldCharType="end"/>
        </w:r>
        <w:bookmarkEnd w:id="193"/>
      </w:ins>
      <w:del w:id="1396" w:author="成成" w:date="2025-09-18T15:14:48Z">
        <w:r>
          <w:rPr>
            <w:rFonts w:hint="eastAsia" w:ascii="阿里巴巴普惠体 2.0 45 Light" w:hAnsi="阿里巴巴普惠体 2.0 45 Light" w:eastAsia="阿里巴巴普惠体 2.0 45 Light" w:cs="阿里巴巴普惠体 2.0 45 Light"/>
            <w:rPrChange w:id="1397" w:author="成成" w:date="2025-09-18T15:15:20Z">
              <w:rPr>
                <w:rFonts w:hint="eastAsia" w:ascii="阿里巴巴普惠体 2.0 45 Light" w:hAnsi="阿里巴巴普惠体 2.0 45 Light" w:eastAsia="阿里巴巴普惠体 2.0 45 Light" w:cs="阿里巴巴普惠体 2.0 45 Light"/>
              </w:rPr>
            </w:rPrChange>
          </w:rPr>
          <w:delText>表</w:delText>
        </w:r>
      </w:del>
      <w:del w:id="1399" w:author="成成" w:date="2025-09-18T15:14:47Z">
        <w:r>
          <w:rPr>
            <w:rFonts w:hint="eastAsia" w:ascii="阿里巴巴普惠体 2.0 45 Light" w:hAnsi="阿里巴巴普惠体 2.0 45 Light" w:eastAsia="阿里巴巴普惠体 2.0 45 Light" w:cs="阿里巴巴普惠体 2.0 45 Light"/>
            <w:rPrChange w:id="1400" w:author="成成" w:date="2025-09-18T15:15:20Z">
              <w:rPr>
                <w:rFonts w:hint="eastAsia" w:ascii="阿里巴巴普惠体 2.0 45 Light" w:hAnsi="阿里巴巴普惠体 2.0 45 Light" w:eastAsia="阿里巴巴普惠体 2.0 45 Light" w:cs="阿里巴巴普惠体 2.0 45 Light"/>
              </w:rPr>
            </w:rPrChange>
          </w:rPr>
          <w:delText xml:space="preserve"> </w:delText>
        </w:r>
      </w:del>
      <w:del w:id="1402" w:author="成成" w:date="2025-09-18T15:14:47Z">
        <w:r>
          <w:rPr>
            <w:rFonts w:hint="eastAsia" w:ascii="阿里巴巴普惠体 2.0 45 Light" w:hAnsi="阿里巴巴普惠体 2.0 45 Light" w:eastAsia="阿里巴巴普惠体 2.0 45 Light" w:cs="阿里巴巴普惠体 2.0 45 Light"/>
            <w:rPrChange w:id="1403" w:author="成成" w:date="2025-09-18T15:15:20Z">
              <w:rPr>
                <w:rFonts w:hint="eastAsia" w:ascii="阿里巴巴普惠体 2.0 45 Light" w:hAnsi="阿里巴巴普惠体 2.0 45 Light" w:eastAsia="阿里巴巴普惠体 2.0 45 Light" w:cs="阿里巴巴普惠体 2.0 45 Light"/>
              </w:rPr>
            </w:rPrChange>
          </w:rPr>
          <w:fldChar w:fldCharType="begin"/>
        </w:r>
      </w:del>
      <w:del w:id="1405" w:author="成成" w:date="2025-09-18T15:14:47Z">
        <w:r>
          <w:rPr>
            <w:rFonts w:hint="eastAsia" w:ascii="阿里巴巴普惠体 2.0 45 Light" w:hAnsi="阿里巴巴普惠体 2.0 45 Light" w:eastAsia="阿里巴巴普惠体 2.0 45 Light" w:cs="阿里巴巴普惠体 2.0 45 Light"/>
            <w:rPrChange w:id="1406" w:author="成成" w:date="2025-09-18T15:15:20Z">
              <w:rPr>
                <w:rFonts w:hint="eastAsia" w:ascii="阿里巴巴普惠体 2.0 45 Light" w:hAnsi="阿里巴巴普惠体 2.0 45 Light" w:eastAsia="阿里巴巴普惠体 2.0 45 Light" w:cs="阿里巴巴普惠体 2.0 45 Light"/>
              </w:rPr>
            </w:rPrChange>
          </w:rPr>
          <w:delInstrText xml:space="preserve"> SEQ 表 \* ARABIC </w:delInstrText>
        </w:r>
      </w:del>
      <w:del w:id="1408" w:author="成成" w:date="2025-09-18T15:14:47Z">
        <w:r>
          <w:rPr>
            <w:rFonts w:hint="eastAsia" w:ascii="阿里巴巴普惠体 2.0 45 Light" w:hAnsi="阿里巴巴普惠体 2.0 45 Light" w:eastAsia="阿里巴巴普惠体 2.0 45 Light" w:cs="阿里巴巴普惠体 2.0 45 Light"/>
            <w:rPrChange w:id="1409" w:author="成成" w:date="2025-09-18T15:15:20Z">
              <w:rPr>
                <w:rFonts w:hint="eastAsia" w:ascii="阿里巴巴普惠体 2.0 45 Light" w:hAnsi="阿里巴巴普惠体 2.0 45 Light" w:eastAsia="阿里巴巴普惠体 2.0 45 Light" w:cs="阿里巴巴普惠体 2.0 45 Light"/>
              </w:rPr>
            </w:rPrChange>
          </w:rPr>
          <w:fldChar w:fldCharType="separate"/>
        </w:r>
      </w:del>
      <w:ins w:id="1411" w:author="成成" w:date="2025-09-18T16:08:19Z">
        <w:del w:id="1412" w:author="成成" w:date="2025-09-18T15:14:00Z">
          <w:r>
            <w:rPr>
              <w:b/>
            </w:rPr>
            <w:delText>错误！未指定顺序。</w:delText>
          </w:r>
        </w:del>
      </w:ins>
      <w:ins w:id="1413" w:author="成成" w:date="2025-09-18T16:07:59Z">
        <w:del w:id="1414" w:author="成成" w:date="2025-09-18T16:08:19Z">
          <w:r>
            <w:rPr>
              <w:b/>
            </w:rPr>
            <w:delText>错误！未指定顺序。</w:delText>
          </w:r>
        </w:del>
      </w:ins>
      <w:ins w:id="1415" w:author="成成" w:date="2025-09-18T16:07:36Z">
        <w:del w:id="1416" w:author="成成" w:date="2025-09-18T16:08:19Z">
          <w:r>
            <w:rPr>
              <w:b/>
            </w:rPr>
            <w:delText>错误！未指定顺序。</w:delText>
          </w:r>
        </w:del>
      </w:ins>
      <w:ins w:id="1417" w:author="成成" w:date="2025-09-18T15:34:10Z">
        <w:del w:id="1418" w:author="成成" w:date="2025-09-18T16:08:19Z">
          <w:r>
            <w:rPr>
              <w:b/>
            </w:rPr>
            <w:delText>错误！未指定顺序。</w:delText>
          </w:r>
        </w:del>
      </w:ins>
      <w:ins w:id="1419" w:author="成成" w:date="2025-09-18T15:33:35Z">
        <w:del w:id="1420" w:author="成成" w:date="2025-09-18T16:08:19Z">
          <w:r>
            <w:rPr>
              <w:b/>
            </w:rPr>
            <w:delText>错误！未指定顺序。</w:delText>
          </w:r>
        </w:del>
      </w:ins>
      <w:ins w:id="1421" w:author="成成" w:date="2025-09-18T15:33:04Z">
        <w:del w:id="1422" w:author="成成" w:date="2025-09-18T16:08:19Z">
          <w:r>
            <w:rPr>
              <w:b/>
            </w:rPr>
            <w:delText>错误！未指定顺序。</w:delText>
          </w:r>
        </w:del>
      </w:ins>
      <w:ins w:id="1423" w:author="成成" w:date="2025-09-18T15:32:37Z">
        <w:del w:id="1424" w:author="成成" w:date="2025-09-18T16:08:19Z">
          <w:r>
            <w:rPr>
              <w:b/>
            </w:rPr>
            <w:delText>错误！未指定顺序。</w:delText>
          </w:r>
        </w:del>
      </w:ins>
      <w:ins w:id="1425" w:author="成成" w:date="2025-09-18T15:32:20Z">
        <w:del w:id="1426" w:author="成成" w:date="2025-09-18T16:08:19Z">
          <w:r>
            <w:rPr>
              <w:b/>
            </w:rPr>
            <w:delText>错误！未指定顺序。</w:delText>
          </w:r>
        </w:del>
      </w:ins>
      <w:ins w:id="1427" w:author="成成" w:date="2025-09-18T15:32:01Z">
        <w:del w:id="1428" w:author="成成" w:date="2025-09-18T16:08:19Z">
          <w:r>
            <w:rPr>
              <w:b/>
            </w:rPr>
            <w:delText>错误！未指定顺序。</w:delText>
          </w:r>
        </w:del>
      </w:ins>
      <w:ins w:id="1429" w:author="成成" w:date="2025-09-18T15:31:41Z">
        <w:del w:id="1430" w:author="成成" w:date="2025-09-18T16:08:19Z">
          <w:r>
            <w:rPr>
              <w:b/>
            </w:rPr>
            <w:delText>错误！未指定顺序。</w:delText>
          </w:r>
        </w:del>
      </w:ins>
      <w:ins w:id="1431" w:author="成成" w:date="2025-09-18T15:31:24Z">
        <w:del w:id="1432" w:author="成成" w:date="2025-09-18T16:08:19Z">
          <w:r>
            <w:rPr>
              <w:b/>
            </w:rPr>
            <w:delText>错误！未指定顺序。</w:delText>
          </w:r>
        </w:del>
      </w:ins>
      <w:ins w:id="1433" w:author="成成" w:date="2025-09-18T15:31:04Z">
        <w:del w:id="1434" w:author="成成" w:date="2025-09-18T16:08:19Z">
          <w:r>
            <w:rPr>
              <w:b/>
            </w:rPr>
            <w:delText>错误！未指定顺序。</w:delText>
          </w:r>
        </w:del>
      </w:ins>
      <w:ins w:id="1435" w:author="成成" w:date="2025-09-18T15:30:46Z">
        <w:del w:id="1436" w:author="成成" w:date="2025-09-18T16:08:19Z">
          <w:r>
            <w:rPr>
              <w:b/>
            </w:rPr>
            <w:delText>错误！未指定顺序。</w:delText>
          </w:r>
        </w:del>
      </w:ins>
      <w:ins w:id="1437" w:author="成成" w:date="2025-09-18T15:30:28Z">
        <w:del w:id="1438" w:author="成成" w:date="2025-09-18T16:08:19Z">
          <w:r>
            <w:rPr>
              <w:b/>
            </w:rPr>
            <w:delText>错误！未指定顺序。</w:delText>
          </w:r>
        </w:del>
      </w:ins>
      <w:ins w:id="1439" w:author="成成" w:date="2025-09-18T15:30:04Z">
        <w:del w:id="1440" w:author="成成" w:date="2025-09-18T16:08:19Z">
          <w:r>
            <w:rPr>
              <w:b/>
            </w:rPr>
            <w:delText>错误！未指定顺序。</w:delText>
          </w:r>
        </w:del>
      </w:ins>
      <w:ins w:id="1441" w:author="成成" w:date="2025-09-18T15:29:46Z">
        <w:del w:id="1442" w:author="成成" w:date="2025-09-18T16:08:19Z">
          <w:r>
            <w:rPr>
              <w:b/>
            </w:rPr>
            <w:delText>错误！未指定顺序。</w:delText>
          </w:r>
        </w:del>
      </w:ins>
      <w:ins w:id="1443" w:author="成成" w:date="2025-09-18T15:29:27Z">
        <w:del w:id="1444" w:author="成成" w:date="2025-09-18T16:08:19Z">
          <w:r>
            <w:rPr>
              <w:b/>
            </w:rPr>
            <w:delText>错误！未指定顺序。</w:delText>
          </w:r>
        </w:del>
      </w:ins>
      <w:ins w:id="1445" w:author="成成" w:date="2025-09-18T15:29:05Z">
        <w:del w:id="1446" w:author="成成" w:date="2025-09-18T16:08:19Z">
          <w:r>
            <w:rPr>
              <w:b/>
            </w:rPr>
            <w:delText>错误！未指定顺序。</w:delText>
          </w:r>
        </w:del>
      </w:ins>
      <w:ins w:id="1447" w:author="成成" w:date="2025-09-18T15:28:41Z">
        <w:del w:id="1448" w:author="成成" w:date="2025-09-18T16:08:19Z">
          <w:r>
            <w:rPr>
              <w:b/>
            </w:rPr>
            <w:delText>错误！未指定顺序。</w:delText>
          </w:r>
        </w:del>
      </w:ins>
      <w:ins w:id="1449" w:author="成成" w:date="2025-09-18T15:28:12Z">
        <w:del w:id="1450" w:author="成成" w:date="2025-09-18T16:08:19Z">
          <w:r>
            <w:rPr>
              <w:b/>
            </w:rPr>
            <w:delText>错误！未指定顺序。</w:delText>
          </w:r>
        </w:del>
      </w:ins>
      <w:ins w:id="1451" w:author="成成" w:date="2025-09-18T15:27:52Z">
        <w:del w:id="1452" w:author="成成" w:date="2025-09-18T16:08:19Z">
          <w:r>
            <w:rPr>
              <w:b/>
            </w:rPr>
            <w:delText>错误！未指定顺序。</w:delText>
          </w:r>
        </w:del>
      </w:ins>
      <w:ins w:id="1453" w:author="成成" w:date="2025-09-18T15:27:35Z">
        <w:del w:id="1454" w:author="成成" w:date="2025-09-18T16:08:19Z">
          <w:r>
            <w:rPr>
              <w:b/>
            </w:rPr>
            <w:delText>错误！未指定顺序。</w:delText>
          </w:r>
        </w:del>
      </w:ins>
      <w:ins w:id="1455" w:author="成成" w:date="2025-09-18T15:27:16Z">
        <w:del w:id="1456" w:author="成成" w:date="2025-09-18T16:08:19Z">
          <w:r>
            <w:rPr>
              <w:b/>
            </w:rPr>
            <w:delText>错误！未指定顺序。</w:delText>
          </w:r>
        </w:del>
      </w:ins>
      <w:ins w:id="1457" w:author="成成" w:date="2025-09-18T15:26:56Z">
        <w:del w:id="1458" w:author="成成" w:date="2025-09-18T16:08:19Z">
          <w:r>
            <w:rPr>
              <w:b/>
            </w:rPr>
            <w:delText>错误！未指定顺序。</w:delText>
          </w:r>
        </w:del>
      </w:ins>
      <w:ins w:id="1459" w:author="成成" w:date="2025-09-18T15:26:32Z">
        <w:del w:id="1460" w:author="成成" w:date="2025-09-18T16:08:19Z">
          <w:r>
            <w:rPr>
              <w:b/>
            </w:rPr>
            <w:delText>错误！未指定顺序。</w:delText>
          </w:r>
        </w:del>
      </w:ins>
      <w:ins w:id="1461" w:author="成成" w:date="2025-09-18T15:26:13Z">
        <w:del w:id="1462" w:author="成成" w:date="2025-09-18T16:08:19Z">
          <w:r>
            <w:rPr>
              <w:b/>
            </w:rPr>
            <w:delText>错误！未指定顺序。</w:delText>
          </w:r>
        </w:del>
      </w:ins>
      <w:ins w:id="1463" w:author="成成" w:date="2025-09-18T15:25:53Z">
        <w:del w:id="1464" w:author="成成" w:date="2025-09-18T16:08:19Z">
          <w:r>
            <w:rPr>
              <w:b/>
            </w:rPr>
            <w:delText>错误！未指定顺序。</w:delText>
          </w:r>
        </w:del>
      </w:ins>
      <w:ins w:id="1465" w:author="成成" w:date="2025-09-18T15:25:36Z">
        <w:del w:id="1466" w:author="成成" w:date="2025-09-18T16:08:19Z">
          <w:r>
            <w:rPr>
              <w:b/>
            </w:rPr>
            <w:delText>错误！未指定顺序。</w:delText>
          </w:r>
        </w:del>
      </w:ins>
      <w:ins w:id="1467" w:author="成成" w:date="2025-09-18T15:25:19Z">
        <w:del w:id="1468" w:author="成成" w:date="2025-09-18T16:08:19Z">
          <w:r>
            <w:rPr>
              <w:b/>
            </w:rPr>
            <w:delText>错误！未指定顺序。</w:delText>
          </w:r>
        </w:del>
      </w:ins>
      <w:ins w:id="1469" w:author="成成" w:date="2025-09-18T15:24:57Z">
        <w:del w:id="1470" w:author="成成" w:date="2025-09-18T16:08:19Z">
          <w:r>
            <w:rPr>
              <w:b/>
            </w:rPr>
            <w:delText>错误！未指定顺序。</w:delText>
          </w:r>
        </w:del>
      </w:ins>
      <w:ins w:id="1471" w:author="成成" w:date="2025-09-18T15:24:38Z">
        <w:del w:id="1472" w:author="成成" w:date="2025-09-18T16:08:19Z">
          <w:r>
            <w:rPr>
              <w:b/>
            </w:rPr>
            <w:delText>错误！未指定顺序。</w:delText>
          </w:r>
        </w:del>
      </w:ins>
      <w:ins w:id="1473" w:author="成成" w:date="2025-09-18T15:24:15Z">
        <w:del w:id="1474" w:author="成成" w:date="2025-09-18T16:08:19Z">
          <w:r>
            <w:rPr>
              <w:b/>
            </w:rPr>
            <w:delText>错误！未指定顺序。</w:delText>
          </w:r>
        </w:del>
      </w:ins>
      <w:ins w:id="1475" w:author="成成" w:date="2025-09-18T15:23:55Z">
        <w:del w:id="1476" w:author="成成" w:date="2025-09-18T16:08:19Z">
          <w:r>
            <w:rPr>
              <w:b/>
            </w:rPr>
            <w:delText>错误！未指定顺序。</w:delText>
          </w:r>
        </w:del>
      </w:ins>
      <w:ins w:id="1477" w:author="成成" w:date="2025-09-18T15:23:30Z">
        <w:del w:id="1478" w:author="成成" w:date="2025-09-18T16:08:19Z">
          <w:r>
            <w:rPr>
              <w:b/>
            </w:rPr>
            <w:delText>错误！未指定顺序。</w:delText>
          </w:r>
        </w:del>
      </w:ins>
      <w:ins w:id="1479" w:author="成成" w:date="2025-09-18T15:23:12Z">
        <w:del w:id="1480" w:author="成成" w:date="2025-09-18T16:08:19Z">
          <w:r>
            <w:rPr>
              <w:b/>
            </w:rPr>
            <w:delText>错误！未指定顺序。</w:delText>
          </w:r>
        </w:del>
      </w:ins>
      <w:ins w:id="1481" w:author="成成" w:date="2025-09-18T15:22:49Z">
        <w:del w:id="1482" w:author="成成" w:date="2025-09-18T16:08:19Z">
          <w:r>
            <w:rPr>
              <w:b/>
            </w:rPr>
            <w:delText>错误！未指定顺序。</w:delText>
          </w:r>
        </w:del>
      </w:ins>
      <w:ins w:id="1483" w:author="成成" w:date="2025-09-18T15:22:24Z">
        <w:del w:id="1484" w:author="成成" w:date="2025-09-18T16:08:19Z">
          <w:r>
            <w:rPr>
              <w:b/>
            </w:rPr>
            <w:delText>错误！未指定顺序。</w:delText>
          </w:r>
        </w:del>
      </w:ins>
      <w:ins w:id="1485" w:author="成成" w:date="2025-09-18T15:21:58Z">
        <w:del w:id="1486" w:author="成成" w:date="2025-09-18T16:08:19Z">
          <w:r>
            <w:rPr>
              <w:b/>
            </w:rPr>
            <w:delText>错误！未指定顺序。</w:delText>
          </w:r>
        </w:del>
      </w:ins>
      <w:ins w:id="1487" w:author="成成" w:date="2025-09-18T15:21:40Z">
        <w:del w:id="1488" w:author="成成" w:date="2025-09-18T16:08:19Z">
          <w:r>
            <w:rPr>
              <w:b/>
            </w:rPr>
            <w:delText>错误！未指定顺序。</w:delText>
          </w:r>
        </w:del>
      </w:ins>
      <w:ins w:id="1489" w:author="成成" w:date="2025-09-18T15:20:40Z">
        <w:del w:id="1490" w:author="成成" w:date="2025-09-18T16:08:19Z">
          <w:r>
            <w:rPr>
              <w:b/>
            </w:rPr>
            <w:delText>错误！未指定顺序。</w:delText>
          </w:r>
        </w:del>
      </w:ins>
      <w:ins w:id="1491" w:author="成成" w:date="2025-09-18T15:20:21Z">
        <w:del w:id="1492" w:author="成成" w:date="2025-09-18T16:08:19Z">
          <w:r>
            <w:rPr>
              <w:b/>
            </w:rPr>
            <w:delText>错误！未指定顺序。</w:delText>
          </w:r>
        </w:del>
      </w:ins>
      <w:ins w:id="1493" w:author="成成" w:date="2025-09-18T15:19:50Z">
        <w:del w:id="1494" w:author="成成" w:date="2025-09-18T16:08:19Z">
          <w:r>
            <w:rPr>
              <w:b/>
            </w:rPr>
            <w:delText>错误！未指定顺序。</w:delText>
          </w:r>
        </w:del>
      </w:ins>
      <w:ins w:id="1495" w:author="成成" w:date="2025-09-18T15:19:26Z">
        <w:del w:id="1496" w:author="成成" w:date="2025-09-18T16:08:19Z">
          <w:r>
            <w:rPr>
              <w:b/>
            </w:rPr>
            <w:delText>错误！未指定顺序。</w:delText>
          </w:r>
        </w:del>
      </w:ins>
      <w:ins w:id="1497" w:author="成成" w:date="2025-09-18T15:19:07Z">
        <w:del w:id="1498" w:author="成成" w:date="2025-09-18T16:08:19Z">
          <w:r>
            <w:rPr>
              <w:b/>
            </w:rPr>
            <w:delText>错误！未指定顺序。</w:delText>
          </w:r>
        </w:del>
      </w:ins>
      <w:ins w:id="1499" w:author="成成" w:date="2025-09-18T15:18:44Z">
        <w:del w:id="1500" w:author="成成" w:date="2025-09-18T16:08:19Z">
          <w:r>
            <w:rPr>
              <w:b/>
            </w:rPr>
            <w:delText>错误！未指定顺序。</w:delText>
          </w:r>
        </w:del>
      </w:ins>
      <w:ins w:id="1501" w:author="成成" w:date="2025-09-18T15:18:11Z">
        <w:del w:id="1502" w:author="成成" w:date="2025-09-18T16:08:19Z">
          <w:r>
            <w:rPr>
              <w:b/>
            </w:rPr>
            <w:delText>错误！未指定顺序。</w:delText>
          </w:r>
        </w:del>
      </w:ins>
      <w:ins w:id="1503" w:author="成成" w:date="2025-09-18T15:16:41Z">
        <w:del w:id="1504" w:author="成成" w:date="2025-09-18T16:08:19Z">
          <w:r>
            <w:rPr>
              <w:b/>
            </w:rPr>
            <w:delText>错误！未指定顺序。</w:delText>
          </w:r>
        </w:del>
      </w:ins>
      <w:ins w:id="1505" w:author="成成" w:date="2025-09-18T15:14:51Z">
        <w:del w:id="1506" w:author="成成" w:date="2025-09-18T16:08:19Z">
          <w:r>
            <w:rPr>
              <w:rFonts w:hint="eastAsia" w:ascii="阿里巴巴普惠体 2.0 45 Light" w:hAnsi="阿里巴巴普惠体 2.0 45 Light" w:eastAsia="阿里巴巴普惠体 2.0 45 Light" w:cs="阿里巴巴普惠体 2.0 45 Light"/>
              <w:b w:val="0"/>
              <w:rPrChange w:id="1507" w:author="成成" w:date="2025-09-18T15:15:20Z">
                <w:rPr>
                  <w:b/>
                </w:rPr>
              </w:rPrChange>
            </w:rPr>
            <w:delText>错误！未指定顺序。</w:delText>
          </w:r>
        </w:del>
      </w:ins>
      <w:del w:id="1510" w:author="成成" w:date="2025-09-18T16:08:19Z">
        <w:r>
          <w:rPr>
            <w:rFonts w:hint="eastAsia" w:ascii="阿里巴巴普惠体 2.0 45 Light" w:hAnsi="阿里巴巴普惠体 2.0 45 Light" w:eastAsia="阿里巴巴普惠体 2.0 45 Light" w:cs="阿里巴巴普惠体 2.0 45 Light"/>
            <w:rPrChange w:id="1511" w:author="成成" w:date="2025-09-18T15:15:20Z">
              <w:rPr>
                <w:rFonts w:hint="eastAsia" w:ascii="阿里巴巴普惠体 2.0 45 Light" w:hAnsi="阿里巴巴普惠体 2.0 45 Light" w:eastAsia="阿里巴巴普惠体 2.0 45 Light" w:cs="阿里巴巴普惠体 2.0 45 Light"/>
              </w:rPr>
            </w:rPrChange>
          </w:rPr>
          <w:delText>8</w:delText>
        </w:r>
      </w:del>
      <w:del w:id="1513" w:author="成成" w:date="2025-09-18T15:14:47Z">
        <w:r>
          <w:rPr>
            <w:rFonts w:hint="eastAsia" w:ascii="阿里巴巴普惠体 2.0 45 Light" w:hAnsi="阿里巴巴普惠体 2.0 45 Light" w:eastAsia="阿里巴巴普惠体 2.0 45 Light" w:cs="阿里巴巴普惠体 2.0 45 Light"/>
            <w:rPrChange w:id="1514" w:author="成成" w:date="2025-09-18T15:15:20Z">
              <w:rPr>
                <w:rFonts w:hint="eastAsia" w:ascii="阿里巴巴普惠体 2.0 45 Light" w:hAnsi="阿里巴巴普惠体 2.0 45 Light" w:eastAsia="阿里巴巴普惠体 2.0 45 Light" w:cs="阿里巴巴普惠体 2.0 45 Light"/>
              </w:rPr>
            </w:rPrChange>
          </w:rPr>
          <w:fldChar w:fldCharType="end"/>
        </w:r>
        <w:bookmarkEnd w:id="194"/>
      </w:del>
      <w:del w:id="1516" w:author="成成" w:date="2025-09-18T15:14:46Z">
        <w:bookmarkStart w:id="195" w:name="_Toc479"/>
        <w:bookmarkStart w:id="196" w:name="_Toc21745"/>
        <w:r>
          <w:rPr>
            <w:rFonts w:hint="eastAsia" w:ascii="阿里巴巴普惠体 2.0 45 Light" w:hAnsi="阿里巴巴普惠体 2.0 45 Light" w:eastAsia="阿里巴巴普惠体 2.0 45 Light" w:cs="阿里巴巴普惠体 2.0 45 Light"/>
            <w:lang w:val="en-US" w:eastAsia="zh-CN"/>
            <w:rPrChange w:id="1517" w:author="成成" w:date="2025-09-18T15:15:20Z">
              <w:rPr>
                <w:rFonts w:hint="eastAsia" w:ascii="阿里巴巴普惠体 2.0 45 Light" w:hAnsi="阿里巴巴普惠体 2.0 45 Light" w:eastAsia="阿里巴巴普惠体 2.0 45 Light" w:cs="阿里巴巴普惠体 2.0 45 Light"/>
                <w:lang w:val="en-US" w:eastAsia="zh-CN"/>
              </w:rPr>
            </w:rPrChange>
          </w:rPr>
          <w:delText xml:space="preserve"> </w:delText>
        </w:r>
      </w:del>
      <w:r>
        <w:rPr>
          <w:rFonts w:hint="eastAsia" w:ascii="阿里巴巴普惠体 2.0 45 Light" w:hAnsi="阿里巴巴普惠体 2.0 45 Light" w:eastAsia="阿里巴巴普惠体 2.0 45 Light" w:cs="阿里巴巴普惠体 2.0 45 Light"/>
          <w:lang w:val="en-US" w:eastAsia="zh-CN"/>
          <w:rPrChange w:id="1519" w:author="成成" w:date="2025-09-18T15:15:20Z">
            <w:rPr>
              <w:rFonts w:hint="eastAsia" w:ascii="阿里巴巴普惠体 2.0 45 Light" w:hAnsi="阿里巴巴普惠体 2.0 45 Light" w:eastAsia="阿里巴巴普惠体 2.0 45 Light" w:cs="阿里巴巴普惠体 2.0 45 Light"/>
              <w:lang w:val="en-US" w:eastAsia="zh-CN"/>
            </w:rPr>
          </w:rPrChange>
        </w:rPr>
        <w:t>RS485写</w:t>
      </w:r>
      <w:r>
        <w:rPr>
          <w:rFonts w:hint="eastAsia" w:ascii="阿里巴巴普惠体 2.0 45 Light" w:hAnsi="阿里巴巴普惠体 2.0 45 Light" w:eastAsia="阿里巴巴普惠体 2.0 45 Light" w:cs="阿里巴巴普惠体 2.0 45 Light"/>
          <w:lang w:val="en-US" w:eastAsia="zh-CN"/>
        </w:rPr>
        <w:t>寄存器指令帧格式</w:t>
      </w:r>
      <w:bookmarkEnd w:id="195"/>
      <w:bookmarkEnd w:id="196"/>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4"/>
        <w:gridCol w:w="3591"/>
        <w:gridCol w:w="2776"/>
      </w:tblGrid>
      <w:tr w14:paraId="2DF6C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34" w:type="dxa"/>
            <w:vAlign w:val="center"/>
          </w:tcPr>
          <w:p w14:paraId="7474205D">
            <w:pPr>
              <w:pStyle w:val="111"/>
              <w:ind w:firstLine="0" w:firstLineChars="0"/>
              <w:rPr>
                <w:rFonts w:hint="eastAsia" w:ascii="阿里巴巴普惠体 2.0 45 Light" w:hAnsi="阿里巴巴普惠体 2.0 45 Light" w:eastAsia="阿里巴巴普惠体 2.0 45 Light" w:cs="阿里巴巴普惠体 2.0 45 Light"/>
              </w:rPr>
            </w:pPr>
          </w:p>
        </w:tc>
        <w:tc>
          <w:tcPr>
            <w:tcW w:w="3591" w:type="dxa"/>
            <w:vAlign w:val="center"/>
          </w:tcPr>
          <w:p w14:paraId="78E1452C">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数值</w:t>
            </w:r>
          </w:p>
        </w:tc>
        <w:tc>
          <w:tcPr>
            <w:tcW w:w="2776" w:type="dxa"/>
            <w:vAlign w:val="center"/>
          </w:tcPr>
          <w:p w14:paraId="4AF85F21">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r>
      <w:tr w14:paraId="4187B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34" w:type="dxa"/>
            <w:vAlign w:val="center"/>
          </w:tcPr>
          <w:p w14:paraId="429BD14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byte[0]</w:t>
            </w:r>
          </w:p>
        </w:tc>
        <w:tc>
          <w:tcPr>
            <w:tcW w:w="3591" w:type="dxa"/>
            <w:vAlign w:val="center"/>
          </w:tcPr>
          <w:p w14:paraId="1E8370B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0xEB</w:t>
            </w:r>
          </w:p>
        </w:tc>
        <w:tc>
          <w:tcPr>
            <w:tcW w:w="2776" w:type="dxa"/>
            <w:vAlign w:val="center"/>
          </w:tcPr>
          <w:p w14:paraId="03ED9DD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703AE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34" w:type="dxa"/>
            <w:vAlign w:val="center"/>
          </w:tcPr>
          <w:p w14:paraId="28781DA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w:t>
            </w:r>
          </w:p>
        </w:tc>
        <w:tc>
          <w:tcPr>
            <w:tcW w:w="3591" w:type="dxa"/>
            <w:vAlign w:val="center"/>
          </w:tcPr>
          <w:p w14:paraId="69BB720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0x90</w:t>
            </w:r>
          </w:p>
        </w:tc>
        <w:tc>
          <w:tcPr>
            <w:tcW w:w="2776" w:type="dxa"/>
            <w:vAlign w:val="center"/>
          </w:tcPr>
          <w:p w14:paraId="523C94C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428A2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34" w:type="dxa"/>
            <w:vAlign w:val="center"/>
          </w:tcPr>
          <w:p w14:paraId="7F890E0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byte[2]</w:t>
            </w:r>
          </w:p>
        </w:tc>
        <w:tc>
          <w:tcPr>
            <w:tcW w:w="3591" w:type="dxa"/>
            <w:vAlign w:val="center"/>
          </w:tcPr>
          <w:p w14:paraId="5F16FEC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Hands_ID</w:t>
            </w:r>
          </w:p>
        </w:tc>
        <w:tc>
          <w:tcPr>
            <w:tcW w:w="2776" w:type="dxa"/>
            <w:vAlign w:val="center"/>
          </w:tcPr>
          <w:p w14:paraId="05975AC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灵巧手ID号</w:t>
            </w:r>
          </w:p>
        </w:tc>
      </w:tr>
      <w:tr w14:paraId="37D2B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34" w:type="dxa"/>
            <w:vAlign w:val="center"/>
          </w:tcPr>
          <w:p w14:paraId="1EA49CE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byte[3]</w:t>
            </w:r>
          </w:p>
        </w:tc>
        <w:tc>
          <w:tcPr>
            <w:tcW w:w="3591" w:type="dxa"/>
            <w:vAlign w:val="center"/>
          </w:tcPr>
          <w:p w14:paraId="0BA7F72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Register_Length+3</w:t>
            </w:r>
          </w:p>
        </w:tc>
        <w:tc>
          <w:tcPr>
            <w:tcW w:w="2776" w:type="dxa"/>
            <w:vAlign w:val="center"/>
          </w:tcPr>
          <w:p w14:paraId="5A12F42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该帧数据部分长度</w:t>
            </w:r>
          </w:p>
        </w:tc>
      </w:tr>
      <w:tr w14:paraId="44524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34" w:type="dxa"/>
            <w:vAlign w:val="center"/>
          </w:tcPr>
          <w:p w14:paraId="2FAE16C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byte[4]</w:t>
            </w:r>
          </w:p>
        </w:tc>
        <w:tc>
          <w:tcPr>
            <w:tcW w:w="3591" w:type="dxa"/>
            <w:vAlign w:val="center"/>
          </w:tcPr>
          <w:p w14:paraId="39567DB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0x12</w:t>
            </w:r>
          </w:p>
        </w:tc>
        <w:tc>
          <w:tcPr>
            <w:tcW w:w="2776" w:type="dxa"/>
            <w:vAlign w:val="center"/>
          </w:tcPr>
          <w:p w14:paraId="72F1083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写寄存器命令标志</w:t>
            </w:r>
          </w:p>
        </w:tc>
      </w:tr>
      <w:tr w14:paraId="40F36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34" w:type="dxa"/>
            <w:vAlign w:val="center"/>
          </w:tcPr>
          <w:p w14:paraId="453A9B1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byte[5]</w:t>
            </w:r>
          </w:p>
        </w:tc>
        <w:tc>
          <w:tcPr>
            <w:tcW w:w="3591" w:type="dxa"/>
            <w:vAlign w:val="center"/>
          </w:tcPr>
          <w:p w14:paraId="1CC3301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Address_L</w:t>
            </w:r>
          </w:p>
        </w:tc>
        <w:tc>
          <w:tcPr>
            <w:tcW w:w="2776" w:type="dxa"/>
            <w:vAlign w:val="center"/>
          </w:tcPr>
          <w:p w14:paraId="039E101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寄存器起始地址低八位</w:t>
            </w:r>
          </w:p>
        </w:tc>
      </w:tr>
      <w:tr w14:paraId="60528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34" w:type="dxa"/>
            <w:vAlign w:val="center"/>
          </w:tcPr>
          <w:p w14:paraId="3E254E9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byte[6]</w:t>
            </w:r>
          </w:p>
        </w:tc>
        <w:tc>
          <w:tcPr>
            <w:tcW w:w="3591" w:type="dxa"/>
            <w:vAlign w:val="center"/>
          </w:tcPr>
          <w:p w14:paraId="57FD1D2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Address_H</w:t>
            </w:r>
          </w:p>
        </w:tc>
        <w:tc>
          <w:tcPr>
            <w:tcW w:w="2776" w:type="dxa"/>
            <w:vAlign w:val="center"/>
          </w:tcPr>
          <w:p w14:paraId="22C1188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寄存器起始地址高八位</w:t>
            </w:r>
          </w:p>
        </w:tc>
      </w:tr>
      <w:tr w14:paraId="01DC3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7" w:hRule="atLeast"/>
        </w:trPr>
        <w:tc>
          <w:tcPr>
            <w:tcW w:w="2534" w:type="dxa"/>
            <w:vAlign w:val="center"/>
          </w:tcPr>
          <w:p w14:paraId="319EAE2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byte[7]</w:t>
            </w:r>
          </w:p>
          <w:p w14:paraId="292C2FC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w:t>
            </w:r>
          </w:p>
          <w:p w14:paraId="36BDDC4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byte[7+Register_Length-1]</w:t>
            </w:r>
          </w:p>
        </w:tc>
        <w:tc>
          <w:tcPr>
            <w:tcW w:w="3591" w:type="dxa"/>
            <w:vAlign w:val="center"/>
          </w:tcPr>
          <w:p w14:paraId="173641A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Data[0]</w:t>
            </w:r>
          </w:p>
          <w:p w14:paraId="2631928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w:t>
            </w:r>
          </w:p>
          <w:p w14:paraId="1B7E065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Data[Register_Length-1]</w:t>
            </w:r>
          </w:p>
        </w:tc>
        <w:tc>
          <w:tcPr>
            <w:tcW w:w="2776" w:type="dxa"/>
            <w:vAlign w:val="center"/>
          </w:tcPr>
          <w:p w14:paraId="136BCD0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所要写入寄存器的数据</w:t>
            </w:r>
          </w:p>
        </w:tc>
      </w:tr>
      <w:tr w14:paraId="0DEF5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534" w:type="dxa"/>
            <w:vAlign w:val="center"/>
          </w:tcPr>
          <w:p w14:paraId="45917719">
            <w:pPr>
              <w:pStyle w:val="12"/>
              <w:tabs>
                <w:tab w:val="left" w:pos="420"/>
                <w:tab w:val="left" w:pos="851"/>
              </w:tabs>
              <w:ind w:firstLineChars="0"/>
              <w:rPr>
                <w:rFonts w:hint="eastAsia" w:ascii="阿里巴巴普惠体 2.0 45 Light" w:hAnsi="阿里巴巴普惠体 2.0 45 Light" w:eastAsia="阿里巴巴普惠体 2.0 45 Light" w:cs="阿里巴巴普惠体 2.0 45 Light"/>
              </w:rPr>
              <w:pPrChange w:id="1520" w:author="成成" w:date="2025-09-18T15:16:41Z">
                <w:pPr>
                  <w:pStyle w:val="111"/>
                  <w:ind w:firstLine="0" w:firstLineChars="0"/>
                </w:pPr>
              </w:pPrChange>
            </w:pPr>
            <w:r>
              <w:rPr>
                <w:rFonts w:hint="eastAsia" w:ascii="阿里巴巴普惠体 2.0 45 Light" w:hAnsi="阿里巴巴普惠体 2.0 45 Light" w:eastAsia="阿里巴巴普惠体 2.0 45 Light" w:cs="阿里巴巴普惠体 2.0 45 Light"/>
              </w:rPr>
              <w:t>byte[7+ Register_Length]</w:t>
            </w:r>
          </w:p>
        </w:tc>
        <w:tc>
          <w:tcPr>
            <w:tcW w:w="3591" w:type="dxa"/>
            <w:vAlign w:val="center"/>
          </w:tcPr>
          <w:p w14:paraId="1F08403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checksum</w:t>
            </w:r>
          </w:p>
        </w:tc>
        <w:tc>
          <w:tcPr>
            <w:tcW w:w="2776" w:type="dxa"/>
            <w:vAlign w:val="center"/>
          </w:tcPr>
          <w:p w14:paraId="6B5CF2F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校验和</w:t>
            </w:r>
          </w:p>
        </w:tc>
      </w:tr>
    </w:tbl>
    <w:p w14:paraId="567954A2">
      <w:pPr>
        <w:pStyle w:val="32"/>
        <w:ind w:firstLine="470"/>
        <w:rPr>
          <w:rFonts w:hint="eastAsia" w:ascii="阿里巴巴普惠体 2.0 45 Light" w:hAnsi="阿里巴巴普惠体 2.0 45 Light" w:eastAsia="阿里巴巴普惠体 2.0 45 Light" w:cs="阿里巴巴普惠体 2.0 45 Light"/>
        </w:rPr>
      </w:pPr>
    </w:p>
    <w:p w14:paraId="78960D3A">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灵巧手对写寄存器指令的回复帧如下</w:t>
      </w:r>
      <w:ins w:id="1521" w:author="成成" w:date="2025-09-18T15:18:19Z">
        <w:r>
          <w:rPr>
            <w:rFonts w:hint="eastAsia" w:ascii="阿里巴巴普惠体 2.0 45 Light" w:hAnsi="阿里巴巴普惠体 2.0 45 Light" w:eastAsia="阿里巴巴普惠体 2.0 45 Light" w:cs="阿里巴巴普惠体 2.0 45 Light"/>
            <w:lang w:eastAsia="zh-CN"/>
          </w:rPr>
          <w:fldChar w:fldCharType="begin"/>
        </w:r>
      </w:ins>
      <w:ins w:id="1522" w:author="成成" w:date="2025-09-18T15:18:19Z">
        <w:r>
          <w:rPr>
            <w:rFonts w:hint="eastAsia" w:ascii="阿里巴巴普惠体 2.0 45 Light" w:hAnsi="阿里巴巴普惠体 2.0 45 Light" w:eastAsia="阿里巴巴普惠体 2.0 45 Light" w:cs="阿里巴巴普惠体 2.0 45 Light"/>
            <w:lang w:eastAsia="zh-CN"/>
          </w:rPr>
          <w:instrText xml:space="preserve"> REF _Ref30668 \h </w:instrText>
        </w:r>
      </w:ins>
      <w:ins w:id="1523" w:author="成成" w:date="2025-09-18T15:18:19Z">
        <w:r>
          <w:rPr>
            <w:rFonts w:hint="eastAsia" w:ascii="阿里巴巴普惠体 2.0 45 Light" w:hAnsi="阿里巴巴普惠体 2.0 45 Light" w:eastAsia="阿里巴巴普惠体 2.0 45 Light" w:cs="阿里巴巴普惠体 2.0 45 Light"/>
            <w:lang w:eastAsia="zh-CN"/>
          </w:rPr>
          <w:fldChar w:fldCharType="separate"/>
        </w:r>
      </w:ins>
      <w:ins w:id="1524" w:author="成成" w:date="2025-09-18T15:18:19Z">
        <w:r>
          <w:rPr/>
          <w:t>表 9</w:t>
        </w:r>
      </w:ins>
      <w:ins w:id="1525" w:author="成成" w:date="2025-09-18T15:18:19Z">
        <w:r>
          <w:rPr>
            <w:rFonts w:hint="eastAsia" w:ascii="阿里巴巴普惠体 2.0 45 Light" w:hAnsi="阿里巴巴普惠体 2.0 45 Light" w:eastAsia="阿里巴巴普惠体 2.0 45 Light" w:cs="阿里巴巴普惠体 2.0 45 Light"/>
            <w:lang w:eastAsia="zh-CN"/>
          </w:rPr>
          <w:fldChar w:fldCharType="end"/>
        </w:r>
      </w:ins>
      <w:del w:id="1526" w:author="成成" w:date="2025-09-18T15:16:58Z">
        <w:r>
          <w:rPr>
            <w:rFonts w:hint="eastAsia" w:ascii="阿里巴巴普惠体 2.0 45 Light" w:hAnsi="阿里巴巴普惠体 2.0 45 Light" w:eastAsia="阿里巴巴普惠体 2.0 45 Light" w:cs="阿里巴巴普惠体 2.0 45 Light"/>
            <w:lang w:val="en-US" w:eastAsia="zh-CN"/>
          </w:rPr>
          <w:delText>表9</w:delText>
        </w:r>
      </w:del>
      <w:r>
        <w:rPr>
          <w:rFonts w:hint="eastAsia" w:ascii="阿里巴巴普惠体 2.0 45 Light" w:hAnsi="阿里巴巴普惠体 2.0 45 Light" w:eastAsia="阿里巴巴普惠体 2.0 45 Light" w:cs="阿里巴巴普惠体 2.0 45 Light"/>
          <w:lang w:val="en-US" w:eastAsia="zh-CN"/>
        </w:rPr>
        <w:t>所示</w:t>
      </w:r>
      <w:r>
        <w:rPr>
          <w:rFonts w:hint="eastAsia" w:ascii="阿里巴巴普惠体 2.0 45 Light" w:hAnsi="阿里巴巴普惠体 2.0 45 Light" w:eastAsia="阿里巴巴普惠体 2.0 45 Light" w:cs="阿里巴巴普惠体 2.0 45 Light"/>
        </w:rPr>
        <w:t>：</w:t>
      </w:r>
    </w:p>
    <w:p w14:paraId="38FA853E">
      <w:pPr>
        <w:pStyle w:val="32"/>
        <w:ind w:firstLine="470"/>
        <w:jc w:val="center"/>
        <w:rPr>
          <w:rFonts w:hint="eastAsia" w:ascii="阿里巴巴普惠体 2.0 45 Light" w:hAnsi="阿里巴巴普惠体 2.0 45 Light" w:eastAsia="阿里巴巴普惠体 2.0 45 Light" w:cs="阿里巴巴普惠体 2.0 45 Light"/>
        </w:rPr>
      </w:pPr>
      <w:ins w:id="1527" w:author="成成" w:date="2025-09-18T15:18:11Z">
        <w:bookmarkStart w:id="197" w:name="_Ref30668"/>
        <w:bookmarkStart w:id="198" w:name="_Ref5345"/>
        <w:r>
          <w:rPr>
            <w:rFonts w:hint="eastAsia" w:ascii="阿里巴巴普惠体 2.0 45 Light" w:hAnsi="阿里巴巴普惠体 2.0 45 Light" w:eastAsia="阿里巴巴普惠体 2.0 45 Light" w:cs="阿里巴巴普惠体 2.0 45 Light"/>
            <w:rPrChange w:id="1528" w:author="成成" w:date="2025-09-18T16:04:58Z">
              <w:rPr/>
            </w:rPrChange>
          </w:rPr>
          <w:t xml:space="preserve">表 </w:t>
        </w:r>
      </w:ins>
      <w:ins w:id="1530" w:author="成成" w:date="2025-09-18T15:18:11Z">
        <w:r>
          <w:rPr>
            <w:rFonts w:hint="eastAsia" w:ascii="阿里巴巴普惠体 2.0 45 Light" w:hAnsi="阿里巴巴普惠体 2.0 45 Light" w:eastAsia="阿里巴巴普惠体 2.0 45 Light" w:cs="阿里巴巴普惠体 2.0 45 Light"/>
            <w:rPrChange w:id="1531" w:author="成成" w:date="2025-09-18T16:04:58Z">
              <w:rPr/>
            </w:rPrChange>
          </w:rPr>
          <w:fldChar w:fldCharType="begin"/>
        </w:r>
      </w:ins>
      <w:ins w:id="1533" w:author="成成" w:date="2025-09-18T15:18:11Z">
        <w:r>
          <w:rPr>
            <w:rFonts w:hint="eastAsia" w:ascii="阿里巴巴普惠体 2.0 45 Light" w:hAnsi="阿里巴巴普惠体 2.0 45 Light" w:eastAsia="阿里巴巴普惠体 2.0 45 Light" w:cs="阿里巴巴普惠体 2.0 45 Light"/>
            <w:rPrChange w:id="1534" w:author="成成" w:date="2025-09-18T16:04:58Z">
              <w:rPr/>
            </w:rPrChange>
          </w:rPr>
          <w:instrText xml:space="preserve"> SEQ 表 \* ARABIC </w:instrText>
        </w:r>
      </w:ins>
      <w:ins w:id="1536" w:author="成成" w:date="2025-09-18T15:18:11Z">
        <w:r>
          <w:rPr>
            <w:rFonts w:hint="eastAsia" w:ascii="阿里巴巴普惠体 2.0 45 Light" w:hAnsi="阿里巴巴普惠体 2.0 45 Light" w:eastAsia="阿里巴巴普惠体 2.0 45 Light" w:cs="阿里巴巴普惠体 2.0 45 Light"/>
            <w:rPrChange w:id="1537" w:author="成成" w:date="2025-09-18T16:04:58Z">
              <w:rPr/>
            </w:rPrChange>
          </w:rPr>
          <w:fldChar w:fldCharType="separate"/>
        </w:r>
      </w:ins>
      <w:ins w:id="1539" w:author="成成" w:date="2025-09-18T16:08:19Z">
        <w:r>
          <w:rPr>
            <w:rFonts w:hint="eastAsia" w:ascii="阿里巴巴普惠体 2.0 45 Light" w:hAnsi="阿里巴巴普惠体 2.0 45 Light" w:eastAsia="阿里巴巴普惠体 2.0 45 Light" w:cs="阿里巴巴普惠体 2.0 45 Light"/>
          </w:rPr>
          <w:t>9</w:t>
        </w:r>
      </w:ins>
      <w:ins w:id="1540" w:author="成成" w:date="2025-09-18T15:18:11Z">
        <w:r>
          <w:rPr>
            <w:rFonts w:hint="eastAsia" w:ascii="阿里巴巴普惠体 2.0 45 Light" w:hAnsi="阿里巴巴普惠体 2.0 45 Light" w:eastAsia="阿里巴巴普惠体 2.0 45 Light" w:cs="阿里巴巴普惠体 2.0 45 Light"/>
            <w:rPrChange w:id="1541" w:author="成成" w:date="2025-09-18T16:04:58Z">
              <w:rPr/>
            </w:rPrChange>
          </w:rPr>
          <w:fldChar w:fldCharType="end"/>
        </w:r>
        <w:bookmarkEnd w:id="197"/>
      </w:ins>
      <w:del w:id="1543" w:author="成成" w:date="2025-09-18T15:16:41Z">
        <w:r>
          <w:rPr>
            <w:rFonts w:hint="eastAsia" w:ascii="阿里巴巴普惠体 2.0 45 Light" w:hAnsi="阿里巴巴普惠体 2.0 45 Light" w:eastAsia="阿里巴巴普惠体 2.0 45 Light" w:cs="阿里巴巴普惠体 2.0 45 Light"/>
            <w:rPrChange w:id="1544" w:author="成成" w:date="2025-09-18T16:04:58Z">
              <w:rPr>
                <w:rFonts w:hint="eastAsia" w:ascii="阿里巴巴普惠体 2.0 45 Light" w:hAnsi="阿里巴巴普惠体 2.0 45 Light" w:eastAsia="阿里巴巴普惠体 2.0 45 Light" w:cs="阿里巴巴普惠体 2.0 45 Light"/>
              </w:rPr>
            </w:rPrChange>
          </w:rPr>
          <w:delText xml:space="preserve">表 </w:delText>
        </w:r>
      </w:del>
      <w:del w:id="1546" w:author="成成" w:date="2025-09-18T15:17:59Z">
        <w:r>
          <w:rPr>
            <w:rFonts w:hint="eastAsia" w:ascii="阿里巴巴普惠体 2.0 45 Light" w:hAnsi="阿里巴巴普惠体 2.0 45 Light" w:eastAsia="阿里巴巴普惠体 2.0 45 Light" w:cs="阿里巴巴普惠体 2.0 45 Light"/>
            <w:rPrChange w:id="1547" w:author="成成" w:date="2025-09-18T16:04:58Z">
              <w:rPr>
                <w:rFonts w:hint="eastAsia" w:ascii="阿里巴巴普惠体 2.0 45 Light" w:hAnsi="阿里巴巴普惠体 2.0 45 Light" w:eastAsia="阿里巴巴普惠体 2.0 45 Light" w:cs="阿里巴巴普惠体 2.0 45 Light"/>
              </w:rPr>
            </w:rPrChange>
          </w:rPr>
          <w:fldChar w:fldCharType="begin"/>
        </w:r>
      </w:del>
      <w:del w:id="1549" w:author="成成" w:date="2025-09-18T15:17:59Z">
        <w:r>
          <w:rPr>
            <w:rFonts w:hint="eastAsia" w:ascii="阿里巴巴普惠体 2.0 45 Light" w:hAnsi="阿里巴巴普惠体 2.0 45 Light" w:eastAsia="阿里巴巴普惠体 2.0 45 Light" w:cs="阿里巴巴普惠体 2.0 45 Light"/>
            <w:rPrChange w:id="1550" w:author="成成" w:date="2025-09-18T16:04:58Z">
              <w:rPr>
                <w:rFonts w:hint="eastAsia" w:ascii="阿里巴巴普惠体 2.0 45 Light" w:hAnsi="阿里巴巴普惠体 2.0 45 Light" w:eastAsia="阿里巴巴普惠体 2.0 45 Light" w:cs="阿里巴巴普惠体 2.0 45 Light"/>
              </w:rPr>
            </w:rPrChange>
          </w:rPr>
          <w:delInstrText xml:space="preserve"> SEQ 表 \* ARABIC </w:delInstrText>
        </w:r>
      </w:del>
      <w:del w:id="1552" w:author="成成" w:date="2025-09-18T15:17:59Z">
        <w:r>
          <w:rPr>
            <w:rFonts w:hint="eastAsia" w:ascii="阿里巴巴普惠体 2.0 45 Light" w:hAnsi="阿里巴巴普惠体 2.0 45 Light" w:eastAsia="阿里巴巴普惠体 2.0 45 Light" w:cs="阿里巴巴普惠体 2.0 45 Light"/>
            <w:rPrChange w:id="1553" w:author="成成" w:date="2025-09-18T16:04:58Z">
              <w:rPr>
                <w:rFonts w:hint="eastAsia" w:ascii="阿里巴巴普惠体 2.0 45 Light" w:hAnsi="阿里巴巴普惠体 2.0 45 Light" w:eastAsia="阿里巴巴普惠体 2.0 45 Light" w:cs="阿里巴巴普惠体 2.0 45 Light"/>
              </w:rPr>
            </w:rPrChange>
          </w:rPr>
          <w:fldChar w:fldCharType="separate"/>
        </w:r>
      </w:del>
      <w:ins w:id="1555" w:author="成成" w:date="2025-09-18T16:08:19Z">
        <w:del w:id="1556" w:author="成成" w:date="2025-09-18T15:17:00Z">
          <w:r>
            <w:rPr>
              <w:b/>
            </w:rPr>
            <w:delText>错误！未指定顺序。</w:delText>
          </w:r>
        </w:del>
      </w:ins>
      <w:ins w:id="1557" w:author="成成" w:date="2025-09-18T16:07:59Z">
        <w:del w:id="1558" w:author="成成" w:date="2025-09-18T16:08:19Z">
          <w:r>
            <w:rPr>
              <w:b/>
            </w:rPr>
            <w:delText>错误！未指定顺序。</w:delText>
          </w:r>
        </w:del>
      </w:ins>
      <w:ins w:id="1559" w:author="成成" w:date="2025-09-18T16:07:36Z">
        <w:del w:id="1560" w:author="成成" w:date="2025-09-18T16:08:19Z">
          <w:r>
            <w:rPr>
              <w:b/>
            </w:rPr>
            <w:delText>错误！未指定顺序。</w:delText>
          </w:r>
        </w:del>
      </w:ins>
      <w:ins w:id="1561" w:author="成成" w:date="2025-09-18T15:34:10Z">
        <w:del w:id="1562" w:author="成成" w:date="2025-09-18T16:08:19Z">
          <w:r>
            <w:rPr>
              <w:rFonts w:hint="eastAsia" w:ascii="阿里巴巴普惠体 2.0 45 Light" w:hAnsi="阿里巴巴普惠体 2.0 45 Light" w:eastAsia="阿里巴巴普惠体 2.0 45 Light" w:cs="阿里巴巴普惠体 2.0 45 Light"/>
              <w:b w:val="0"/>
              <w:rPrChange w:id="1563" w:author="成成" w:date="2025-09-18T16:04:58Z">
                <w:rPr>
                  <w:b/>
                </w:rPr>
              </w:rPrChange>
            </w:rPr>
            <w:delText>错误！未指定顺序。</w:delText>
          </w:r>
        </w:del>
      </w:ins>
      <w:ins w:id="1566" w:author="成成" w:date="2025-09-18T15:33:35Z">
        <w:del w:id="1567" w:author="成成" w:date="2025-09-18T16:08:19Z">
          <w:r>
            <w:rPr>
              <w:rFonts w:hint="eastAsia" w:ascii="阿里巴巴普惠体 2.0 45 Light" w:hAnsi="阿里巴巴普惠体 2.0 45 Light" w:eastAsia="阿里巴巴普惠体 2.0 45 Light" w:cs="阿里巴巴普惠体 2.0 45 Light"/>
              <w:b w:val="0"/>
              <w:rPrChange w:id="1568" w:author="成成" w:date="2025-09-18T16:04:58Z">
                <w:rPr>
                  <w:b/>
                </w:rPr>
              </w:rPrChange>
            </w:rPr>
            <w:delText>错误！未指定顺序。</w:delText>
          </w:r>
        </w:del>
      </w:ins>
      <w:ins w:id="1571" w:author="成成" w:date="2025-09-18T15:33:04Z">
        <w:del w:id="1572" w:author="成成" w:date="2025-09-18T16:08:19Z">
          <w:r>
            <w:rPr>
              <w:rFonts w:hint="eastAsia" w:ascii="阿里巴巴普惠体 2.0 45 Light" w:hAnsi="阿里巴巴普惠体 2.0 45 Light" w:eastAsia="阿里巴巴普惠体 2.0 45 Light" w:cs="阿里巴巴普惠体 2.0 45 Light"/>
              <w:b w:val="0"/>
              <w:rPrChange w:id="1573" w:author="成成" w:date="2025-09-18T16:04:58Z">
                <w:rPr>
                  <w:b/>
                </w:rPr>
              </w:rPrChange>
            </w:rPr>
            <w:delText>错误！未指定顺序。</w:delText>
          </w:r>
        </w:del>
      </w:ins>
      <w:ins w:id="1576" w:author="成成" w:date="2025-09-18T15:32:37Z">
        <w:del w:id="1577" w:author="成成" w:date="2025-09-18T16:08:19Z">
          <w:r>
            <w:rPr>
              <w:rFonts w:hint="eastAsia" w:ascii="阿里巴巴普惠体 2.0 45 Light" w:hAnsi="阿里巴巴普惠体 2.0 45 Light" w:eastAsia="阿里巴巴普惠体 2.0 45 Light" w:cs="阿里巴巴普惠体 2.0 45 Light"/>
              <w:b w:val="0"/>
              <w:rPrChange w:id="1578" w:author="成成" w:date="2025-09-18T16:04:58Z">
                <w:rPr>
                  <w:b/>
                </w:rPr>
              </w:rPrChange>
            </w:rPr>
            <w:delText>错误！未指定顺序。</w:delText>
          </w:r>
        </w:del>
      </w:ins>
      <w:ins w:id="1581" w:author="成成" w:date="2025-09-18T15:32:20Z">
        <w:del w:id="1582" w:author="成成" w:date="2025-09-18T16:08:19Z">
          <w:r>
            <w:rPr>
              <w:rFonts w:hint="eastAsia" w:ascii="阿里巴巴普惠体 2.0 45 Light" w:hAnsi="阿里巴巴普惠体 2.0 45 Light" w:eastAsia="阿里巴巴普惠体 2.0 45 Light" w:cs="阿里巴巴普惠体 2.0 45 Light"/>
              <w:b w:val="0"/>
              <w:rPrChange w:id="1583" w:author="成成" w:date="2025-09-18T16:04:58Z">
                <w:rPr>
                  <w:b/>
                </w:rPr>
              </w:rPrChange>
            </w:rPr>
            <w:delText>错误！未指定顺序。</w:delText>
          </w:r>
        </w:del>
      </w:ins>
      <w:ins w:id="1586" w:author="成成" w:date="2025-09-18T15:32:01Z">
        <w:del w:id="1587" w:author="成成" w:date="2025-09-18T16:08:19Z">
          <w:r>
            <w:rPr>
              <w:rFonts w:hint="eastAsia" w:ascii="阿里巴巴普惠体 2.0 45 Light" w:hAnsi="阿里巴巴普惠体 2.0 45 Light" w:eastAsia="阿里巴巴普惠体 2.0 45 Light" w:cs="阿里巴巴普惠体 2.0 45 Light"/>
              <w:b w:val="0"/>
              <w:rPrChange w:id="1588" w:author="成成" w:date="2025-09-18T16:04:58Z">
                <w:rPr>
                  <w:b/>
                </w:rPr>
              </w:rPrChange>
            </w:rPr>
            <w:delText>错误！未指定顺序。</w:delText>
          </w:r>
        </w:del>
      </w:ins>
      <w:ins w:id="1591" w:author="成成" w:date="2025-09-18T15:31:41Z">
        <w:del w:id="1592" w:author="成成" w:date="2025-09-18T16:08:19Z">
          <w:r>
            <w:rPr>
              <w:rFonts w:hint="eastAsia" w:ascii="阿里巴巴普惠体 2.0 45 Light" w:hAnsi="阿里巴巴普惠体 2.0 45 Light" w:eastAsia="阿里巴巴普惠体 2.0 45 Light" w:cs="阿里巴巴普惠体 2.0 45 Light"/>
              <w:b w:val="0"/>
              <w:rPrChange w:id="1593" w:author="成成" w:date="2025-09-18T16:04:58Z">
                <w:rPr>
                  <w:b/>
                </w:rPr>
              </w:rPrChange>
            </w:rPr>
            <w:delText>错误！未指定顺序。</w:delText>
          </w:r>
        </w:del>
      </w:ins>
      <w:ins w:id="1596" w:author="成成" w:date="2025-09-18T15:31:24Z">
        <w:del w:id="1597" w:author="成成" w:date="2025-09-18T16:08:19Z">
          <w:r>
            <w:rPr>
              <w:rFonts w:hint="eastAsia" w:ascii="阿里巴巴普惠体 2.0 45 Light" w:hAnsi="阿里巴巴普惠体 2.0 45 Light" w:eastAsia="阿里巴巴普惠体 2.0 45 Light" w:cs="阿里巴巴普惠体 2.0 45 Light"/>
              <w:b w:val="0"/>
              <w:rPrChange w:id="1598" w:author="成成" w:date="2025-09-18T16:04:58Z">
                <w:rPr>
                  <w:b/>
                </w:rPr>
              </w:rPrChange>
            </w:rPr>
            <w:delText>错误！未指定顺序。</w:delText>
          </w:r>
        </w:del>
      </w:ins>
      <w:ins w:id="1601" w:author="成成" w:date="2025-09-18T15:31:04Z">
        <w:del w:id="1602" w:author="成成" w:date="2025-09-18T16:08:19Z">
          <w:r>
            <w:rPr>
              <w:rFonts w:hint="eastAsia" w:ascii="阿里巴巴普惠体 2.0 45 Light" w:hAnsi="阿里巴巴普惠体 2.0 45 Light" w:eastAsia="阿里巴巴普惠体 2.0 45 Light" w:cs="阿里巴巴普惠体 2.0 45 Light"/>
              <w:b w:val="0"/>
              <w:rPrChange w:id="1603" w:author="成成" w:date="2025-09-18T16:04:58Z">
                <w:rPr>
                  <w:b/>
                </w:rPr>
              </w:rPrChange>
            </w:rPr>
            <w:delText>错误！未指定顺序。</w:delText>
          </w:r>
        </w:del>
      </w:ins>
      <w:ins w:id="1606" w:author="成成" w:date="2025-09-18T15:30:46Z">
        <w:del w:id="1607" w:author="成成" w:date="2025-09-18T16:08:19Z">
          <w:r>
            <w:rPr>
              <w:rFonts w:hint="eastAsia" w:ascii="阿里巴巴普惠体 2.0 45 Light" w:hAnsi="阿里巴巴普惠体 2.0 45 Light" w:eastAsia="阿里巴巴普惠体 2.0 45 Light" w:cs="阿里巴巴普惠体 2.0 45 Light"/>
              <w:b w:val="0"/>
              <w:rPrChange w:id="1608" w:author="成成" w:date="2025-09-18T16:04:58Z">
                <w:rPr>
                  <w:b/>
                </w:rPr>
              </w:rPrChange>
            </w:rPr>
            <w:delText>错误！未指定顺序。</w:delText>
          </w:r>
        </w:del>
      </w:ins>
      <w:ins w:id="1611" w:author="成成" w:date="2025-09-18T15:30:28Z">
        <w:del w:id="1612" w:author="成成" w:date="2025-09-18T16:08:19Z">
          <w:r>
            <w:rPr>
              <w:rFonts w:hint="eastAsia" w:ascii="阿里巴巴普惠体 2.0 45 Light" w:hAnsi="阿里巴巴普惠体 2.0 45 Light" w:eastAsia="阿里巴巴普惠体 2.0 45 Light" w:cs="阿里巴巴普惠体 2.0 45 Light"/>
              <w:b w:val="0"/>
              <w:rPrChange w:id="1613" w:author="成成" w:date="2025-09-18T16:04:58Z">
                <w:rPr>
                  <w:b/>
                </w:rPr>
              </w:rPrChange>
            </w:rPr>
            <w:delText>错误！未指定顺序。</w:delText>
          </w:r>
        </w:del>
      </w:ins>
      <w:ins w:id="1616" w:author="成成" w:date="2025-09-18T15:30:04Z">
        <w:del w:id="1617" w:author="成成" w:date="2025-09-18T16:08:19Z">
          <w:r>
            <w:rPr>
              <w:rFonts w:hint="eastAsia" w:ascii="阿里巴巴普惠体 2.0 45 Light" w:hAnsi="阿里巴巴普惠体 2.0 45 Light" w:eastAsia="阿里巴巴普惠体 2.0 45 Light" w:cs="阿里巴巴普惠体 2.0 45 Light"/>
              <w:b w:val="0"/>
              <w:rPrChange w:id="1618" w:author="成成" w:date="2025-09-18T16:04:58Z">
                <w:rPr>
                  <w:b/>
                </w:rPr>
              </w:rPrChange>
            </w:rPr>
            <w:delText>错误！未指定顺序。</w:delText>
          </w:r>
        </w:del>
      </w:ins>
      <w:ins w:id="1621" w:author="成成" w:date="2025-09-18T15:29:46Z">
        <w:del w:id="1622" w:author="成成" w:date="2025-09-18T16:08:19Z">
          <w:r>
            <w:rPr>
              <w:rFonts w:hint="eastAsia" w:ascii="阿里巴巴普惠体 2.0 45 Light" w:hAnsi="阿里巴巴普惠体 2.0 45 Light" w:eastAsia="阿里巴巴普惠体 2.0 45 Light" w:cs="阿里巴巴普惠体 2.0 45 Light"/>
              <w:b w:val="0"/>
              <w:rPrChange w:id="1623" w:author="成成" w:date="2025-09-18T16:04:58Z">
                <w:rPr>
                  <w:b/>
                </w:rPr>
              </w:rPrChange>
            </w:rPr>
            <w:delText>错误！未指定顺序。</w:delText>
          </w:r>
        </w:del>
      </w:ins>
      <w:ins w:id="1626" w:author="成成" w:date="2025-09-18T15:29:27Z">
        <w:del w:id="1627" w:author="成成" w:date="2025-09-18T16:08:19Z">
          <w:r>
            <w:rPr>
              <w:rFonts w:hint="eastAsia" w:ascii="阿里巴巴普惠体 2.0 45 Light" w:hAnsi="阿里巴巴普惠体 2.0 45 Light" w:eastAsia="阿里巴巴普惠体 2.0 45 Light" w:cs="阿里巴巴普惠体 2.0 45 Light"/>
              <w:b w:val="0"/>
              <w:rPrChange w:id="1628" w:author="成成" w:date="2025-09-18T16:04:58Z">
                <w:rPr>
                  <w:b/>
                </w:rPr>
              </w:rPrChange>
            </w:rPr>
            <w:delText>错误！未指定顺序。</w:delText>
          </w:r>
        </w:del>
      </w:ins>
      <w:ins w:id="1631" w:author="成成" w:date="2025-09-18T15:29:05Z">
        <w:del w:id="1632" w:author="成成" w:date="2025-09-18T16:08:19Z">
          <w:r>
            <w:rPr>
              <w:rFonts w:hint="eastAsia" w:ascii="阿里巴巴普惠体 2.0 45 Light" w:hAnsi="阿里巴巴普惠体 2.0 45 Light" w:eastAsia="阿里巴巴普惠体 2.0 45 Light" w:cs="阿里巴巴普惠体 2.0 45 Light"/>
              <w:b w:val="0"/>
              <w:rPrChange w:id="1633" w:author="成成" w:date="2025-09-18T16:04:58Z">
                <w:rPr>
                  <w:b/>
                </w:rPr>
              </w:rPrChange>
            </w:rPr>
            <w:delText>错误！未指定顺序。</w:delText>
          </w:r>
        </w:del>
      </w:ins>
      <w:ins w:id="1636" w:author="成成" w:date="2025-09-18T15:28:41Z">
        <w:del w:id="1637" w:author="成成" w:date="2025-09-18T16:08:19Z">
          <w:r>
            <w:rPr>
              <w:rFonts w:hint="eastAsia" w:ascii="阿里巴巴普惠体 2.0 45 Light" w:hAnsi="阿里巴巴普惠体 2.0 45 Light" w:eastAsia="阿里巴巴普惠体 2.0 45 Light" w:cs="阿里巴巴普惠体 2.0 45 Light"/>
              <w:b w:val="0"/>
              <w:rPrChange w:id="1638" w:author="成成" w:date="2025-09-18T16:04:58Z">
                <w:rPr>
                  <w:b/>
                </w:rPr>
              </w:rPrChange>
            </w:rPr>
            <w:delText>错误！未指定顺序。</w:delText>
          </w:r>
        </w:del>
      </w:ins>
      <w:ins w:id="1641" w:author="成成" w:date="2025-09-18T15:28:12Z">
        <w:del w:id="1642" w:author="成成" w:date="2025-09-18T16:08:19Z">
          <w:r>
            <w:rPr>
              <w:rFonts w:hint="eastAsia" w:ascii="阿里巴巴普惠体 2.0 45 Light" w:hAnsi="阿里巴巴普惠体 2.0 45 Light" w:eastAsia="阿里巴巴普惠体 2.0 45 Light" w:cs="阿里巴巴普惠体 2.0 45 Light"/>
              <w:b w:val="0"/>
              <w:rPrChange w:id="1643" w:author="成成" w:date="2025-09-18T16:04:58Z">
                <w:rPr>
                  <w:b/>
                </w:rPr>
              </w:rPrChange>
            </w:rPr>
            <w:delText>错误！未指定顺序。</w:delText>
          </w:r>
        </w:del>
      </w:ins>
      <w:ins w:id="1646" w:author="成成" w:date="2025-09-18T15:27:52Z">
        <w:del w:id="1647" w:author="成成" w:date="2025-09-18T16:08:19Z">
          <w:r>
            <w:rPr>
              <w:rFonts w:hint="eastAsia" w:ascii="阿里巴巴普惠体 2.0 45 Light" w:hAnsi="阿里巴巴普惠体 2.0 45 Light" w:eastAsia="阿里巴巴普惠体 2.0 45 Light" w:cs="阿里巴巴普惠体 2.0 45 Light"/>
              <w:b w:val="0"/>
              <w:rPrChange w:id="1648" w:author="成成" w:date="2025-09-18T16:04:58Z">
                <w:rPr>
                  <w:b/>
                </w:rPr>
              </w:rPrChange>
            </w:rPr>
            <w:delText>错误！未指定顺序。</w:delText>
          </w:r>
        </w:del>
      </w:ins>
      <w:ins w:id="1651" w:author="成成" w:date="2025-09-18T15:27:35Z">
        <w:del w:id="1652" w:author="成成" w:date="2025-09-18T16:08:19Z">
          <w:r>
            <w:rPr>
              <w:rFonts w:hint="eastAsia" w:ascii="阿里巴巴普惠体 2.0 45 Light" w:hAnsi="阿里巴巴普惠体 2.0 45 Light" w:eastAsia="阿里巴巴普惠体 2.0 45 Light" w:cs="阿里巴巴普惠体 2.0 45 Light"/>
              <w:b w:val="0"/>
              <w:rPrChange w:id="1653" w:author="成成" w:date="2025-09-18T16:04:58Z">
                <w:rPr>
                  <w:b/>
                </w:rPr>
              </w:rPrChange>
            </w:rPr>
            <w:delText>错误！未指定顺序。</w:delText>
          </w:r>
        </w:del>
      </w:ins>
      <w:ins w:id="1656" w:author="成成" w:date="2025-09-18T15:27:16Z">
        <w:del w:id="1657" w:author="成成" w:date="2025-09-18T16:08:19Z">
          <w:r>
            <w:rPr>
              <w:rFonts w:hint="eastAsia" w:ascii="阿里巴巴普惠体 2.0 45 Light" w:hAnsi="阿里巴巴普惠体 2.0 45 Light" w:eastAsia="阿里巴巴普惠体 2.0 45 Light" w:cs="阿里巴巴普惠体 2.0 45 Light"/>
              <w:b w:val="0"/>
              <w:rPrChange w:id="1658" w:author="成成" w:date="2025-09-18T16:04:58Z">
                <w:rPr>
                  <w:b/>
                </w:rPr>
              </w:rPrChange>
            </w:rPr>
            <w:delText>错误！未指定顺序。</w:delText>
          </w:r>
        </w:del>
      </w:ins>
      <w:ins w:id="1661" w:author="成成" w:date="2025-09-18T15:26:56Z">
        <w:del w:id="1662" w:author="成成" w:date="2025-09-18T16:08:19Z">
          <w:r>
            <w:rPr>
              <w:rFonts w:hint="eastAsia" w:ascii="阿里巴巴普惠体 2.0 45 Light" w:hAnsi="阿里巴巴普惠体 2.0 45 Light" w:eastAsia="阿里巴巴普惠体 2.0 45 Light" w:cs="阿里巴巴普惠体 2.0 45 Light"/>
              <w:b w:val="0"/>
              <w:rPrChange w:id="1663" w:author="成成" w:date="2025-09-18T16:04:58Z">
                <w:rPr>
                  <w:b/>
                </w:rPr>
              </w:rPrChange>
            </w:rPr>
            <w:delText>错误！未指定顺序。</w:delText>
          </w:r>
        </w:del>
      </w:ins>
      <w:ins w:id="1666" w:author="成成" w:date="2025-09-18T15:26:32Z">
        <w:del w:id="1667" w:author="成成" w:date="2025-09-18T16:08:19Z">
          <w:r>
            <w:rPr>
              <w:rFonts w:hint="eastAsia" w:ascii="阿里巴巴普惠体 2.0 45 Light" w:hAnsi="阿里巴巴普惠体 2.0 45 Light" w:eastAsia="阿里巴巴普惠体 2.0 45 Light" w:cs="阿里巴巴普惠体 2.0 45 Light"/>
              <w:b w:val="0"/>
              <w:rPrChange w:id="1668" w:author="成成" w:date="2025-09-18T16:04:58Z">
                <w:rPr>
                  <w:b/>
                </w:rPr>
              </w:rPrChange>
            </w:rPr>
            <w:delText>错误！未指定顺序。</w:delText>
          </w:r>
        </w:del>
      </w:ins>
      <w:ins w:id="1671" w:author="成成" w:date="2025-09-18T15:26:13Z">
        <w:del w:id="1672" w:author="成成" w:date="2025-09-18T16:08:19Z">
          <w:r>
            <w:rPr>
              <w:rFonts w:hint="eastAsia" w:ascii="阿里巴巴普惠体 2.0 45 Light" w:hAnsi="阿里巴巴普惠体 2.0 45 Light" w:eastAsia="阿里巴巴普惠体 2.0 45 Light" w:cs="阿里巴巴普惠体 2.0 45 Light"/>
              <w:b w:val="0"/>
              <w:rPrChange w:id="1673" w:author="成成" w:date="2025-09-18T16:04:58Z">
                <w:rPr>
                  <w:b/>
                </w:rPr>
              </w:rPrChange>
            </w:rPr>
            <w:delText>错误！未指定顺序。</w:delText>
          </w:r>
        </w:del>
      </w:ins>
      <w:ins w:id="1676" w:author="成成" w:date="2025-09-18T15:25:53Z">
        <w:del w:id="1677" w:author="成成" w:date="2025-09-18T16:08:19Z">
          <w:r>
            <w:rPr>
              <w:rFonts w:hint="eastAsia" w:ascii="阿里巴巴普惠体 2.0 45 Light" w:hAnsi="阿里巴巴普惠体 2.0 45 Light" w:eastAsia="阿里巴巴普惠体 2.0 45 Light" w:cs="阿里巴巴普惠体 2.0 45 Light"/>
              <w:b w:val="0"/>
              <w:rPrChange w:id="1678" w:author="成成" w:date="2025-09-18T16:04:58Z">
                <w:rPr>
                  <w:b/>
                </w:rPr>
              </w:rPrChange>
            </w:rPr>
            <w:delText>错误！未指定顺序。</w:delText>
          </w:r>
        </w:del>
      </w:ins>
      <w:ins w:id="1681" w:author="成成" w:date="2025-09-18T15:25:35Z">
        <w:del w:id="1682" w:author="成成" w:date="2025-09-18T16:08:19Z">
          <w:r>
            <w:rPr>
              <w:rFonts w:hint="eastAsia" w:ascii="阿里巴巴普惠体 2.0 45 Light" w:hAnsi="阿里巴巴普惠体 2.0 45 Light" w:eastAsia="阿里巴巴普惠体 2.0 45 Light" w:cs="阿里巴巴普惠体 2.0 45 Light"/>
              <w:b w:val="0"/>
              <w:rPrChange w:id="1683" w:author="成成" w:date="2025-09-18T16:04:58Z">
                <w:rPr>
                  <w:b/>
                </w:rPr>
              </w:rPrChange>
            </w:rPr>
            <w:delText>错误！未指定顺序。</w:delText>
          </w:r>
        </w:del>
      </w:ins>
      <w:ins w:id="1686" w:author="成成" w:date="2025-09-18T15:25:19Z">
        <w:del w:id="1687" w:author="成成" w:date="2025-09-18T16:08:19Z">
          <w:r>
            <w:rPr>
              <w:rFonts w:hint="eastAsia" w:ascii="阿里巴巴普惠体 2.0 45 Light" w:hAnsi="阿里巴巴普惠体 2.0 45 Light" w:eastAsia="阿里巴巴普惠体 2.0 45 Light" w:cs="阿里巴巴普惠体 2.0 45 Light"/>
              <w:b w:val="0"/>
              <w:rPrChange w:id="1688" w:author="成成" w:date="2025-09-18T16:04:58Z">
                <w:rPr>
                  <w:b/>
                </w:rPr>
              </w:rPrChange>
            </w:rPr>
            <w:delText>错误！未指定顺序。</w:delText>
          </w:r>
        </w:del>
      </w:ins>
      <w:ins w:id="1691" w:author="成成" w:date="2025-09-18T15:24:57Z">
        <w:del w:id="1692" w:author="成成" w:date="2025-09-18T16:08:19Z">
          <w:r>
            <w:rPr>
              <w:rFonts w:hint="eastAsia" w:ascii="阿里巴巴普惠体 2.0 45 Light" w:hAnsi="阿里巴巴普惠体 2.0 45 Light" w:eastAsia="阿里巴巴普惠体 2.0 45 Light" w:cs="阿里巴巴普惠体 2.0 45 Light"/>
              <w:b w:val="0"/>
              <w:rPrChange w:id="1693" w:author="成成" w:date="2025-09-18T16:04:58Z">
                <w:rPr>
                  <w:b/>
                </w:rPr>
              </w:rPrChange>
            </w:rPr>
            <w:delText>错误！未指定顺序。</w:delText>
          </w:r>
        </w:del>
      </w:ins>
      <w:ins w:id="1696" w:author="成成" w:date="2025-09-18T15:24:38Z">
        <w:del w:id="1697" w:author="成成" w:date="2025-09-18T16:08:19Z">
          <w:r>
            <w:rPr>
              <w:rFonts w:hint="eastAsia" w:ascii="阿里巴巴普惠体 2.0 45 Light" w:hAnsi="阿里巴巴普惠体 2.0 45 Light" w:eastAsia="阿里巴巴普惠体 2.0 45 Light" w:cs="阿里巴巴普惠体 2.0 45 Light"/>
              <w:b w:val="0"/>
              <w:rPrChange w:id="1698" w:author="成成" w:date="2025-09-18T16:04:58Z">
                <w:rPr>
                  <w:b/>
                </w:rPr>
              </w:rPrChange>
            </w:rPr>
            <w:delText>错误！未指定顺序。</w:delText>
          </w:r>
        </w:del>
      </w:ins>
      <w:ins w:id="1701" w:author="成成" w:date="2025-09-18T15:24:15Z">
        <w:del w:id="1702" w:author="成成" w:date="2025-09-18T16:08:19Z">
          <w:r>
            <w:rPr>
              <w:rFonts w:hint="eastAsia" w:ascii="阿里巴巴普惠体 2.0 45 Light" w:hAnsi="阿里巴巴普惠体 2.0 45 Light" w:eastAsia="阿里巴巴普惠体 2.0 45 Light" w:cs="阿里巴巴普惠体 2.0 45 Light"/>
              <w:b w:val="0"/>
              <w:rPrChange w:id="1703" w:author="成成" w:date="2025-09-18T16:04:58Z">
                <w:rPr>
                  <w:b/>
                </w:rPr>
              </w:rPrChange>
            </w:rPr>
            <w:delText>错误！未指定顺序。</w:delText>
          </w:r>
        </w:del>
      </w:ins>
      <w:ins w:id="1706" w:author="成成" w:date="2025-09-18T15:23:55Z">
        <w:del w:id="1707" w:author="成成" w:date="2025-09-18T16:08:19Z">
          <w:r>
            <w:rPr>
              <w:rFonts w:hint="eastAsia" w:ascii="阿里巴巴普惠体 2.0 45 Light" w:hAnsi="阿里巴巴普惠体 2.0 45 Light" w:eastAsia="阿里巴巴普惠体 2.0 45 Light" w:cs="阿里巴巴普惠体 2.0 45 Light"/>
              <w:b w:val="0"/>
              <w:rPrChange w:id="1708" w:author="成成" w:date="2025-09-18T16:04:58Z">
                <w:rPr>
                  <w:b/>
                </w:rPr>
              </w:rPrChange>
            </w:rPr>
            <w:delText>错误！未指定顺序。</w:delText>
          </w:r>
        </w:del>
      </w:ins>
      <w:ins w:id="1711" w:author="成成" w:date="2025-09-18T15:23:30Z">
        <w:del w:id="1712" w:author="成成" w:date="2025-09-18T16:08:19Z">
          <w:r>
            <w:rPr>
              <w:rFonts w:hint="eastAsia" w:ascii="阿里巴巴普惠体 2.0 45 Light" w:hAnsi="阿里巴巴普惠体 2.0 45 Light" w:eastAsia="阿里巴巴普惠体 2.0 45 Light" w:cs="阿里巴巴普惠体 2.0 45 Light"/>
              <w:b w:val="0"/>
              <w:rPrChange w:id="1713" w:author="成成" w:date="2025-09-18T16:04:58Z">
                <w:rPr>
                  <w:b/>
                </w:rPr>
              </w:rPrChange>
            </w:rPr>
            <w:delText>错误！未指定顺序。</w:delText>
          </w:r>
        </w:del>
      </w:ins>
      <w:ins w:id="1716" w:author="成成" w:date="2025-09-18T15:23:12Z">
        <w:del w:id="1717" w:author="成成" w:date="2025-09-18T16:08:19Z">
          <w:r>
            <w:rPr>
              <w:rFonts w:hint="eastAsia" w:ascii="阿里巴巴普惠体 2.0 45 Light" w:hAnsi="阿里巴巴普惠体 2.0 45 Light" w:eastAsia="阿里巴巴普惠体 2.0 45 Light" w:cs="阿里巴巴普惠体 2.0 45 Light"/>
              <w:b w:val="0"/>
              <w:rPrChange w:id="1718" w:author="成成" w:date="2025-09-18T16:04:58Z">
                <w:rPr>
                  <w:b/>
                </w:rPr>
              </w:rPrChange>
            </w:rPr>
            <w:delText>错误！未指定顺序。</w:delText>
          </w:r>
        </w:del>
      </w:ins>
      <w:ins w:id="1721" w:author="成成" w:date="2025-09-18T15:22:49Z">
        <w:del w:id="1722" w:author="成成" w:date="2025-09-18T16:08:19Z">
          <w:r>
            <w:rPr>
              <w:rFonts w:hint="eastAsia" w:ascii="阿里巴巴普惠体 2.0 45 Light" w:hAnsi="阿里巴巴普惠体 2.0 45 Light" w:eastAsia="阿里巴巴普惠体 2.0 45 Light" w:cs="阿里巴巴普惠体 2.0 45 Light"/>
              <w:b w:val="0"/>
              <w:rPrChange w:id="1723" w:author="成成" w:date="2025-09-18T16:04:58Z">
                <w:rPr>
                  <w:b/>
                </w:rPr>
              </w:rPrChange>
            </w:rPr>
            <w:delText>错误！未指定顺序。</w:delText>
          </w:r>
        </w:del>
      </w:ins>
      <w:ins w:id="1726" w:author="成成" w:date="2025-09-18T15:22:24Z">
        <w:del w:id="1727" w:author="成成" w:date="2025-09-18T16:08:19Z">
          <w:r>
            <w:rPr>
              <w:rFonts w:hint="eastAsia" w:ascii="阿里巴巴普惠体 2.0 45 Light" w:hAnsi="阿里巴巴普惠体 2.0 45 Light" w:eastAsia="阿里巴巴普惠体 2.0 45 Light" w:cs="阿里巴巴普惠体 2.0 45 Light"/>
              <w:b w:val="0"/>
              <w:rPrChange w:id="1728" w:author="成成" w:date="2025-09-18T16:04:58Z">
                <w:rPr>
                  <w:b/>
                </w:rPr>
              </w:rPrChange>
            </w:rPr>
            <w:delText>错误！未指定顺序。</w:delText>
          </w:r>
        </w:del>
      </w:ins>
      <w:ins w:id="1731" w:author="成成" w:date="2025-09-18T15:21:58Z">
        <w:del w:id="1732" w:author="成成" w:date="2025-09-18T16:08:19Z">
          <w:r>
            <w:rPr>
              <w:rFonts w:hint="eastAsia" w:ascii="阿里巴巴普惠体 2.0 45 Light" w:hAnsi="阿里巴巴普惠体 2.0 45 Light" w:eastAsia="阿里巴巴普惠体 2.0 45 Light" w:cs="阿里巴巴普惠体 2.0 45 Light"/>
              <w:b w:val="0"/>
              <w:rPrChange w:id="1733" w:author="成成" w:date="2025-09-18T16:04:58Z">
                <w:rPr>
                  <w:b/>
                </w:rPr>
              </w:rPrChange>
            </w:rPr>
            <w:delText>错误！未指定顺序。</w:delText>
          </w:r>
        </w:del>
      </w:ins>
      <w:ins w:id="1736" w:author="成成" w:date="2025-09-18T15:21:40Z">
        <w:del w:id="1737" w:author="成成" w:date="2025-09-18T16:08:19Z">
          <w:r>
            <w:rPr>
              <w:rFonts w:hint="eastAsia" w:ascii="阿里巴巴普惠体 2.0 45 Light" w:hAnsi="阿里巴巴普惠体 2.0 45 Light" w:eastAsia="阿里巴巴普惠体 2.0 45 Light" w:cs="阿里巴巴普惠体 2.0 45 Light"/>
              <w:b w:val="0"/>
              <w:rPrChange w:id="1738" w:author="成成" w:date="2025-09-18T16:04:58Z">
                <w:rPr>
                  <w:b/>
                </w:rPr>
              </w:rPrChange>
            </w:rPr>
            <w:delText>错误！未指定顺序。</w:delText>
          </w:r>
        </w:del>
      </w:ins>
      <w:ins w:id="1741" w:author="成成" w:date="2025-09-18T15:20:40Z">
        <w:del w:id="1742" w:author="成成" w:date="2025-09-18T16:08:19Z">
          <w:r>
            <w:rPr>
              <w:rFonts w:hint="eastAsia" w:ascii="阿里巴巴普惠体 2.0 45 Light" w:hAnsi="阿里巴巴普惠体 2.0 45 Light" w:eastAsia="阿里巴巴普惠体 2.0 45 Light" w:cs="阿里巴巴普惠体 2.0 45 Light"/>
              <w:b w:val="0"/>
              <w:rPrChange w:id="1743" w:author="成成" w:date="2025-09-18T16:04:58Z">
                <w:rPr>
                  <w:b/>
                </w:rPr>
              </w:rPrChange>
            </w:rPr>
            <w:delText>错误！未指定顺序。</w:delText>
          </w:r>
        </w:del>
      </w:ins>
      <w:ins w:id="1746" w:author="成成" w:date="2025-09-18T15:20:21Z">
        <w:del w:id="1747" w:author="成成" w:date="2025-09-18T16:08:19Z">
          <w:r>
            <w:rPr>
              <w:rFonts w:hint="eastAsia" w:ascii="阿里巴巴普惠体 2.0 45 Light" w:hAnsi="阿里巴巴普惠体 2.0 45 Light" w:eastAsia="阿里巴巴普惠体 2.0 45 Light" w:cs="阿里巴巴普惠体 2.0 45 Light"/>
              <w:b w:val="0"/>
              <w:rPrChange w:id="1748" w:author="成成" w:date="2025-09-18T16:04:58Z">
                <w:rPr>
                  <w:b/>
                </w:rPr>
              </w:rPrChange>
            </w:rPr>
            <w:delText>错误！未指定顺序。</w:delText>
          </w:r>
        </w:del>
      </w:ins>
      <w:ins w:id="1751" w:author="成成" w:date="2025-09-18T15:19:50Z">
        <w:del w:id="1752" w:author="成成" w:date="2025-09-18T16:08:19Z">
          <w:r>
            <w:rPr>
              <w:rFonts w:hint="eastAsia" w:ascii="阿里巴巴普惠体 2.0 45 Light" w:hAnsi="阿里巴巴普惠体 2.0 45 Light" w:eastAsia="阿里巴巴普惠体 2.0 45 Light" w:cs="阿里巴巴普惠体 2.0 45 Light"/>
              <w:b w:val="0"/>
              <w:rPrChange w:id="1753" w:author="成成" w:date="2025-09-18T16:04:58Z">
                <w:rPr>
                  <w:b/>
                </w:rPr>
              </w:rPrChange>
            </w:rPr>
            <w:delText>错误！未指定顺序。</w:delText>
          </w:r>
        </w:del>
      </w:ins>
      <w:ins w:id="1756" w:author="成成" w:date="2025-09-18T15:19:26Z">
        <w:del w:id="1757" w:author="成成" w:date="2025-09-18T16:08:19Z">
          <w:r>
            <w:rPr>
              <w:rFonts w:hint="eastAsia" w:ascii="阿里巴巴普惠体 2.0 45 Light" w:hAnsi="阿里巴巴普惠体 2.0 45 Light" w:eastAsia="阿里巴巴普惠体 2.0 45 Light" w:cs="阿里巴巴普惠体 2.0 45 Light"/>
              <w:b w:val="0"/>
              <w:rPrChange w:id="1758" w:author="成成" w:date="2025-09-18T16:04:58Z">
                <w:rPr>
                  <w:b/>
                </w:rPr>
              </w:rPrChange>
            </w:rPr>
            <w:delText>错误！未指定顺序。</w:delText>
          </w:r>
        </w:del>
      </w:ins>
      <w:ins w:id="1761" w:author="成成" w:date="2025-09-18T15:19:07Z">
        <w:del w:id="1762" w:author="成成" w:date="2025-09-18T16:08:19Z">
          <w:r>
            <w:rPr>
              <w:rFonts w:hint="eastAsia" w:ascii="阿里巴巴普惠体 2.0 45 Light" w:hAnsi="阿里巴巴普惠体 2.0 45 Light" w:eastAsia="阿里巴巴普惠体 2.0 45 Light" w:cs="阿里巴巴普惠体 2.0 45 Light"/>
              <w:b w:val="0"/>
              <w:rPrChange w:id="1763" w:author="成成" w:date="2025-09-18T16:04:58Z">
                <w:rPr>
                  <w:b/>
                </w:rPr>
              </w:rPrChange>
            </w:rPr>
            <w:delText>错误！未指定顺序。</w:delText>
          </w:r>
        </w:del>
      </w:ins>
      <w:ins w:id="1766" w:author="成成" w:date="2025-09-18T15:18:44Z">
        <w:del w:id="1767" w:author="成成" w:date="2025-09-18T16:08:19Z">
          <w:r>
            <w:rPr>
              <w:rFonts w:hint="eastAsia" w:ascii="阿里巴巴普惠体 2.0 45 Light" w:hAnsi="阿里巴巴普惠体 2.0 45 Light" w:eastAsia="阿里巴巴普惠体 2.0 45 Light" w:cs="阿里巴巴普惠体 2.0 45 Light"/>
              <w:b w:val="0"/>
              <w:rPrChange w:id="1768" w:author="成成" w:date="2025-09-18T16:04:58Z">
                <w:rPr>
                  <w:b/>
                </w:rPr>
              </w:rPrChange>
            </w:rPr>
            <w:delText>错误！未指定顺序。</w:delText>
          </w:r>
        </w:del>
      </w:ins>
      <w:ins w:id="1771" w:author="成成" w:date="2025-09-18T15:18:11Z">
        <w:del w:id="1772" w:author="成成" w:date="2025-09-18T16:08:19Z">
          <w:r>
            <w:rPr>
              <w:rFonts w:hint="eastAsia" w:ascii="阿里巴巴普惠体 2.0 45 Light" w:hAnsi="阿里巴巴普惠体 2.0 45 Light" w:eastAsia="阿里巴巴普惠体 2.0 45 Light" w:cs="阿里巴巴普惠体 2.0 45 Light"/>
              <w:b w:val="0"/>
              <w:rPrChange w:id="1773" w:author="成成" w:date="2025-09-18T16:04:58Z">
                <w:rPr>
                  <w:b/>
                </w:rPr>
              </w:rPrChange>
            </w:rPr>
            <w:delText>错误！未指定顺序。</w:delText>
          </w:r>
        </w:del>
      </w:ins>
      <w:del w:id="1776" w:author="成成" w:date="2025-09-18T16:08:19Z">
        <w:r>
          <w:rPr>
            <w:rFonts w:hint="eastAsia" w:ascii="阿里巴巴普惠体 2.0 45 Light" w:hAnsi="阿里巴巴普惠体 2.0 45 Light" w:eastAsia="阿里巴巴普惠体 2.0 45 Light" w:cs="阿里巴巴普惠体 2.0 45 Light"/>
            <w:rPrChange w:id="1777" w:author="成成" w:date="2025-09-18T16:04:58Z">
              <w:rPr>
                <w:rFonts w:hint="eastAsia" w:ascii="阿里巴巴普惠体 2.0 45 Light" w:hAnsi="阿里巴巴普惠体 2.0 45 Light" w:eastAsia="阿里巴巴普惠体 2.0 45 Light" w:cs="阿里巴巴普惠体 2.0 45 Light"/>
              </w:rPr>
            </w:rPrChange>
          </w:rPr>
          <w:delText>9</w:delText>
        </w:r>
      </w:del>
      <w:del w:id="1779" w:author="成成" w:date="2025-09-18T15:17:59Z">
        <w:r>
          <w:rPr>
            <w:rFonts w:hint="eastAsia" w:ascii="阿里巴巴普惠体 2.0 45 Light" w:hAnsi="阿里巴巴普惠体 2.0 45 Light" w:eastAsia="阿里巴巴普惠体 2.0 45 Light" w:cs="阿里巴巴普惠体 2.0 45 Light"/>
            <w:rPrChange w:id="1780" w:author="成成" w:date="2025-09-18T16:04:58Z">
              <w:rPr>
                <w:rFonts w:hint="eastAsia" w:ascii="阿里巴巴普惠体 2.0 45 Light" w:hAnsi="阿里巴巴普惠体 2.0 45 Light" w:eastAsia="阿里巴巴普惠体 2.0 45 Light" w:cs="阿里巴巴普惠体 2.0 45 Light"/>
              </w:rPr>
            </w:rPrChange>
          </w:rPr>
          <w:fldChar w:fldCharType="end"/>
        </w:r>
        <w:bookmarkEnd w:id="198"/>
      </w:del>
      <w:bookmarkStart w:id="199" w:name="_Toc8569"/>
      <w:bookmarkStart w:id="200" w:name="_Toc554"/>
      <w:r>
        <w:rPr>
          <w:rFonts w:hint="eastAsia" w:ascii="阿里巴巴普惠体 2.0 45 Light" w:hAnsi="阿里巴巴普惠体 2.0 45 Light" w:eastAsia="阿里巴巴普惠体 2.0 45 Light" w:cs="阿里巴巴普惠体 2.0 45 Light"/>
          <w:lang w:val="en-US" w:eastAsia="zh-CN"/>
          <w:rPrChange w:id="1782" w:author="成成" w:date="2025-09-18T15:16:47Z">
            <w:rPr>
              <w:rFonts w:hint="eastAsia" w:ascii="阿里巴巴普惠体 2.0 45 Light" w:hAnsi="阿里巴巴普惠体 2.0 45 Light" w:eastAsia="阿里巴巴普惠体 2.0 45 Light" w:cs="阿里巴巴普惠体 2.0 45 Light"/>
              <w:lang w:val="en-US" w:eastAsia="zh-CN"/>
            </w:rPr>
          </w:rPrChange>
        </w:rPr>
        <w:t xml:space="preserve"> </w:t>
      </w:r>
      <w:r>
        <w:rPr>
          <w:rFonts w:hint="eastAsia" w:ascii="阿里巴巴普惠体 2.0 45 Light" w:hAnsi="阿里巴巴普惠体 2.0 45 Light" w:eastAsia="阿里巴巴普惠体 2.0 45 Light" w:cs="阿里巴巴普惠体 2.0 45 Light"/>
          <w:lang w:val="en-US" w:eastAsia="zh-CN"/>
          <w:rPrChange w:id="1783" w:author="成成" w:date="2025-09-18T15:16:47Z">
            <w:rPr>
              <w:rFonts w:hint="eastAsia" w:ascii="阿里巴巴普惠体 2.0 45 Light" w:hAnsi="阿里巴巴普惠体 2.0 45 Light" w:eastAsia="阿里巴巴普惠体 2.0 45 Light" w:cs="阿里巴巴普惠体 2.0 45 Light"/>
              <w:lang w:val="en-US" w:eastAsia="zh-CN"/>
            </w:rPr>
          </w:rPrChange>
        </w:rPr>
        <w:t>RS485写</w:t>
      </w:r>
      <w:r>
        <w:rPr>
          <w:rFonts w:hint="eastAsia" w:ascii="阿里巴巴普惠体 2.0 45 Light" w:hAnsi="阿里巴巴普惠体 2.0 45 Light" w:eastAsia="阿里巴巴普惠体 2.0 45 Light" w:cs="阿里巴巴普惠体 2.0 45 Light"/>
          <w:lang w:val="en-US" w:eastAsia="zh-CN"/>
        </w:rPr>
        <w:t>寄存器指令回复帧格式</w:t>
      </w:r>
      <w:bookmarkEnd w:id="199"/>
      <w:bookmarkEnd w:id="200"/>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67"/>
        <w:gridCol w:w="2967"/>
        <w:gridCol w:w="2967"/>
      </w:tblGrid>
      <w:tr w14:paraId="55BE4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72C51C16">
            <w:pPr>
              <w:pStyle w:val="111"/>
              <w:ind w:firstLine="0" w:firstLineChars="0"/>
              <w:rPr>
                <w:rFonts w:hint="eastAsia" w:ascii="阿里巴巴普惠体 2.0 45 Light" w:hAnsi="阿里巴巴普惠体 2.0 45 Light" w:eastAsia="阿里巴巴普惠体 2.0 45 Light" w:cs="阿里巴巴普惠体 2.0 45 Light"/>
              </w:rPr>
            </w:pPr>
          </w:p>
        </w:tc>
        <w:tc>
          <w:tcPr>
            <w:tcW w:w="2967" w:type="dxa"/>
            <w:vAlign w:val="center"/>
          </w:tcPr>
          <w:p w14:paraId="21976116">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数值</w:t>
            </w:r>
          </w:p>
        </w:tc>
        <w:tc>
          <w:tcPr>
            <w:tcW w:w="2967" w:type="dxa"/>
            <w:vAlign w:val="center"/>
          </w:tcPr>
          <w:p w14:paraId="0ACC9A46">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r>
      <w:tr w14:paraId="16AE7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46BBAF0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byte[0]</w:t>
            </w:r>
          </w:p>
        </w:tc>
        <w:tc>
          <w:tcPr>
            <w:tcW w:w="2967" w:type="dxa"/>
            <w:vAlign w:val="center"/>
          </w:tcPr>
          <w:p w14:paraId="3DD6391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0x90</w:t>
            </w:r>
          </w:p>
        </w:tc>
        <w:tc>
          <w:tcPr>
            <w:tcW w:w="2967" w:type="dxa"/>
            <w:vAlign w:val="center"/>
          </w:tcPr>
          <w:p w14:paraId="2A42F8C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090CB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043748A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w:t>
            </w:r>
          </w:p>
        </w:tc>
        <w:tc>
          <w:tcPr>
            <w:tcW w:w="2967" w:type="dxa"/>
            <w:vAlign w:val="center"/>
          </w:tcPr>
          <w:p w14:paraId="1072907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0xEB</w:t>
            </w:r>
          </w:p>
        </w:tc>
        <w:tc>
          <w:tcPr>
            <w:tcW w:w="2967" w:type="dxa"/>
            <w:vAlign w:val="center"/>
          </w:tcPr>
          <w:p w14:paraId="0E8C366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2AD8F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0E127F9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byte[2]</w:t>
            </w:r>
          </w:p>
        </w:tc>
        <w:tc>
          <w:tcPr>
            <w:tcW w:w="2967" w:type="dxa"/>
            <w:vAlign w:val="center"/>
          </w:tcPr>
          <w:p w14:paraId="20E88D8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Hands_ID</w:t>
            </w:r>
          </w:p>
        </w:tc>
        <w:tc>
          <w:tcPr>
            <w:tcW w:w="2967" w:type="dxa"/>
            <w:vAlign w:val="center"/>
          </w:tcPr>
          <w:p w14:paraId="2141AC8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灵巧手ID号</w:t>
            </w:r>
          </w:p>
        </w:tc>
      </w:tr>
      <w:tr w14:paraId="63FA9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3FAF28C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byte[3]</w:t>
            </w:r>
          </w:p>
        </w:tc>
        <w:tc>
          <w:tcPr>
            <w:tcW w:w="2967" w:type="dxa"/>
            <w:vAlign w:val="center"/>
          </w:tcPr>
          <w:p w14:paraId="1566A2D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4</w:t>
            </w:r>
          </w:p>
        </w:tc>
        <w:tc>
          <w:tcPr>
            <w:tcW w:w="2967" w:type="dxa"/>
            <w:vAlign w:val="center"/>
          </w:tcPr>
          <w:p w14:paraId="7FD6857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该帧数据部分长度</w:t>
            </w:r>
          </w:p>
        </w:tc>
      </w:tr>
      <w:tr w14:paraId="10168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1DFC6EC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byte[4]</w:t>
            </w:r>
          </w:p>
        </w:tc>
        <w:tc>
          <w:tcPr>
            <w:tcW w:w="2967" w:type="dxa"/>
            <w:vAlign w:val="center"/>
          </w:tcPr>
          <w:p w14:paraId="244C98E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0x12</w:t>
            </w:r>
          </w:p>
        </w:tc>
        <w:tc>
          <w:tcPr>
            <w:tcW w:w="2967" w:type="dxa"/>
            <w:vAlign w:val="center"/>
          </w:tcPr>
          <w:p w14:paraId="03DB811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说明该帧是对写寄存器命令的回复</w:t>
            </w:r>
          </w:p>
        </w:tc>
      </w:tr>
      <w:tr w14:paraId="7CA02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2380B00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byte[5]</w:t>
            </w:r>
          </w:p>
        </w:tc>
        <w:tc>
          <w:tcPr>
            <w:tcW w:w="2967" w:type="dxa"/>
            <w:vAlign w:val="center"/>
          </w:tcPr>
          <w:p w14:paraId="3E2C3C4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Address_L</w:t>
            </w:r>
          </w:p>
        </w:tc>
        <w:tc>
          <w:tcPr>
            <w:tcW w:w="2967" w:type="dxa"/>
            <w:vAlign w:val="center"/>
          </w:tcPr>
          <w:p w14:paraId="4F5BF27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寄存器起始地址低八位</w:t>
            </w:r>
          </w:p>
        </w:tc>
      </w:tr>
      <w:tr w14:paraId="124AD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6F12562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byte[6]</w:t>
            </w:r>
          </w:p>
        </w:tc>
        <w:tc>
          <w:tcPr>
            <w:tcW w:w="2967" w:type="dxa"/>
            <w:vAlign w:val="center"/>
          </w:tcPr>
          <w:p w14:paraId="68DE21E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Address_H</w:t>
            </w:r>
          </w:p>
        </w:tc>
        <w:tc>
          <w:tcPr>
            <w:tcW w:w="2967" w:type="dxa"/>
            <w:vAlign w:val="center"/>
          </w:tcPr>
          <w:p w14:paraId="5BCED15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寄存器起始地址高八位</w:t>
            </w:r>
          </w:p>
        </w:tc>
      </w:tr>
      <w:tr w14:paraId="3326D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6EAB4B8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byte[7]</w:t>
            </w:r>
          </w:p>
        </w:tc>
        <w:tc>
          <w:tcPr>
            <w:tcW w:w="2967" w:type="dxa"/>
            <w:vAlign w:val="center"/>
          </w:tcPr>
          <w:p w14:paraId="56F8DB3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1</w:t>
            </w:r>
          </w:p>
        </w:tc>
        <w:tc>
          <w:tcPr>
            <w:tcW w:w="2967" w:type="dxa"/>
            <w:vAlign w:val="center"/>
          </w:tcPr>
          <w:p w14:paraId="7CDE010F">
            <w:pPr>
              <w:pStyle w:val="111"/>
              <w:ind w:firstLine="0" w:firstLineChars="0"/>
              <w:rPr>
                <w:rFonts w:hint="eastAsia" w:ascii="阿里巴巴普惠体 2.0 45 Light" w:hAnsi="阿里巴巴普惠体 2.0 45 Light" w:eastAsia="阿里巴巴普惠体 2.0 45 Light" w:cs="阿里巴巴普惠体 2.0 45 Light"/>
              </w:rPr>
            </w:pPr>
          </w:p>
        </w:tc>
      </w:tr>
      <w:tr w14:paraId="7E34C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3492B05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byte[8]</w:t>
            </w:r>
          </w:p>
        </w:tc>
        <w:tc>
          <w:tcPr>
            <w:tcW w:w="2967" w:type="dxa"/>
            <w:vAlign w:val="center"/>
          </w:tcPr>
          <w:p w14:paraId="3FA89F8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checksum</w:t>
            </w:r>
          </w:p>
        </w:tc>
        <w:tc>
          <w:tcPr>
            <w:tcW w:w="2967" w:type="dxa"/>
            <w:vAlign w:val="center"/>
          </w:tcPr>
          <w:p w14:paraId="5732D9F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校验和</w:t>
            </w:r>
          </w:p>
        </w:tc>
      </w:tr>
    </w:tbl>
    <w:p w14:paraId="5ED28A1F">
      <w:pPr>
        <w:spacing w:line="240" w:lineRule="auto"/>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ab/>
      </w:r>
    </w:p>
    <w:p w14:paraId="3A229503">
      <w:pPr>
        <w:pStyle w:val="12"/>
        <w:tabs>
          <w:tab w:val="left" w:pos="420"/>
          <w:tab w:val="left" w:pos="851"/>
        </w:tabs>
        <w:ind w:firstLine="472" w:firstLineChars="200"/>
        <w:rPr>
          <w:rFonts w:hint="eastAsia" w:ascii="阿里巴巴普惠体 2.0 45 Light" w:hAnsi="阿里巴巴普惠体 2.0 45 Light" w:eastAsia="阿里巴巴普惠体 2.0 45 Light" w:cs="阿里巴巴普惠体 2.0 45 Light"/>
          <w:kern w:val="0"/>
          <w:sz w:val="24"/>
          <w:szCs w:val="24"/>
          <w:rPrChange w:id="1785" w:author="成成" w:date="2025-09-18T16:04:49Z">
            <w:rPr>
              <w:rFonts w:hint="eastAsia" w:ascii="阿里巴巴普惠体 2.0 45 Light" w:hAnsi="阿里巴巴普惠体 2.0 45 Light" w:eastAsia="阿里巴巴普惠体 2.0 45 Light" w:cs="阿里巴巴普惠体 2.0 45 Light"/>
            </w:rPr>
          </w:rPrChange>
        </w:rPr>
        <w:pPrChange w:id="1784" w:author="成成" w:date="2025-09-18T16:04:51Z">
          <w:pPr>
            <w:pStyle w:val="32"/>
          </w:pPr>
        </w:pPrChange>
      </w:pPr>
      <w:r>
        <w:rPr>
          <w:rFonts w:hint="eastAsia" w:ascii="阿里巴巴普惠体 2.0 45 Light" w:hAnsi="阿里巴巴普惠体 2.0 45 Light" w:eastAsia="阿里巴巴普惠体 2.0 45 Light" w:cs="阿里巴巴普惠体 2.0 45 Light"/>
          <w:kern w:val="0"/>
          <w:sz w:val="24"/>
          <w:szCs w:val="24"/>
          <w:rPrChange w:id="1786" w:author="成成" w:date="2025-09-18T16:04:49Z">
            <w:rPr>
              <w:rFonts w:hint="eastAsia" w:ascii="阿里巴巴普惠体 2.0 45 Light" w:hAnsi="阿里巴巴普惠体 2.0 45 Light" w:eastAsia="阿里巴巴普惠体 2.0 45 Light" w:cs="阿里巴巴普惠体 2.0 45 Light"/>
            </w:rPr>
          </w:rPrChange>
        </w:rPr>
        <w:t>当进行保存参数操作时（将寄存器SAVE设置为1），灵巧手在返回回复帧1秒后，将返回保存结果信息帧，这条帧的内容如下</w:t>
      </w:r>
      <w:ins w:id="1787" w:author="成成" w:date="2025-09-18T15:18:54Z">
        <w:r>
          <w:rPr>
            <w:rFonts w:hint="eastAsia" w:ascii="阿里巴巴普惠体 2.0 45 Light" w:hAnsi="阿里巴巴普惠体 2.0 45 Light" w:eastAsia="阿里巴巴普惠体 2.0 45 Light" w:cs="阿里巴巴普惠体 2.0 45 Light"/>
            <w:kern w:val="0"/>
            <w:sz w:val="24"/>
            <w:szCs w:val="24"/>
            <w:lang w:eastAsia="zh-CN"/>
            <w:rPrChange w:id="1788" w:author="成成" w:date="2025-09-18T16:04:49Z">
              <w:rPr>
                <w:rFonts w:hint="eastAsia" w:ascii="阿里巴巴普惠体 2.0 45 Light" w:hAnsi="阿里巴巴普惠体 2.0 45 Light" w:eastAsia="阿里巴巴普惠体 2.0 45 Light" w:cs="阿里巴巴普惠体 2.0 45 Light"/>
                <w:lang w:eastAsia="zh-CN"/>
              </w:rPr>
            </w:rPrChange>
          </w:rPr>
          <w:fldChar w:fldCharType="begin"/>
        </w:r>
      </w:ins>
      <w:ins w:id="1790" w:author="成成" w:date="2025-09-18T15:18:54Z">
        <w:r>
          <w:rPr>
            <w:rFonts w:hint="eastAsia" w:ascii="阿里巴巴普惠体 2.0 45 Light" w:hAnsi="阿里巴巴普惠体 2.0 45 Light" w:eastAsia="阿里巴巴普惠体 2.0 45 Light" w:cs="阿里巴巴普惠体 2.0 45 Light"/>
            <w:kern w:val="0"/>
            <w:sz w:val="24"/>
            <w:szCs w:val="24"/>
            <w:lang w:eastAsia="zh-CN"/>
            <w:rPrChange w:id="1791" w:author="成成" w:date="2025-09-18T16:04:49Z">
              <w:rPr>
                <w:rFonts w:hint="eastAsia" w:ascii="阿里巴巴普惠体 2.0 45 Light" w:hAnsi="阿里巴巴普惠体 2.0 45 Light" w:eastAsia="阿里巴巴普惠体 2.0 45 Light" w:cs="阿里巴巴普惠体 2.0 45 Light"/>
                <w:lang w:eastAsia="zh-CN"/>
              </w:rPr>
            </w:rPrChange>
          </w:rPr>
          <w:instrText xml:space="preserve"> REF _Ref30782 \h </w:instrText>
        </w:r>
      </w:ins>
      <w:ins w:id="1793" w:author="成成" w:date="2025-09-18T15:18:54Z">
        <w:r>
          <w:rPr>
            <w:rFonts w:hint="eastAsia" w:ascii="阿里巴巴普惠体 2.0 45 Light" w:hAnsi="阿里巴巴普惠体 2.0 45 Light" w:eastAsia="阿里巴巴普惠体 2.0 45 Light" w:cs="阿里巴巴普惠体 2.0 45 Light"/>
            <w:kern w:val="0"/>
            <w:sz w:val="24"/>
            <w:szCs w:val="24"/>
            <w:lang w:eastAsia="zh-CN"/>
            <w:rPrChange w:id="1794" w:author="成成" w:date="2025-09-18T16:04:49Z">
              <w:rPr>
                <w:rFonts w:hint="eastAsia" w:ascii="阿里巴巴普惠体 2.0 45 Light" w:hAnsi="阿里巴巴普惠体 2.0 45 Light" w:eastAsia="阿里巴巴普惠体 2.0 45 Light" w:cs="阿里巴巴普惠体 2.0 45 Light"/>
                <w:lang w:eastAsia="zh-CN"/>
              </w:rPr>
            </w:rPrChange>
          </w:rPr>
          <w:fldChar w:fldCharType="separate"/>
        </w:r>
      </w:ins>
      <w:ins w:id="1796" w:author="成成" w:date="2025-09-18T15:18:54Z">
        <w:r>
          <w:rPr>
            <w:rFonts w:hint="eastAsia" w:ascii="阿里巴巴普惠体 2.0 45 Light" w:hAnsi="阿里巴巴普惠体 2.0 45 Light" w:eastAsia="阿里巴巴普惠体 2.0 45 Light" w:cs="阿里巴巴普惠体 2.0 45 Light"/>
            <w:kern w:val="0"/>
            <w:sz w:val="24"/>
            <w:szCs w:val="24"/>
            <w:rPrChange w:id="1797" w:author="成成" w:date="2025-09-18T16:04:49Z">
              <w:rPr/>
            </w:rPrChange>
          </w:rPr>
          <w:t>表 10</w:t>
        </w:r>
      </w:ins>
      <w:ins w:id="1799" w:author="成成" w:date="2025-09-18T15:18:54Z">
        <w:r>
          <w:rPr>
            <w:rFonts w:hint="eastAsia" w:ascii="阿里巴巴普惠体 2.0 45 Light" w:hAnsi="阿里巴巴普惠体 2.0 45 Light" w:eastAsia="阿里巴巴普惠体 2.0 45 Light" w:cs="阿里巴巴普惠体 2.0 45 Light"/>
            <w:kern w:val="0"/>
            <w:sz w:val="24"/>
            <w:szCs w:val="24"/>
            <w:lang w:eastAsia="zh-CN"/>
            <w:rPrChange w:id="1800" w:author="成成" w:date="2025-09-18T16:04:49Z">
              <w:rPr>
                <w:rFonts w:hint="eastAsia" w:ascii="阿里巴巴普惠体 2.0 45 Light" w:hAnsi="阿里巴巴普惠体 2.0 45 Light" w:eastAsia="阿里巴巴普惠体 2.0 45 Light" w:cs="阿里巴巴普惠体 2.0 45 Light"/>
                <w:lang w:eastAsia="zh-CN"/>
              </w:rPr>
            </w:rPrChange>
          </w:rPr>
          <w:fldChar w:fldCharType="end"/>
        </w:r>
      </w:ins>
      <w:del w:id="1802" w:author="成成" w:date="2025-09-18T15:18:32Z">
        <w:r>
          <w:rPr>
            <w:rFonts w:hint="eastAsia" w:ascii="阿里巴巴普惠体 2.0 45 Light" w:hAnsi="阿里巴巴普惠体 2.0 45 Light" w:eastAsia="阿里巴巴普惠体 2.0 45 Light" w:cs="阿里巴巴普惠体 2.0 45 Light"/>
            <w:kern w:val="0"/>
            <w:sz w:val="24"/>
            <w:szCs w:val="24"/>
            <w:lang w:val="en-US" w:eastAsia="zh-CN"/>
            <w:rPrChange w:id="1803" w:author="成成" w:date="2025-09-18T16:04:49Z">
              <w:rPr>
                <w:rFonts w:hint="eastAsia" w:ascii="阿里巴巴普惠体 2.0 45 Light" w:hAnsi="阿里巴巴普惠体 2.0 45 Light" w:eastAsia="阿里巴巴普惠体 2.0 45 Light" w:cs="阿里巴巴普惠体 2.0 45 Light"/>
                <w:lang w:val="en-US" w:eastAsia="zh-CN"/>
              </w:rPr>
            </w:rPrChange>
          </w:rPr>
          <w:delText>表10</w:delText>
        </w:r>
      </w:del>
      <w:r>
        <w:rPr>
          <w:rFonts w:hint="eastAsia" w:ascii="阿里巴巴普惠体 2.0 45 Light" w:hAnsi="阿里巴巴普惠体 2.0 45 Light" w:eastAsia="阿里巴巴普惠体 2.0 45 Light" w:cs="阿里巴巴普惠体 2.0 45 Light"/>
          <w:kern w:val="0"/>
          <w:sz w:val="24"/>
          <w:szCs w:val="24"/>
          <w:lang w:val="en-US" w:eastAsia="zh-CN"/>
          <w:rPrChange w:id="1805" w:author="成成" w:date="2025-09-18T16:04:49Z">
            <w:rPr>
              <w:rFonts w:hint="eastAsia" w:ascii="阿里巴巴普惠体 2.0 45 Light" w:hAnsi="阿里巴巴普惠体 2.0 45 Light" w:eastAsia="阿里巴巴普惠体 2.0 45 Light" w:cs="阿里巴巴普惠体 2.0 45 Light"/>
              <w:lang w:val="en-US" w:eastAsia="zh-CN"/>
            </w:rPr>
          </w:rPrChange>
        </w:rPr>
        <w:t>所示</w:t>
      </w:r>
      <w:r>
        <w:rPr>
          <w:rFonts w:hint="eastAsia" w:ascii="阿里巴巴普惠体 2.0 45 Light" w:hAnsi="阿里巴巴普惠体 2.0 45 Light" w:eastAsia="阿里巴巴普惠体 2.0 45 Light" w:cs="阿里巴巴普惠体 2.0 45 Light"/>
          <w:kern w:val="0"/>
          <w:sz w:val="24"/>
          <w:szCs w:val="24"/>
          <w:rPrChange w:id="1806" w:author="成成" w:date="2025-09-18T16:04:49Z">
            <w:rPr>
              <w:rFonts w:hint="eastAsia" w:ascii="阿里巴巴普惠体 2.0 45 Light" w:hAnsi="阿里巴巴普惠体 2.0 45 Light" w:eastAsia="阿里巴巴普惠体 2.0 45 Light" w:cs="阿里巴巴普惠体 2.0 45 Light"/>
            </w:rPr>
          </w:rPrChange>
        </w:rPr>
        <w:t>：</w:t>
      </w:r>
    </w:p>
    <w:p w14:paraId="2BC5845B">
      <w:pPr>
        <w:pStyle w:val="32"/>
        <w:ind w:left="0" w:leftChars="0" w:firstLine="0"/>
        <w:jc w:val="center"/>
        <w:rPr>
          <w:rFonts w:hint="eastAsia" w:ascii="阿里巴巴普惠体 2.0 45 Light" w:hAnsi="阿里巴巴普惠体 2.0 45 Light" w:eastAsia="阿里巴巴普惠体 2.0 45 Light" w:cs="阿里巴巴普惠体 2.0 45 Light"/>
        </w:rPr>
      </w:pPr>
      <w:bookmarkStart w:id="201" w:name="_Ref5482"/>
      <w:r>
        <w:rPr>
          <w:rFonts w:hint="eastAsia" w:ascii="阿里巴巴普惠体 2.0 45 Light" w:hAnsi="阿里巴巴普惠体 2.0 45 Light" w:eastAsia="阿里巴巴普惠体 2.0 45 Light" w:cs="阿里巴巴普惠体 2.0 45 Light"/>
          <w:lang w:val="en-US" w:eastAsia="zh-CN"/>
        </w:rPr>
        <w:t xml:space="preserve">       </w:t>
      </w:r>
      <w:ins w:id="1807" w:author="成成" w:date="2025-09-18T15:18:44Z">
        <w:bookmarkStart w:id="202" w:name="_Ref30782"/>
        <w:r>
          <w:rPr>
            <w:rFonts w:hint="eastAsia" w:ascii="阿里巴巴普惠体 2.0 45 Light" w:hAnsi="阿里巴巴普惠体 2.0 45 Light" w:eastAsia="阿里巴巴普惠体 2.0 45 Light" w:cs="阿里巴巴普惠体 2.0 45 Light"/>
            <w:rPrChange w:id="1808" w:author="成成" w:date="2025-09-18T16:04:44Z">
              <w:rPr/>
            </w:rPrChange>
          </w:rPr>
          <w:t xml:space="preserve">表 </w:t>
        </w:r>
      </w:ins>
      <w:ins w:id="1810" w:author="成成" w:date="2025-09-18T15:18:44Z">
        <w:r>
          <w:rPr>
            <w:rFonts w:hint="eastAsia" w:ascii="阿里巴巴普惠体 2.0 45 Light" w:hAnsi="阿里巴巴普惠体 2.0 45 Light" w:eastAsia="阿里巴巴普惠体 2.0 45 Light" w:cs="阿里巴巴普惠体 2.0 45 Light"/>
            <w:rPrChange w:id="1811" w:author="成成" w:date="2025-09-18T16:04:44Z">
              <w:rPr/>
            </w:rPrChange>
          </w:rPr>
          <w:fldChar w:fldCharType="begin"/>
        </w:r>
      </w:ins>
      <w:ins w:id="1813" w:author="成成" w:date="2025-09-18T15:18:44Z">
        <w:r>
          <w:rPr>
            <w:rFonts w:hint="eastAsia" w:ascii="阿里巴巴普惠体 2.0 45 Light" w:hAnsi="阿里巴巴普惠体 2.0 45 Light" w:eastAsia="阿里巴巴普惠体 2.0 45 Light" w:cs="阿里巴巴普惠体 2.0 45 Light"/>
            <w:rPrChange w:id="1814" w:author="成成" w:date="2025-09-18T16:04:44Z">
              <w:rPr/>
            </w:rPrChange>
          </w:rPr>
          <w:instrText xml:space="preserve"> SEQ 表 \* ARABIC </w:instrText>
        </w:r>
      </w:ins>
      <w:ins w:id="1816" w:author="成成" w:date="2025-09-18T15:18:44Z">
        <w:r>
          <w:rPr>
            <w:rFonts w:hint="eastAsia" w:ascii="阿里巴巴普惠体 2.0 45 Light" w:hAnsi="阿里巴巴普惠体 2.0 45 Light" w:eastAsia="阿里巴巴普惠体 2.0 45 Light" w:cs="阿里巴巴普惠体 2.0 45 Light"/>
            <w:rPrChange w:id="1817" w:author="成成" w:date="2025-09-18T16:04:44Z">
              <w:rPr/>
            </w:rPrChange>
          </w:rPr>
          <w:fldChar w:fldCharType="separate"/>
        </w:r>
      </w:ins>
      <w:ins w:id="1819" w:author="成成" w:date="2025-09-18T16:08:19Z">
        <w:r>
          <w:rPr>
            <w:rFonts w:hint="eastAsia" w:ascii="阿里巴巴普惠体 2.0 45 Light" w:hAnsi="阿里巴巴普惠体 2.0 45 Light" w:eastAsia="阿里巴巴普惠体 2.0 45 Light" w:cs="阿里巴巴普惠体 2.0 45 Light"/>
          </w:rPr>
          <w:t>10</w:t>
        </w:r>
      </w:ins>
      <w:ins w:id="1820" w:author="成成" w:date="2025-09-18T15:18:44Z">
        <w:r>
          <w:rPr>
            <w:rFonts w:hint="eastAsia" w:ascii="阿里巴巴普惠体 2.0 45 Light" w:hAnsi="阿里巴巴普惠体 2.0 45 Light" w:eastAsia="阿里巴巴普惠体 2.0 45 Light" w:cs="阿里巴巴普惠体 2.0 45 Light"/>
            <w:rPrChange w:id="1821" w:author="成成" w:date="2025-09-18T16:04:44Z">
              <w:rPr/>
            </w:rPrChange>
          </w:rPr>
          <w:fldChar w:fldCharType="end"/>
        </w:r>
        <w:bookmarkEnd w:id="202"/>
      </w:ins>
      <w:del w:id="1823" w:author="成成" w:date="2025-09-18T15:18:37Z">
        <w:r>
          <w:rPr>
            <w:rFonts w:hint="eastAsia" w:ascii="阿里巴巴普惠体 2.0 45 Light" w:hAnsi="阿里巴巴普惠体 2.0 45 Light" w:eastAsia="阿里巴巴普惠体 2.0 45 Light" w:cs="阿里巴巴普惠体 2.0 45 Light"/>
            <w:rPrChange w:id="1824" w:author="成成" w:date="2025-09-18T16:04:44Z">
              <w:rPr>
                <w:rFonts w:hint="eastAsia" w:ascii="阿里巴巴普惠体 2.0 45 Light" w:hAnsi="阿里巴巴普惠体 2.0 45 Light" w:eastAsia="阿里巴巴普惠体 2.0 45 Light" w:cs="阿里巴巴普惠体 2.0 45 Light"/>
              </w:rPr>
            </w:rPrChange>
          </w:rPr>
          <w:delText>表</w:delText>
        </w:r>
      </w:del>
      <w:del w:id="1826" w:author="成成" w:date="2025-09-18T15:18:36Z">
        <w:r>
          <w:rPr>
            <w:rFonts w:hint="eastAsia" w:ascii="阿里巴巴普惠体 2.0 45 Light" w:hAnsi="阿里巴巴普惠体 2.0 45 Light" w:eastAsia="阿里巴巴普惠体 2.0 45 Light" w:cs="阿里巴巴普惠体 2.0 45 Light"/>
            <w:rPrChange w:id="1827" w:author="成成" w:date="2025-09-18T16:04:44Z">
              <w:rPr>
                <w:rFonts w:hint="eastAsia" w:ascii="阿里巴巴普惠体 2.0 45 Light" w:hAnsi="阿里巴巴普惠体 2.0 45 Light" w:eastAsia="阿里巴巴普惠体 2.0 45 Light" w:cs="阿里巴巴普惠体 2.0 45 Light"/>
              </w:rPr>
            </w:rPrChange>
          </w:rPr>
          <w:delText xml:space="preserve"> </w:delText>
        </w:r>
      </w:del>
      <w:del w:id="1829" w:author="成成" w:date="2025-09-18T15:18:36Z">
        <w:r>
          <w:rPr>
            <w:rFonts w:hint="eastAsia" w:ascii="阿里巴巴普惠体 2.0 45 Light" w:hAnsi="阿里巴巴普惠体 2.0 45 Light" w:eastAsia="阿里巴巴普惠体 2.0 45 Light" w:cs="阿里巴巴普惠体 2.0 45 Light"/>
            <w:rPrChange w:id="1830" w:author="成成" w:date="2025-09-18T16:04:44Z">
              <w:rPr>
                <w:rFonts w:hint="eastAsia" w:ascii="阿里巴巴普惠体 2.0 45 Light" w:hAnsi="阿里巴巴普惠体 2.0 45 Light" w:eastAsia="阿里巴巴普惠体 2.0 45 Light" w:cs="阿里巴巴普惠体 2.0 45 Light"/>
              </w:rPr>
            </w:rPrChange>
          </w:rPr>
          <w:fldChar w:fldCharType="begin"/>
        </w:r>
      </w:del>
      <w:del w:id="1832" w:author="成成" w:date="2025-09-18T15:18:36Z">
        <w:r>
          <w:rPr>
            <w:rFonts w:hint="eastAsia" w:ascii="阿里巴巴普惠体 2.0 45 Light" w:hAnsi="阿里巴巴普惠体 2.0 45 Light" w:eastAsia="阿里巴巴普惠体 2.0 45 Light" w:cs="阿里巴巴普惠体 2.0 45 Light"/>
            <w:rPrChange w:id="1833" w:author="成成" w:date="2025-09-18T16:04:44Z">
              <w:rPr>
                <w:rFonts w:hint="eastAsia" w:ascii="阿里巴巴普惠体 2.0 45 Light" w:hAnsi="阿里巴巴普惠体 2.0 45 Light" w:eastAsia="阿里巴巴普惠体 2.0 45 Light" w:cs="阿里巴巴普惠体 2.0 45 Light"/>
              </w:rPr>
            </w:rPrChange>
          </w:rPr>
          <w:delInstrText xml:space="preserve"> SEQ 表 \* ARABIC </w:delInstrText>
        </w:r>
      </w:del>
      <w:del w:id="1835" w:author="成成" w:date="2025-09-18T15:18:36Z">
        <w:r>
          <w:rPr>
            <w:rFonts w:hint="eastAsia" w:ascii="阿里巴巴普惠体 2.0 45 Light" w:hAnsi="阿里巴巴普惠体 2.0 45 Light" w:eastAsia="阿里巴巴普惠体 2.0 45 Light" w:cs="阿里巴巴普惠体 2.0 45 Light"/>
            <w:rPrChange w:id="1836" w:author="成成" w:date="2025-09-18T16:04:44Z">
              <w:rPr>
                <w:rFonts w:hint="eastAsia" w:ascii="阿里巴巴普惠体 2.0 45 Light" w:hAnsi="阿里巴巴普惠体 2.0 45 Light" w:eastAsia="阿里巴巴普惠体 2.0 45 Light" w:cs="阿里巴巴普惠体 2.0 45 Light"/>
              </w:rPr>
            </w:rPrChange>
          </w:rPr>
          <w:fldChar w:fldCharType="separate"/>
        </w:r>
      </w:del>
      <w:ins w:id="1838" w:author="成成" w:date="2025-09-18T16:08:19Z">
        <w:del w:id="1839" w:author="成成" w:date="2025-09-18T15:18:00Z">
          <w:r>
            <w:rPr>
              <w:b/>
            </w:rPr>
            <w:delText>错误！未指定顺序。</w:delText>
          </w:r>
        </w:del>
      </w:ins>
      <w:ins w:id="1840" w:author="成成" w:date="2025-09-18T16:07:59Z">
        <w:del w:id="1841" w:author="成成" w:date="2025-09-18T16:08:19Z">
          <w:r>
            <w:rPr>
              <w:b/>
            </w:rPr>
            <w:delText>错误！未指定顺序。</w:delText>
          </w:r>
        </w:del>
      </w:ins>
      <w:ins w:id="1842" w:author="成成" w:date="2025-09-18T16:07:36Z">
        <w:del w:id="1843" w:author="成成" w:date="2025-09-18T16:08:19Z">
          <w:r>
            <w:rPr>
              <w:b/>
            </w:rPr>
            <w:delText>错误！未指定顺序。</w:delText>
          </w:r>
        </w:del>
      </w:ins>
      <w:ins w:id="1844" w:author="成成" w:date="2025-09-18T15:34:10Z">
        <w:del w:id="1845" w:author="成成" w:date="2025-09-18T16:08:19Z">
          <w:r>
            <w:rPr>
              <w:rFonts w:hint="eastAsia" w:ascii="阿里巴巴普惠体 2.0 45 Light" w:hAnsi="阿里巴巴普惠体 2.0 45 Light" w:eastAsia="阿里巴巴普惠体 2.0 45 Light" w:cs="阿里巴巴普惠体 2.0 45 Light"/>
              <w:b w:val="0"/>
              <w:rPrChange w:id="1846" w:author="成成" w:date="2025-09-18T16:04:44Z">
                <w:rPr>
                  <w:b/>
                </w:rPr>
              </w:rPrChange>
            </w:rPr>
            <w:delText>错误！未指定顺序。</w:delText>
          </w:r>
        </w:del>
      </w:ins>
      <w:ins w:id="1849" w:author="成成" w:date="2025-09-18T15:33:35Z">
        <w:del w:id="1850" w:author="成成" w:date="2025-09-18T16:08:19Z">
          <w:r>
            <w:rPr>
              <w:rFonts w:hint="eastAsia" w:ascii="阿里巴巴普惠体 2.0 45 Light" w:hAnsi="阿里巴巴普惠体 2.0 45 Light" w:eastAsia="阿里巴巴普惠体 2.0 45 Light" w:cs="阿里巴巴普惠体 2.0 45 Light"/>
              <w:b w:val="0"/>
              <w:rPrChange w:id="1851" w:author="成成" w:date="2025-09-18T16:04:44Z">
                <w:rPr>
                  <w:b/>
                </w:rPr>
              </w:rPrChange>
            </w:rPr>
            <w:delText>错误！未指定顺序。</w:delText>
          </w:r>
        </w:del>
      </w:ins>
      <w:ins w:id="1854" w:author="成成" w:date="2025-09-18T15:33:04Z">
        <w:del w:id="1855" w:author="成成" w:date="2025-09-18T16:08:19Z">
          <w:r>
            <w:rPr>
              <w:rFonts w:hint="eastAsia" w:ascii="阿里巴巴普惠体 2.0 45 Light" w:hAnsi="阿里巴巴普惠体 2.0 45 Light" w:eastAsia="阿里巴巴普惠体 2.0 45 Light" w:cs="阿里巴巴普惠体 2.0 45 Light"/>
              <w:b w:val="0"/>
              <w:rPrChange w:id="1856" w:author="成成" w:date="2025-09-18T16:04:44Z">
                <w:rPr>
                  <w:b/>
                </w:rPr>
              </w:rPrChange>
            </w:rPr>
            <w:delText>错误！未指定顺序。</w:delText>
          </w:r>
        </w:del>
      </w:ins>
      <w:ins w:id="1859" w:author="成成" w:date="2025-09-18T15:32:37Z">
        <w:del w:id="1860" w:author="成成" w:date="2025-09-18T16:08:19Z">
          <w:r>
            <w:rPr>
              <w:rFonts w:hint="eastAsia" w:ascii="阿里巴巴普惠体 2.0 45 Light" w:hAnsi="阿里巴巴普惠体 2.0 45 Light" w:eastAsia="阿里巴巴普惠体 2.0 45 Light" w:cs="阿里巴巴普惠体 2.0 45 Light"/>
              <w:b w:val="0"/>
              <w:rPrChange w:id="1861" w:author="成成" w:date="2025-09-18T16:04:44Z">
                <w:rPr>
                  <w:b/>
                </w:rPr>
              </w:rPrChange>
            </w:rPr>
            <w:delText>错误！未指定顺序。</w:delText>
          </w:r>
        </w:del>
      </w:ins>
      <w:ins w:id="1864" w:author="成成" w:date="2025-09-18T15:32:20Z">
        <w:del w:id="1865" w:author="成成" w:date="2025-09-18T16:08:19Z">
          <w:r>
            <w:rPr>
              <w:rFonts w:hint="eastAsia" w:ascii="阿里巴巴普惠体 2.0 45 Light" w:hAnsi="阿里巴巴普惠体 2.0 45 Light" w:eastAsia="阿里巴巴普惠体 2.0 45 Light" w:cs="阿里巴巴普惠体 2.0 45 Light"/>
              <w:b w:val="0"/>
              <w:rPrChange w:id="1866" w:author="成成" w:date="2025-09-18T16:04:44Z">
                <w:rPr>
                  <w:b/>
                </w:rPr>
              </w:rPrChange>
            </w:rPr>
            <w:delText>错误！未指定顺序。</w:delText>
          </w:r>
        </w:del>
      </w:ins>
      <w:ins w:id="1869" w:author="成成" w:date="2025-09-18T15:32:01Z">
        <w:del w:id="1870" w:author="成成" w:date="2025-09-18T16:08:19Z">
          <w:r>
            <w:rPr>
              <w:rFonts w:hint="eastAsia" w:ascii="阿里巴巴普惠体 2.0 45 Light" w:hAnsi="阿里巴巴普惠体 2.0 45 Light" w:eastAsia="阿里巴巴普惠体 2.0 45 Light" w:cs="阿里巴巴普惠体 2.0 45 Light"/>
              <w:b w:val="0"/>
              <w:rPrChange w:id="1871" w:author="成成" w:date="2025-09-18T16:04:44Z">
                <w:rPr>
                  <w:b/>
                </w:rPr>
              </w:rPrChange>
            </w:rPr>
            <w:delText>错误！未指定顺序。</w:delText>
          </w:r>
        </w:del>
      </w:ins>
      <w:ins w:id="1874" w:author="成成" w:date="2025-09-18T15:31:41Z">
        <w:del w:id="1875" w:author="成成" w:date="2025-09-18T16:08:19Z">
          <w:r>
            <w:rPr>
              <w:rFonts w:hint="eastAsia" w:ascii="阿里巴巴普惠体 2.0 45 Light" w:hAnsi="阿里巴巴普惠体 2.0 45 Light" w:eastAsia="阿里巴巴普惠体 2.0 45 Light" w:cs="阿里巴巴普惠体 2.0 45 Light"/>
              <w:b w:val="0"/>
              <w:rPrChange w:id="1876" w:author="成成" w:date="2025-09-18T16:04:44Z">
                <w:rPr>
                  <w:b/>
                </w:rPr>
              </w:rPrChange>
            </w:rPr>
            <w:delText>错误！未指定顺序。</w:delText>
          </w:r>
        </w:del>
      </w:ins>
      <w:ins w:id="1879" w:author="成成" w:date="2025-09-18T15:31:24Z">
        <w:del w:id="1880" w:author="成成" w:date="2025-09-18T16:08:19Z">
          <w:r>
            <w:rPr>
              <w:rFonts w:hint="eastAsia" w:ascii="阿里巴巴普惠体 2.0 45 Light" w:hAnsi="阿里巴巴普惠体 2.0 45 Light" w:eastAsia="阿里巴巴普惠体 2.0 45 Light" w:cs="阿里巴巴普惠体 2.0 45 Light"/>
              <w:b w:val="0"/>
              <w:rPrChange w:id="1881" w:author="成成" w:date="2025-09-18T16:04:44Z">
                <w:rPr>
                  <w:b/>
                </w:rPr>
              </w:rPrChange>
            </w:rPr>
            <w:delText>错误！未指定顺序。</w:delText>
          </w:r>
        </w:del>
      </w:ins>
      <w:ins w:id="1884" w:author="成成" w:date="2025-09-18T15:31:04Z">
        <w:del w:id="1885" w:author="成成" w:date="2025-09-18T16:08:19Z">
          <w:r>
            <w:rPr>
              <w:rFonts w:hint="eastAsia" w:ascii="阿里巴巴普惠体 2.0 45 Light" w:hAnsi="阿里巴巴普惠体 2.0 45 Light" w:eastAsia="阿里巴巴普惠体 2.0 45 Light" w:cs="阿里巴巴普惠体 2.0 45 Light"/>
              <w:b w:val="0"/>
              <w:rPrChange w:id="1886" w:author="成成" w:date="2025-09-18T16:04:44Z">
                <w:rPr>
                  <w:b/>
                </w:rPr>
              </w:rPrChange>
            </w:rPr>
            <w:delText>错误！未指定顺序。</w:delText>
          </w:r>
        </w:del>
      </w:ins>
      <w:ins w:id="1889" w:author="成成" w:date="2025-09-18T15:30:46Z">
        <w:del w:id="1890" w:author="成成" w:date="2025-09-18T16:08:19Z">
          <w:r>
            <w:rPr>
              <w:rFonts w:hint="eastAsia" w:ascii="阿里巴巴普惠体 2.0 45 Light" w:hAnsi="阿里巴巴普惠体 2.0 45 Light" w:eastAsia="阿里巴巴普惠体 2.0 45 Light" w:cs="阿里巴巴普惠体 2.0 45 Light"/>
              <w:b w:val="0"/>
              <w:rPrChange w:id="1891" w:author="成成" w:date="2025-09-18T16:04:44Z">
                <w:rPr>
                  <w:b/>
                </w:rPr>
              </w:rPrChange>
            </w:rPr>
            <w:delText>错误！未指定顺序。</w:delText>
          </w:r>
        </w:del>
      </w:ins>
      <w:ins w:id="1894" w:author="成成" w:date="2025-09-18T15:30:28Z">
        <w:del w:id="1895" w:author="成成" w:date="2025-09-18T16:08:19Z">
          <w:r>
            <w:rPr>
              <w:rFonts w:hint="eastAsia" w:ascii="阿里巴巴普惠体 2.0 45 Light" w:hAnsi="阿里巴巴普惠体 2.0 45 Light" w:eastAsia="阿里巴巴普惠体 2.0 45 Light" w:cs="阿里巴巴普惠体 2.0 45 Light"/>
              <w:b w:val="0"/>
              <w:rPrChange w:id="1896" w:author="成成" w:date="2025-09-18T16:04:44Z">
                <w:rPr>
                  <w:b/>
                </w:rPr>
              </w:rPrChange>
            </w:rPr>
            <w:delText>错误！未指定顺序。</w:delText>
          </w:r>
        </w:del>
      </w:ins>
      <w:ins w:id="1899" w:author="成成" w:date="2025-09-18T15:30:04Z">
        <w:del w:id="1900" w:author="成成" w:date="2025-09-18T16:08:19Z">
          <w:r>
            <w:rPr>
              <w:rFonts w:hint="eastAsia" w:ascii="阿里巴巴普惠体 2.0 45 Light" w:hAnsi="阿里巴巴普惠体 2.0 45 Light" w:eastAsia="阿里巴巴普惠体 2.0 45 Light" w:cs="阿里巴巴普惠体 2.0 45 Light"/>
              <w:b w:val="0"/>
              <w:rPrChange w:id="1901" w:author="成成" w:date="2025-09-18T16:04:44Z">
                <w:rPr>
                  <w:b/>
                </w:rPr>
              </w:rPrChange>
            </w:rPr>
            <w:delText>错误！未指定顺序。</w:delText>
          </w:r>
        </w:del>
      </w:ins>
      <w:ins w:id="1904" w:author="成成" w:date="2025-09-18T15:29:46Z">
        <w:del w:id="1905" w:author="成成" w:date="2025-09-18T16:08:19Z">
          <w:r>
            <w:rPr>
              <w:rFonts w:hint="eastAsia" w:ascii="阿里巴巴普惠体 2.0 45 Light" w:hAnsi="阿里巴巴普惠体 2.0 45 Light" w:eastAsia="阿里巴巴普惠体 2.0 45 Light" w:cs="阿里巴巴普惠体 2.0 45 Light"/>
              <w:b w:val="0"/>
              <w:rPrChange w:id="1906" w:author="成成" w:date="2025-09-18T16:04:44Z">
                <w:rPr>
                  <w:b/>
                </w:rPr>
              </w:rPrChange>
            </w:rPr>
            <w:delText>错误！未指定顺序。</w:delText>
          </w:r>
        </w:del>
      </w:ins>
      <w:ins w:id="1909" w:author="成成" w:date="2025-09-18T15:29:27Z">
        <w:del w:id="1910" w:author="成成" w:date="2025-09-18T16:08:19Z">
          <w:r>
            <w:rPr>
              <w:rFonts w:hint="eastAsia" w:ascii="阿里巴巴普惠体 2.0 45 Light" w:hAnsi="阿里巴巴普惠体 2.0 45 Light" w:eastAsia="阿里巴巴普惠体 2.0 45 Light" w:cs="阿里巴巴普惠体 2.0 45 Light"/>
              <w:b w:val="0"/>
              <w:rPrChange w:id="1911" w:author="成成" w:date="2025-09-18T16:04:44Z">
                <w:rPr>
                  <w:b/>
                </w:rPr>
              </w:rPrChange>
            </w:rPr>
            <w:delText>错误！未指定顺序。</w:delText>
          </w:r>
        </w:del>
      </w:ins>
      <w:ins w:id="1914" w:author="成成" w:date="2025-09-18T15:29:05Z">
        <w:del w:id="1915" w:author="成成" w:date="2025-09-18T16:08:19Z">
          <w:r>
            <w:rPr>
              <w:rFonts w:hint="eastAsia" w:ascii="阿里巴巴普惠体 2.0 45 Light" w:hAnsi="阿里巴巴普惠体 2.0 45 Light" w:eastAsia="阿里巴巴普惠体 2.0 45 Light" w:cs="阿里巴巴普惠体 2.0 45 Light"/>
              <w:b w:val="0"/>
              <w:rPrChange w:id="1916" w:author="成成" w:date="2025-09-18T16:04:44Z">
                <w:rPr>
                  <w:b/>
                </w:rPr>
              </w:rPrChange>
            </w:rPr>
            <w:delText>错误！未指定顺序。</w:delText>
          </w:r>
        </w:del>
      </w:ins>
      <w:ins w:id="1919" w:author="成成" w:date="2025-09-18T15:28:41Z">
        <w:del w:id="1920" w:author="成成" w:date="2025-09-18T16:08:19Z">
          <w:r>
            <w:rPr>
              <w:rFonts w:hint="eastAsia" w:ascii="阿里巴巴普惠体 2.0 45 Light" w:hAnsi="阿里巴巴普惠体 2.0 45 Light" w:eastAsia="阿里巴巴普惠体 2.0 45 Light" w:cs="阿里巴巴普惠体 2.0 45 Light"/>
              <w:b w:val="0"/>
              <w:rPrChange w:id="1921" w:author="成成" w:date="2025-09-18T16:04:44Z">
                <w:rPr>
                  <w:b/>
                </w:rPr>
              </w:rPrChange>
            </w:rPr>
            <w:delText>错误！未指定顺序。</w:delText>
          </w:r>
        </w:del>
      </w:ins>
      <w:ins w:id="1924" w:author="成成" w:date="2025-09-18T15:28:12Z">
        <w:del w:id="1925" w:author="成成" w:date="2025-09-18T16:08:19Z">
          <w:r>
            <w:rPr>
              <w:rFonts w:hint="eastAsia" w:ascii="阿里巴巴普惠体 2.0 45 Light" w:hAnsi="阿里巴巴普惠体 2.0 45 Light" w:eastAsia="阿里巴巴普惠体 2.0 45 Light" w:cs="阿里巴巴普惠体 2.0 45 Light"/>
              <w:b w:val="0"/>
              <w:rPrChange w:id="1926" w:author="成成" w:date="2025-09-18T16:04:44Z">
                <w:rPr>
                  <w:b/>
                </w:rPr>
              </w:rPrChange>
            </w:rPr>
            <w:delText>错误！未指定顺序。</w:delText>
          </w:r>
        </w:del>
      </w:ins>
      <w:ins w:id="1929" w:author="成成" w:date="2025-09-18T15:27:52Z">
        <w:del w:id="1930" w:author="成成" w:date="2025-09-18T16:08:19Z">
          <w:r>
            <w:rPr>
              <w:rFonts w:hint="eastAsia" w:ascii="阿里巴巴普惠体 2.0 45 Light" w:hAnsi="阿里巴巴普惠体 2.0 45 Light" w:eastAsia="阿里巴巴普惠体 2.0 45 Light" w:cs="阿里巴巴普惠体 2.0 45 Light"/>
              <w:b w:val="0"/>
              <w:rPrChange w:id="1931" w:author="成成" w:date="2025-09-18T16:04:44Z">
                <w:rPr>
                  <w:b/>
                </w:rPr>
              </w:rPrChange>
            </w:rPr>
            <w:delText>错误！未指定顺序。</w:delText>
          </w:r>
        </w:del>
      </w:ins>
      <w:ins w:id="1934" w:author="成成" w:date="2025-09-18T15:27:35Z">
        <w:del w:id="1935" w:author="成成" w:date="2025-09-18T16:08:19Z">
          <w:r>
            <w:rPr>
              <w:rFonts w:hint="eastAsia" w:ascii="阿里巴巴普惠体 2.0 45 Light" w:hAnsi="阿里巴巴普惠体 2.0 45 Light" w:eastAsia="阿里巴巴普惠体 2.0 45 Light" w:cs="阿里巴巴普惠体 2.0 45 Light"/>
              <w:b w:val="0"/>
              <w:rPrChange w:id="1936" w:author="成成" w:date="2025-09-18T16:04:44Z">
                <w:rPr>
                  <w:b/>
                </w:rPr>
              </w:rPrChange>
            </w:rPr>
            <w:delText>错误！未指定顺序。</w:delText>
          </w:r>
        </w:del>
      </w:ins>
      <w:ins w:id="1939" w:author="成成" w:date="2025-09-18T15:27:16Z">
        <w:del w:id="1940" w:author="成成" w:date="2025-09-18T16:08:19Z">
          <w:r>
            <w:rPr>
              <w:rFonts w:hint="eastAsia" w:ascii="阿里巴巴普惠体 2.0 45 Light" w:hAnsi="阿里巴巴普惠体 2.0 45 Light" w:eastAsia="阿里巴巴普惠体 2.0 45 Light" w:cs="阿里巴巴普惠体 2.0 45 Light"/>
              <w:b w:val="0"/>
              <w:rPrChange w:id="1941" w:author="成成" w:date="2025-09-18T16:04:44Z">
                <w:rPr>
                  <w:b/>
                </w:rPr>
              </w:rPrChange>
            </w:rPr>
            <w:delText>错误！未指定顺序。</w:delText>
          </w:r>
        </w:del>
      </w:ins>
      <w:ins w:id="1944" w:author="成成" w:date="2025-09-18T15:26:56Z">
        <w:del w:id="1945" w:author="成成" w:date="2025-09-18T16:08:19Z">
          <w:r>
            <w:rPr>
              <w:rFonts w:hint="eastAsia" w:ascii="阿里巴巴普惠体 2.0 45 Light" w:hAnsi="阿里巴巴普惠体 2.0 45 Light" w:eastAsia="阿里巴巴普惠体 2.0 45 Light" w:cs="阿里巴巴普惠体 2.0 45 Light"/>
              <w:b w:val="0"/>
              <w:rPrChange w:id="1946" w:author="成成" w:date="2025-09-18T16:04:44Z">
                <w:rPr>
                  <w:b/>
                </w:rPr>
              </w:rPrChange>
            </w:rPr>
            <w:delText>错误！未指定顺序。</w:delText>
          </w:r>
        </w:del>
      </w:ins>
      <w:ins w:id="1949" w:author="成成" w:date="2025-09-18T15:26:32Z">
        <w:del w:id="1950" w:author="成成" w:date="2025-09-18T16:08:19Z">
          <w:r>
            <w:rPr>
              <w:rFonts w:hint="eastAsia" w:ascii="阿里巴巴普惠体 2.0 45 Light" w:hAnsi="阿里巴巴普惠体 2.0 45 Light" w:eastAsia="阿里巴巴普惠体 2.0 45 Light" w:cs="阿里巴巴普惠体 2.0 45 Light"/>
              <w:b w:val="0"/>
              <w:rPrChange w:id="1951" w:author="成成" w:date="2025-09-18T16:04:44Z">
                <w:rPr>
                  <w:b/>
                </w:rPr>
              </w:rPrChange>
            </w:rPr>
            <w:delText>错误！未指定顺序。</w:delText>
          </w:r>
        </w:del>
      </w:ins>
      <w:ins w:id="1954" w:author="成成" w:date="2025-09-18T15:26:13Z">
        <w:del w:id="1955" w:author="成成" w:date="2025-09-18T16:08:19Z">
          <w:r>
            <w:rPr>
              <w:rFonts w:hint="eastAsia" w:ascii="阿里巴巴普惠体 2.0 45 Light" w:hAnsi="阿里巴巴普惠体 2.0 45 Light" w:eastAsia="阿里巴巴普惠体 2.0 45 Light" w:cs="阿里巴巴普惠体 2.0 45 Light"/>
              <w:b w:val="0"/>
              <w:rPrChange w:id="1956" w:author="成成" w:date="2025-09-18T16:04:44Z">
                <w:rPr>
                  <w:b/>
                </w:rPr>
              </w:rPrChange>
            </w:rPr>
            <w:delText>错误！未指定顺序。</w:delText>
          </w:r>
        </w:del>
      </w:ins>
      <w:ins w:id="1959" w:author="成成" w:date="2025-09-18T15:25:53Z">
        <w:del w:id="1960" w:author="成成" w:date="2025-09-18T16:08:19Z">
          <w:r>
            <w:rPr>
              <w:rFonts w:hint="eastAsia" w:ascii="阿里巴巴普惠体 2.0 45 Light" w:hAnsi="阿里巴巴普惠体 2.0 45 Light" w:eastAsia="阿里巴巴普惠体 2.0 45 Light" w:cs="阿里巴巴普惠体 2.0 45 Light"/>
              <w:b w:val="0"/>
              <w:rPrChange w:id="1961" w:author="成成" w:date="2025-09-18T16:04:44Z">
                <w:rPr>
                  <w:b/>
                </w:rPr>
              </w:rPrChange>
            </w:rPr>
            <w:delText>错误！未指定顺序。</w:delText>
          </w:r>
        </w:del>
      </w:ins>
      <w:ins w:id="1964" w:author="成成" w:date="2025-09-18T15:25:35Z">
        <w:del w:id="1965" w:author="成成" w:date="2025-09-18T16:08:19Z">
          <w:r>
            <w:rPr>
              <w:rFonts w:hint="eastAsia" w:ascii="阿里巴巴普惠体 2.0 45 Light" w:hAnsi="阿里巴巴普惠体 2.0 45 Light" w:eastAsia="阿里巴巴普惠体 2.0 45 Light" w:cs="阿里巴巴普惠体 2.0 45 Light"/>
              <w:b w:val="0"/>
              <w:rPrChange w:id="1966" w:author="成成" w:date="2025-09-18T16:04:44Z">
                <w:rPr>
                  <w:b/>
                </w:rPr>
              </w:rPrChange>
            </w:rPr>
            <w:delText>错误！未指定顺序。</w:delText>
          </w:r>
        </w:del>
      </w:ins>
      <w:ins w:id="1969" w:author="成成" w:date="2025-09-18T15:25:19Z">
        <w:del w:id="1970" w:author="成成" w:date="2025-09-18T16:08:19Z">
          <w:r>
            <w:rPr>
              <w:rFonts w:hint="eastAsia" w:ascii="阿里巴巴普惠体 2.0 45 Light" w:hAnsi="阿里巴巴普惠体 2.0 45 Light" w:eastAsia="阿里巴巴普惠体 2.0 45 Light" w:cs="阿里巴巴普惠体 2.0 45 Light"/>
              <w:b w:val="0"/>
              <w:rPrChange w:id="1971" w:author="成成" w:date="2025-09-18T16:04:44Z">
                <w:rPr>
                  <w:b/>
                </w:rPr>
              </w:rPrChange>
            </w:rPr>
            <w:delText>错误！未指定顺序。</w:delText>
          </w:r>
        </w:del>
      </w:ins>
      <w:ins w:id="1974" w:author="成成" w:date="2025-09-18T15:24:57Z">
        <w:del w:id="1975" w:author="成成" w:date="2025-09-18T16:08:19Z">
          <w:r>
            <w:rPr>
              <w:rFonts w:hint="eastAsia" w:ascii="阿里巴巴普惠体 2.0 45 Light" w:hAnsi="阿里巴巴普惠体 2.0 45 Light" w:eastAsia="阿里巴巴普惠体 2.0 45 Light" w:cs="阿里巴巴普惠体 2.0 45 Light"/>
              <w:b w:val="0"/>
              <w:rPrChange w:id="1976" w:author="成成" w:date="2025-09-18T16:04:44Z">
                <w:rPr>
                  <w:b/>
                </w:rPr>
              </w:rPrChange>
            </w:rPr>
            <w:delText>错误！未指定顺序。</w:delText>
          </w:r>
        </w:del>
      </w:ins>
      <w:ins w:id="1979" w:author="成成" w:date="2025-09-18T15:24:38Z">
        <w:del w:id="1980" w:author="成成" w:date="2025-09-18T16:08:19Z">
          <w:r>
            <w:rPr>
              <w:rFonts w:hint="eastAsia" w:ascii="阿里巴巴普惠体 2.0 45 Light" w:hAnsi="阿里巴巴普惠体 2.0 45 Light" w:eastAsia="阿里巴巴普惠体 2.0 45 Light" w:cs="阿里巴巴普惠体 2.0 45 Light"/>
              <w:b w:val="0"/>
              <w:rPrChange w:id="1981" w:author="成成" w:date="2025-09-18T16:04:44Z">
                <w:rPr>
                  <w:b/>
                </w:rPr>
              </w:rPrChange>
            </w:rPr>
            <w:delText>错误！未指定顺序。</w:delText>
          </w:r>
        </w:del>
      </w:ins>
      <w:ins w:id="1984" w:author="成成" w:date="2025-09-18T15:24:15Z">
        <w:del w:id="1985" w:author="成成" w:date="2025-09-18T16:08:19Z">
          <w:r>
            <w:rPr>
              <w:rFonts w:hint="eastAsia" w:ascii="阿里巴巴普惠体 2.0 45 Light" w:hAnsi="阿里巴巴普惠体 2.0 45 Light" w:eastAsia="阿里巴巴普惠体 2.0 45 Light" w:cs="阿里巴巴普惠体 2.0 45 Light"/>
              <w:b w:val="0"/>
              <w:rPrChange w:id="1986" w:author="成成" w:date="2025-09-18T16:04:44Z">
                <w:rPr>
                  <w:b/>
                </w:rPr>
              </w:rPrChange>
            </w:rPr>
            <w:delText>错误！未指定顺序。</w:delText>
          </w:r>
        </w:del>
      </w:ins>
      <w:ins w:id="1989" w:author="成成" w:date="2025-09-18T15:23:55Z">
        <w:del w:id="1990" w:author="成成" w:date="2025-09-18T16:08:19Z">
          <w:r>
            <w:rPr>
              <w:rFonts w:hint="eastAsia" w:ascii="阿里巴巴普惠体 2.0 45 Light" w:hAnsi="阿里巴巴普惠体 2.0 45 Light" w:eastAsia="阿里巴巴普惠体 2.0 45 Light" w:cs="阿里巴巴普惠体 2.0 45 Light"/>
              <w:b w:val="0"/>
              <w:rPrChange w:id="1991" w:author="成成" w:date="2025-09-18T16:04:44Z">
                <w:rPr>
                  <w:b/>
                </w:rPr>
              </w:rPrChange>
            </w:rPr>
            <w:delText>错误！未指定顺序。</w:delText>
          </w:r>
        </w:del>
      </w:ins>
      <w:ins w:id="1994" w:author="成成" w:date="2025-09-18T15:23:30Z">
        <w:del w:id="1995" w:author="成成" w:date="2025-09-18T16:08:19Z">
          <w:r>
            <w:rPr>
              <w:rFonts w:hint="eastAsia" w:ascii="阿里巴巴普惠体 2.0 45 Light" w:hAnsi="阿里巴巴普惠体 2.0 45 Light" w:eastAsia="阿里巴巴普惠体 2.0 45 Light" w:cs="阿里巴巴普惠体 2.0 45 Light"/>
              <w:b w:val="0"/>
              <w:rPrChange w:id="1996" w:author="成成" w:date="2025-09-18T16:04:44Z">
                <w:rPr>
                  <w:b/>
                </w:rPr>
              </w:rPrChange>
            </w:rPr>
            <w:delText>错误！未指定顺序。</w:delText>
          </w:r>
        </w:del>
      </w:ins>
      <w:ins w:id="1999" w:author="成成" w:date="2025-09-18T15:23:12Z">
        <w:del w:id="2000" w:author="成成" w:date="2025-09-18T16:08:19Z">
          <w:r>
            <w:rPr>
              <w:rFonts w:hint="eastAsia" w:ascii="阿里巴巴普惠体 2.0 45 Light" w:hAnsi="阿里巴巴普惠体 2.0 45 Light" w:eastAsia="阿里巴巴普惠体 2.0 45 Light" w:cs="阿里巴巴普惠体 2.0 45 Light"/>
              <w:b w:val="0"/>
              <w:rPrChange w:id="2001" w:author="成成" w:date="2025-09-18T16:04:44Z">
                <w:rPr>
                  <w:b/>
                </w:rPr>
              </w:rPrChange>
            </w:rPr>
            <w:delText>错误！未指定顺序。</w:delText>
          </w:r>
        </w:del>
      </w:ins>
      <w:ins w:id="2004" w:author="成成" w:date="2025-09-18T15:22:49Z">
        <w:del w:id="2005" w:author="成成" w:date="2025-09-18T16:08:19Z">
          <w:r>
            <w:rPr>
              <w:rFonts w:hint="eastAsia" w:ascii="阿里巴巴普惠体 2.0 45 Light" w:hAnsi="阿里巴巴普惠体 2.0 45 Light" w:eastAsia="阿里巴巴普惠体 2.0 45 Light" w:cs="阿里巴巴普惠体 2.0 45 Light"/>
              <w:b w:val="0"/>
              <w:rPrChange w:id="2006" w:author="成成" w:date="2025-09-18T16:04:44Z">
                <w:rPr>
                  <w:b/>
                </w:rPr>
              </w:rPrChange>
            </w:rPr>
            <w:delText>错误！未指定顺序。</w:delText>
          </w:r>
        </w:del>
      </w:ins>
      <w:ins w:id="2009" w:author="成成" w:date="2025-09-18T15:22:24Z">
        <w:del w:id="2010" w:author="成成" w:date="2025-09-18T16:08:19Z">
          <w:r>
            <w:rPr>
              <w:rFonts w:hint="eastAsia" w:ascii="阿里巴巴普惠体 2.0 45 Light" w:hAnsi="阿里巴巴普惠体 2.0 45 Light" w:eastAsia="阿里巴巴普惠体 2.0 45 Light" w:cs="阿里巴巴普惠体 2.0 45 Light"/>
              <w:b w:val="0"/>
              <w:rPrChange w:id="2011" w:author="成成" w:date="2025-09-18T16:04:44Z">
                <w:rPr>
                  <w:b/>
                </w:rPr>
              </w:rPrChange>
            </w:rPr>
            <w:delText>错误！未指定顺序。</w:delText>
          </w:r>
        </w:del>
      </w:ins>
      <w:ins w:id="2014" w:author="成成" w:date="2025-09-18T15:21:58Z">
        <w:del w:id="2015" w:author="成成" w:date="2025-09-18T16:08:19Z">
          <w:r>
            <w:rPr>
              <w:rFonts w:hint="eastAsia" w:ascii="阿里巴巴普惠体 2.0 45 Light" w:hAnsi="阿里巴巴普惠体 2.0 45 Light" w:eastAsia="阿里巴巴普惠体 2.0 45 Light" w:cs="阿里巴巴普惠体 2.0 45 Light"/>
              <w:b w:val="0"/>
              <w:rPrChange w:id="2016" w:author="成成" w:date="2025-09-18T16:04:44Z">
                <w:rPr>
                  <w:b/>
                </w:rPr>
              </w:rPrChange>
            </w:rPr>
            <w:delText>错误！未指定顺序。</w:delText>
          </w:r>
        </w:del>
      </w:ins>
      <w:ins w:id="2019" w:author="成成" w:date="2025-09-18T15:21:40Z">
        <w:del w:id="2020" w:author="成成" w:date="2025-09-18T16:08:19Z">
          <w:r>
            <w:rPr>
              <w:rFonts w:hint="eastAsia" w:ascii="阿里巴巴普惠体 2.0 45 Light" w:hAnsi="阿里巴巴普惠体 2.0 45 Light" w:eastAsia="阿里巴巴普惠体 2.0 45 Light" w:cs="阿里巴巴普惠体 2.0 45 Light"/>
              <w:b w:val="0"/>
              <w:rPrChange w:id="2021" w:author="成成" w:date="2025-09-18T16:04:44Z">
                <w:rPr>
                  <w:b/>
                </w:rPr>
              </w:rPrChange>
            </w:rPr>
            <w:delText>错误！未指定顺序。</w:delText>
          </w:r>
        </w:del>
      </w:ins>
      <w:ins w:id="2024" w:author="成成" w:date="2025-09-18T15:20:40Z">
        <w:del w:id="2025" w:author="成成" w:date="2025-09-18T16:08:19Z">
          <w:r>
            <w:rPr>
              <w:rFonts w:hint="eastAsia" w:ascii="阿里巴巴普惠体 2.0 45 Light" w:hAnsi="阿里巴巴普惠体 2.0 45 Light" w:eastAsia="阿里巴巴普惠体 2.0 45 Light" w:cs="阿里巴巴普惠体 2.0 45 Light"/>
              <w:b w:val="0"/>
              <w:rPrChange w:id="2026" w:author="成成" w:date="2025-09-18T16:04:44Z">
                <w:rPr>
                  <w:b/>
                </w:rPr>
              </w:rPrChange>
            </w:rPr>
            <w:delText>错误！未指定顺序。</w:delText>
          </w:r>
        </w:del>
      </w:ins>
      <w:ins w:id="2029" w:author="成成" w:date="2025-09-18T15:20:21Z">
        <w:del w:id="2030" w:author="成成" w:date="2025-09-18T16:08:19Z">
          <w:r>
            <w:rPr>
              <w:rFonts w:hint="eastAsia" w:ascii="阿里巴巴普惠体 2.0 45 Light" w:hAnsi="阿里巴巴普惠体 2.0 45 Light" w:eastAsia="阿里巴巴普惠体 2.0 45 Light" w:cs="阿里巴巴普惠体 2.0 45 Light"/>
              <w:b w:val="0"/>
              <w:rPrChange w:id="2031" w:author="成成" w:date="2025-09-18T16:04:44Z">
                <w:rPr>
                  <w:b/>
                </w:rPr>
              </w:rPrChange>
            </w:rPr>
            <w:delText>错误！未指定顺序。</w:delText>
          </w:r>
        </w:del>
      </w:ins>
      <w:ins w:id="2034" w:author="成成" w:date="2025-09-18T15:19:50Z">
        <w:del w:id="2035" w:author="成成" w:date="2025-09-18T16:08:19Z">
          <w:r>
            <w:rPr>
              <w:rFonts w:hint="eastAsia" w:ascii="阿里巴巴普惠体 2.0 45 Light" w:hAnsi="阿里巴巴普惠体 2.0 45 Light" w:eastAsia="阿里巴巴普惠体 2.0 45 Light" w:cs="阿里巴巴普惠体 2.0 45 Light"/>
              <w:b w:val="0"/>
              <w:rPrChange w:id="2036" w:author="成成" w:date="2025-09-18T16:04:44Z">
                <w:rPr>
                  <w:b/>
                </w:rPr>
              </w:rPrChange>
            </w:rPr>
            <w:delText>错误！未指定顺序。</w:delText>
          </w:r>
        </w:del>
      </w:ins>
      <w:ins w:id="2039" w:author="成成" w:date="2025-09-18T15:19:26Z">
        <w:del w:id="2040" w:author="成成" w:date="2025-09-18T16:08:19Z">
          <w:r>
            <w:rPr>
              <w:rFonts w:hint="eastAsia" w:ascii="阿里巴巴普惠体 2.0 45 Light" w:hAnsi="阿里巴巴普惠体 2.0 45 Light" w:eastAsia="阿里巴巴普惠体 2.0 45 Light" w:cs="阿里巴巴普惠体 2.0 45 Light"/>
              <w:b w:val="0"/>
              <w:rPrChange w:id="2041" w:author="成成" w:date="2025-09-18T16:04:44Z">
                <w:rPr>
                  <w:b/>
                </w:rPr>
              </w:rPrChange>
            </w:rPr>
            <w:delText>错误！未指定顺序。</w:delText>
          </w:r>
        </w:del>
      </w:ins>
      <w:ins w:id="2044" w:author="成成" w:date="2025-09-18T15:19:07Z">
        <w:del w:id="2045" w:author="成成" w:date="2025-09-18T16:08:19Z">
          <w:r>
            <w:rPr>
              <w:rFonts w:hint="eastAsia" w:ascii="阿里巴巴普惠体 2.0 45 Light" w:hAnsi="阿里巴巴普惠体 2.0 45 Light" w:eastAsia="阿里巴巴普惠体 2.0 45 Light" w:cs="阿里巴巴普惠体 2.0 45 Light"/>
              <w:b w:val="0"/>
              <w:rPrChange w:id="2046" w:author="成成" w:date="2025-09-18T16:04:44Z">
                <w:rPr>
                  <w:b/>
                </w:rPr>
              </w:rPrChange>
            </w:rPr>
            <w:delText>错误！未指定顺序。</w:delText>
          </w:r>
        </w:del>
      </w:ins>
      <w:ins w:id="2049" w:author="成成" w:date="2025-09-18T15:18:44Z">
        <w:del w:id="2050" w:author="成成" w:date="2025-09-18T16:08:19Z">
          <w:r>
            <w:rPr>
              <w:rFonts w:hint="eastAsia" w:ascii="阿里巴巴普惠体 2.0 45 Light" w:hAnsi="阿里巴巴普惠体 2.0 45 Light" w:eastAsia="阿里巴巴普惠体 2.0 45 Light" w:cs="阿里巴巴普惠体 2.0 45 Light"/>
              <w:b w:val="0"/>
              <w:rPrChange w:id="2051" w:author="成成" w:date="2025-09-18T16:04:44Z">
                <w:rPr>
                  <w:b/>
                </w:rPr>
              </w:rPrChange>
            </w:rPr>
            <w:delText>错误！未指定顺序。</w:delText>
          </w:r>
        </w:del>
      </w:ins>
      <w:del w:id="2054" w:author="成成" w:date="2025-09-18T16:08:19Z">
        <w:r>
          <w:rPr>
            <w:rFonts w:hint="eastAsia" w:ascii="阿里巴巴普惠体 2.0 45 Light" w:hAnsi="阿里巴巴普惠体 2.0 45 Light" w:eastAsia="阿里巴巴普惠体 2.0 45 Light" w:cs="阿里巴巴普惠体 2.0 45 Light"/>
            <w:rPrChange w:id="2055" w:author="成成" w:date="2025-09-18T16:04:44Z">
              <w:rPr>
                <w:rFonts w:hint="eastAsia" w:ascii="阿里巴巴普惠体 2.0 45 Light" w:hAnsi="阿里巴巴普惠体 2.0 45 Light" w:eastAsia="阿里巴巴普惠体 2.0 45 Light" w:cs="阿里巴巴普惠体 2.0 45 Light"/>
              </w:rPr>
            </w:rPrChange>
          </w:rPr>
          <w:delText>10</w:delText>
        </w:r>
      </w:del>
      <w:del w:id="2057" w:author="成成" w:date="2025-09-18T15:18:36Z">
        <w:r>
          <w:rPr>
            <w:rFonts w:hint="eastAsia" w:ascii="阿里巴巴普惠体 2.0 45 Light" w:hAnsi="阿里巴巴普惠体 2.0 45 Light" w:eastAsia="阿里巴巴普惠体 2.0 45 Light" w:cs="阿里巴巴普惠体 2.0 45 Light"/>
            <w:rPrChange w:id="2058" w:author="成成" w:date="2025-09-18T16:04:44Z">
              <w:rPr>
                <w:rFonts w:hint="eastAsia" w:ascii="阿里巴巴普惠体 2.0 45 Light" w:hAnsi="阿里巴巴普惠体 2.0 45 Light" w:eastAsia="阿里巴巴普惠体 2.0 45 Light" w:cs="阿里巴巴普惠体 2.0 45 Light"/>
              </w:rPr>
            </w:rPrChange>
          </w:rPr>
          <w:fldChar w:fldCharType="end"/>
        </w:r>
        <w:bookmarkEnd w:id="201"/>
      </w:del>
      <w:del w:id="2060" w:author="成成" w:date="2025-09-18T15:18:35Z">
        <w:bookmarkStart w:id="203" w:name="_Toc30166"/>
        <w:bookmarkStart w:id="204" w:name="_Toc15011"/>
        <w:r>
          <w:rPr>
            <w:rFonts w:hint="eastAsia" w:ascii="阿里巴巴普惠体 2.0 45 Light" w:hAnsi="阿里巴巴普惠体 2.0 45 Light" w:eastAsia="阿里巴巴普惠体 2.0 45 Light" w:cs="阿里巴巴普惠体 2.0 45 Light"/>
            <w:lang w:val="en-US" w:eastAsia="zh-CN"/>
          </w:rPr>
          <w:delText xml:space="preserve"> </w:delText>
        </w:r>
      </w:del>
      <w:r>
        <w:rPr>
          <w:rFonts w:hint="eastAsia" w:ascii="阿里巴巴普惠体 2.0 45 Light" w:hAnsi="阿里巴巴普惠体 2.0 45 Light" w:eastAsia="阿里巴巴普惠体 2.0 45 Light" w:cs="阿里巴巴普惠体 2.0 45 Light"/>
          <w:lang w:val="en-US" w:eastAsia="zh-CN"/>
        </w:rPr>
        <w:t>RS485返回保存结果信息帧</w:t>
      </w:r>
      <w:bookmarkEnd w:id="203"/>
      <w:bookmarkEnd w:id="204"/>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4"/>
        <w:gridCol w:w="2090"/>
        <w:gridCol w:w="4947"/>
      </w:tblGrid>
      <w:tr w14:paraId="73044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64" w:type="dxa"/>
            <w:vAlign w:val="center"/>
          </w:tcPr>
          <w:p w14:paraId="5AE37F77">
            <w:pPr>
              <w:pStyle w:val="68"/>
              <w:ind w:firstLine="0" w:firstLineChars="0"/>
              <w:rPr>
                <w:rFonts w:hint="eastAsia" w:ascii="阿里巴巴普惠体 2.0 45 Light" w:hAnsi="阿里巴巴普惠体 2.0 45 Light" w:eastAsia="阿里巴巴普惠体 2.0 45 Light" w:cs="阿里巴巴普惠体 2.0 45 Light"/>
              </w:rPr>
            </w:pPr>
          </w:p>
        </w:tc>
        <w:tc>
          <w:tcPr>
            <w:tcW w:w="2090" w:type="dxa"/>
            <w:vAlign w:val="center"/>
          </w:tcPr>
          <w:p w14:paraId="043A39DF">
            <w:pPr>
              <w:pStyle w:val="68"/>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数值</w:t>
            </w:r>
          </w:p>
        </w:tc>
        <w:tc>
          <w:tcPr>
            <w:tcW w:w="4947" w:type="dxa"/>
            <w:vAlign w:val="center"/>
          </w:tcPr>
          <w:p w14:paraId="2B7BA78B">
            <w:pPr>
              <w:pStyle w:val="68"/>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说明</w:t>
            </w:r>
          </w:p>
        </w:tc>
      </w:tr>
      <w:tr w14:paraId="43197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64" w:type="dxa"/>
            <w:vAlign w:val="center"/>
          </w:tcPr>
          <w:p w14:paraId="0B2AEFB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byte[0]</w:t>
            </w:r>
          </w:p>
        </w:tc>
        <w:tc>
          <w:tcPr>
            <w:tcW w:w="2090" w:type="dxa"/>
            <w:vAlign w:val="center"/>
          </w:tcPr>
          <w:p w14:paraId="4F06E86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0x90</w:t>
            </w:r>
          </w:p>
        </w:tc>
        <w:tc>
          <w:tcPr>
            <w:tcW w:w="4947" w:type="dxa"/>
            <w:vAlign w:val="center"/>
          </w:tcPr>
          <w:p w14:paraId="0F71CAF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144B3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64" w:type="dxa"/>
            <w:vAlign w:val="center"/>
          </w:tcPr>
          <w:p w14:paraId="1301658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w:t>
            </w:r>
          </w:p>
        </w:tc>
        <w:tc>
          <w:tcPr>
            <w:tcW w:w="2090" w:type="dxa"/>
            <w:vAlign w:val="center"/>
          </w:tcPr>
          <w:p w14:paraId="30E5236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0xEB</w:t>
            </w:r>
          </w:p>
        </w:tc>
        <w:tc>
          <w:tcPr>
            <w:tcW w:w="4947" w:type="dxa"/>
            <w:vAlign w:val="center"/>
          </w:tcPr>
          <w:p w14:paraId="52D1718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6A7C5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64" w:type="dxa"/>
            <w:vAlign w:val="center"/>
          </w:tcPr>
          <w:p w14:paraId="0305DA0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byte[2]</w:t>
            </w:r>
          </w:p>
        </w:tc>
        <w:tc>
          <w:tcPr>
            <w:tcW w:w="2090" w:type="dxa"/>
            <w:vAlign w:val="center"/>
          </w:tcPr>
          <w:p w14:paraId="27F40E0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Hands_ID</w:t>
            </w:r>
          </w:p>
        </w:tc>
        <w:tc>
          <w:tcPr>
            <w:tcW w:w="4947" w:type="dxa"/>
            <w:vAlign w:val="center"/>
          </w:tcPr>
          <w:p w14:paraId="537B77D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灵巧手ID号</w:t>
            </w:r>
          </w:p>
        </w:tc>
      </w:tr>
      <w:tr w14:paraId="5E8C3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64" w:type="dxa"/>
            <w:vAlign w:val="center"/>
          </w:tcPr>
          <w:p w14:paraId="2DC1BC4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byte[3]</w:t>
            </w:r>
          </w:p>
        </w:tc>
        <w:tc>
          <w:tcPr>
            <w:tcW w:w="2090" w:type="dxa"/>
            <w:vAlign w:val="center"/>
          </w:tcPr>
          <w:p w14:paraId="4BA2500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4</w:t>
            </w:r>
          </w:p>
        </w:tc>
        <w:tc>
          <w:tcPr>
            <w:tcW w:w="4947" w:type="dxa"/>
            <w:vAlign w:val="center"/>
          </w:tcPr>
          <w:p w14:paraId="2BBFF77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该帧数据部分长度</w:t>
            </w:r>
          </w:p>
        </w:tc>
      </w:tr>
      <w:tr w14:paraId="0D7E7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64" w:type="dxa"/>
            <w:vAlign w:val="center"/>
          </w:tcPr>
          <w:p w14:paraId="20BCED6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byte[4]</w:t>
            </w:r>
          </w:p>
        </w:tc>
        <w:tc>
          <w:tcPr>
            <w:tcW w:w="2090" w:type="dxa"/>
            <w:vAlign w:val="center"/>
          </w:tcPr>
          <w:p w14:paraId="565B32D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0x12</w:t>
            </w:r>
          </w:p>
        </w:tc>
        <w:tc>
          <w:tcPr>
            <w:tcW w:w="4947" w:type="dxa"/>
            <w:vAlign w:val="center"/>
          </w:tcPr>
          <w:p w14:paraId="6BBEB06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说明该帧是对写寄存器命令的回复</w:t>
            </w:r>
          </w:p>
        </w:tc>
      </w:tr>
      <w:tr w14:paraId="4F1DA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64" w:type="dxa"/>
            <w:vAlign w:val="center"/>
          </w:tcPr>
          <w:p w14:paraId="5E9E05B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byte[5]</w:t>
            </w:r>
          </w:p>
        </w:tc>
        <w:tc>
          <w:tcPr>
            <w:tcW w:w="2090" w:type="dxa"/>
            <w:vAlign w:val="center"/>
          </w:tcPr>
          <w:p w14:paraId="09C6CCD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0xE</w:t>
            </w:r>
            <w:r>
              <w:rPr>
                <w:rFonts w:hint="eastAsia" w:ascii="阿里巴巴普惠体 2.0 45 Light" w:hAnsi="阿里巴巴普惠体 2.0 45 Light" w:eastAsia="阿里巴巴普惠体 2.0 45 Light" w:cs="阿里巴巴普惠体 2.0 45 Light"/>
                <w:lang w:val="en-US" w:eastAsia="zh-CN"/>
              </w:rPr>
              <w:t>C</w:t>
            </w:r>
          </w:p>
        </w:tc>
        <w:tc>
          <w:tcPr>
            <w:tcW w:w="4947" w:type="dxa"/>
            <w:vAlign w:val="center"/>
          </w:tcPr>
          <w:p w14:paraId="3C87854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寄存器SAVE起始地址低八位</w:t>
            </w:r>
          </w:p>
        </w:tc>
      </w:tr>
      <w:tr w14:paraId="1E2DD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64" w:type="dxa"/>
            <w:vAlign w:val="center"/>
          </w:tcPr>
          <w:p w14:paraId="775CA1A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byte[6]</w:t>
            </w:r>
          </w:p>
        </w:tc>
        <w:tc>
          <w:tcPr>
            <w:tcW w:w="2090" w:type="dxa"/>
            <w:vAlign w:val="center"/>
          </w:tcPr>
          <w:p w14:paraId="51D6679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0x03</w:t>
            </w:r>
          </w:p>
        </w:tc>
        <w:tc>
          <w:tcPr>
            <w:tcW w:w="4947" w:type="dxa"/>
            <w:vAlign w:val="center"/>
          </w:tcPr>
          <w:p w14:paraId="47D0713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寄存器SAVE起始地址高八位</w:t>
            </w:r>
          </w:p>
        </w:tc>
      </w:tr>
      <w:tr w14:paraId="330E1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64" w:type="dxa"/>
            <w:vAlign w:val="center"/>
          </w:tcPr>
          <w:p w14:paraId="5894B35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byte[7]</w:t>
            </w:r>
          </w:p>
        </w:tc>
        <w:tc>
          <w:tcPr>
            <w:tcW w:w="2090" w:type="dxa"/>
            <w:vAlign w:val="center"/>
          </w:tcPr>
          <w:p w14:paraId="11E3475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w:t>
            </w:r>
          </w:p>
        </w:tc>
        <w:tc>
          <w:tcPr>
            <w:tcW w:w="4947" w:type="dxa"/>
            <w:vAlign w:val="center"/>
          </w:tcPr>
          <w:p w14:paraId="7F78184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0x00保存操作成功，0xFF保存操作失败</w:t>
            </w:r>
          </w:p>
        </w:tc>
      </w:tr>
      <w:tr w14:paraId="3080E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64" w:type="dxa"/>
            <w:vAlign w:val="center"/>
          </w:tcPr>
          <w:p w14:paraId="2773CF8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byte[8]</w:t>
            </w:r>
          </w:p>
        </w:tc>
        <w:tc>
          <w:tcPr>
            <w:tcW w:w="2090" w:type="dxa"/>
            <w:vAlign w:val="center"/>
          </w:tcPr>
          <w:p w14:paraId="21A38A5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checksum</w:t>
            </w:r>
          </w:p>
        </w:tc>
        <w:tc>
          <w:tcPr>
            <w:tcW w:w="4947" w:type="dxa"/>
            <w:vAlign w:val="center"/>
          </w:tcPr>
          <w:p w14:paraId="77289F8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校验和</w:t>
            </w:r>
          </w:p>
        </w:tc>
      </w:tr>
    </w:tbl>
    <w:p w14:paraId="6E11C209">
      <w:pPr>
        <w:rPr>
          <w:rFonts w:hint="eastAsia" w:ascii="阿里巴巴普惠体 2.0 45 Light" w:hAnsi="阿里巴巴普惠体 2.0 45 Light" w:eastAsia="阿里巴巴普惠体 2.0 45 Light" w:cs="阿里巴巴普惠体 2.0 45 Light"/>
        </w:rPr>
      </w:pPr>
    </w:p>
    <w:p w14:paraId="28E3E8DE">
      <w:pPr>
        <w:pStyle w:val="12"/>
        <w:tabs>
          <w:tab w:val="left" w:pos="420"/>
          <w:tab w:val="left" w:pos="851"/>
        </w:tabs>
        <w:ind w:firstLine="472" w:firstLineChars="200"/>
        <w:rPr>
          <w:rFonts w:hint="eastAsia" w:ascii="阿里巴巴普惠体 2.0 45 Light" w:hAnsi="阿里巴巴普惠体 2.0 45 Light" w:eastAsia="阿里巴巴普惠体 2.0 45 Light" w:cs="阿里巴巴普惠体 2.0 45 Light"/>
          <w:kern w:val="0"/>
          <w:sz w:val="24"/>
          <w:szCs w:val="24"/>
          <w:rPrChange w:id="2062" w:author="成成" w:date="2025-09-18T16:04:20Z">
            <w:rPr>
              <w:rFonts w:hint="eastAsia" w:ascii="阿里巴巴普惠体 2.0 45 Light" w:hAnsi="阿里巴巴普惠体 2.0 45 Light" w:eastAsia="阿里巴巴普惠体 2.0 45 Light" w:cs="阿里巴巴普惠体 2.0 45 Light"/>
            </w:rPr>
          </w:rPrChange>
        </w:rPr>
        <w:pPrChange w:id="2061" w:author="成成" w:date="2025-09-18T16:04:38Z">
          <w:pPr>
            <w:pStyle w:val="32"/>
            <w:ind w:firstLine="470"/>
          </w:pPr>
        </w:pPrChange>
      </w:pPr>
      <w:r>
        <w:rPr>
          <w:rFonts w:hint="eastAsia" w:ascii="阿里巴巴普惠体 2.0 45 Light" w:hAnsi="阿里巴巴普惠体 2.0 45 Light" w:eastAsia="阿里巴巴普惠体 2.0 45 Light" w:cs="阿里巴巴普惠体 2.0 45 Light"/>
          <w:kern w:val="0"/>
          <w:sz w:val="24"/>
          <w:szCs w:val="24"/>
          <w:rPrChange w:id="2063" w:author="成成" w:date="2025-09-18T16:04:20Z">
            <w:rPr>
              <w:rFonts w:hint="eastAsia" w:ascii="阿里巴巴普惠体 2.0 45 Light" w:hAnsi="阿里巴巴普惠体 2.0 45 Light" w:eastAsia="阿里巴巴普惠体 2.0 45 Light" w:cs="阿里巴巴普惠体 2.0 45 Light"/>
            </w:rPr>
          </w:rPrChange>
        </w:rPr>
        <w:t>举例说明，以设置灵巧手（ID为1）各自由度的角度分别为10</w:t>
      </w:r>
      <w:r>
        <w:rPr>
          <w:rFonts w:hint="eastAsia" w:ascii="阿里巴巴普惠体 2.0 45 Light" w:hAnsi="阿里巴巴普惠体 2.0 45 Light" w:eastAsia="阿里巴巴普惠体 2.0 45 Light" w:cs="阿里巴巴普惠体 2.0 45 Light"/>
          <w:kern w:val="0"/>
          <w:sz w:val="24"/>
          <w:szCs w:val="24"/>
          <w:lang w:val="en-US" w:eastAsia="zh-CN"/>
          <w:rPrChange w:id="2064" w:author="成成" w:date="2025-09-18T16:04:20Z">
            <w:rPr>
              <w:rFonts w:hint="eastAsia" w:ascii="阿里巴巴普惠体 2.0 45 Light" w:hAnsi="阿里巴巴普惠体 2.0 45 Light" w:eastAsia="阿里巴巴普惠体 2.0 45 Light" w:cs="阿里巴巴普惠体 2.0 45 Light"/>
              <w:lang w:val="en-US" w:eastAsia="zh-CN"/>
            </w:rPr>
          </w:rPrChange>
        </w:rPr>
        <w:t>0</w:t>
      </w:r>
      <w:r>
        <w:rPr>
          <w:rFonts w:hint="eastAsia" w:ascii="阿里巴巴普惠体 2.0 45 Light" w:hAnsi="阿里巴巴普惠体 2.0 45 Light" w:eastAsia="阿里巴巴普惠体 2.0 45 Light" w:cs="阿里巴巴普惠体 2.0 45 Light"/>
          <w:kern w:val="0"/>
          <w:sz w:val="24"/>
          <w:szCs w:val="24"/>
          <w:rPrChange w:id="2065" w:author="成成" w:date="2025-09-18T16:04:20Z">
            <w:rPr>
              <w:rFonts w:hint="eastAsia" w:ascii="阿里巴巴普惠体 2.0 45 Light" w:hAnsi="阿里巴巴普惠体 2.0 45 Light" w:eastAsia="阿里巴巴普惠体 2.0 45 Light" w:cs="阿里巴巴普惠体 2.0 45 Light"/>
            </w:rPr>
          </w:rPrChange>
        </w:rPr>
        <w:t>0、1</w:t>
      </w:r>
      <w:r>
        <w:rPr>
          <w:rFonts w:hint="eastAsia" w:ascii="阿里巴巴普惠体 2.0 45 Light" w:hAnsi="阿里巴巴普惠体 2.0 45 Light" w:eastAsia="阿里巴巴普惠体 2.0 45 Light" w:cs="阿里巴巴普惠体 2.0 45 Light"/>
          <w:kern w:val="0"/>
          <w:sz w:val="24"/>
          <w:szCs w:val="24"/>
          <w:lang w:val="en-US" w:eastAsia="zh-CN"/>
          <w:rPrChange w:id="2066" w:author="成成" w:date="2025-09-18T16:04:20Z">
            <w:rPr>
              <w:rFonts w:hint="eastAsia" w:ascii="阿里巴巴普惠体 2.0 45 Light" w:hAnsi="阿里巴巴普惠体 2.0 45 Light" w:eastAsia="阿里巴巴普惠体 2.0 45 Light" w:cs="阿里巴巴普惠体 2.0 45 Light"/>
              <w:lang w:val="en-US" w:eastAsia="zh-CN"/>
            </w:rPr>
          </w:rPrChange>
        </w:rPr>
        <w:t>0</w:t>
      </w:r>
      <w:r>
        <w:rPr>
          <w:rFonts w:hint="eastAsia" w:ascii="阿里巴巴普惠体 2.0 45 Light" w:hAnsi="阿里巴巴普惠体 2.0 45 Light" w:eastAsia="阿里巴巴普惠体 2.0 45 Light" w:cs="阿里巴巴普惠体 2.0 45 Light"/>
          <w:kern w:val="0"/>
          <w:sz w:val="24"/>
          <w:szCs w:val="24"/>
          <w:rPrChange w:id="2067" w:author="成成" w:date="2025-09-18T16:04:20Z">
            <w:rPr>
              <w:rFonts w:hint="eastAsia" w:ascii="阿里巴巴普惠体 2.0 45 Light" w:hAnsi="阿里巴巴普惠体 2.0 45 Light" w:eastAsia="阿里巴巴普惠体 2.0 45 Light" w:cs="阿里巴巴普惠体 2.0 45 Light"/>
            </w:rPr>
          </w:rPrChange>
        </w:rPr>
        <w:t>00、1</w:t>
      </w:r>
      <w:r>
        <w:rPr>
          <w:rFonts w:hint="eastAsia" w:ascii="阿里巴巴普惠体 2.0 45 Light" w:hAnsi="阿里巴巴普惠体 2.0 45 Light" w:eastAsia="阿里巴巴普惠体 2.0 45 Light" w:cs="阿里巴巴普惠体 2.0 45 Light"/>
          <w:kern w:val="0"/>
          <w:sz w:val="24"/>
          <w:szCs w:val="24"/>
          <w:lang w:val="en-US" w:eastAsia="zh-CN"/>
          <w:rPrChange w:id="2068" w:author="成成" w:date="2025-09-18T16:04:20Z">
            <w:rPr>
              <w:rFonts w:hint="eastAsia" w:ascii="阿里巴巴普惠体 2.0 45 Light" w:hAnsi="阿里巴巴普惠体 2.0 45 Light" w:eastAsia="阿里巴巴普惠体 2.0 45 Light" w:cs="阿里巴巴普惠体 2.0 45 Light"/>
              <w:lang w:val="en-US" w:eastAsia="zh-CN"/>
            </w:rPr>
          </w:rPrChange>
        </w:rPr>
        <w:t>0</w:t>
      </w:r>
      <w:r>
        <w:rPr>
          <w:rFonts w:hint="eastAsia" w:ascii="阿里巴巴普惠体 2.0 45 Light" w:hAnsi="阿里巴巴普惠体 2.0 45 Light" w:eastAsia="阿里巴巴普惠体 2.0 45 Light" w:cs="阿里巴巴普惠体 2.0 45 Light"/>
          <w:kern w:val="0"/>
          <w:sz w:val="24"/>
          <w:szCs w:val="24"/>
          <w:rPrChange w:id="2069" w:author="成成" w:date="2025-09-18T16:04:20Z">
            <w:rPr>
              <w:rFonts w:hint="eastAsia" w:ascii="阿里巴巴普惠体 2.0 45 Light" w:hAnsi="阿里巴巴普惠体 2.0 45 Light" w:eastAsia="阿里巴巴普惠体 2.0 45 Light" w:cs="阿里巴巴普惠体 2.0 45 Light"/>
            </w:rPr>
          </w:rPrChange>
        </w:rPr>
        <w:t>00、10</w:t>
      </w:r>
      <w:r>
        <w:rPr>
          <w:rFonts w:hint="eastAsia" w:ascii="阿里巴巴普惠体 2.0 45 Light" w:hAnsi="阿里巴巴普惠体 2.0 45 Light" w:eastAsia="阿里巴巴普惠体 2.0 45 Light" w:cs="阿里巴巴普惠体 2.0 45 Light"/>
          <w:kern w:val="0"/>
          <w:sz w:val="24"/>
          <w:szCs w:val="24"/>
          <w:lang w:val="en-US" w:eastAsia="zh-CN"/>
          <w:rPrChange w:id="2070" w:author="成成" w:date="2025-09-18T16:04:20Z">
            <w:rPr>
              <w:rFonts w:hint="eastAsia" w:ascii="阿里巴巴普惠体 2.0 45 Light" w:hAnsi="阿里巴巴普惠体 2.0 45 Light" w:eastAsia="阿里巴巴普惠体 2.0 45 Light" w:cs="阿里巴巴普惠体 2.0 45 Light"/>
              <w:lang w:val="en-US" w:eastAsia="zh-CN"/>
            </w:rPr>
          </w:rPrChange>
        </w:rPr>
        <w:t>0</w:t>
      </w:r>
      <w:r>
        <w:rPr>
          <w:rFonts w:hint="eastAsia" w:ascii="阿里巴巴普惠体 2.0 45 Light" w:hAnsi="阿里巴巴普惠体 2.0 45 Light" w:eastAsia="阿里巴巴普惠体 2.0 45 Light" w:cs="阿里巴巴普惠体 2.0 45 Light"/>
          <w:kern w:val="0"/>
          <w:sz w:val="24"/>
          <w:szCs w:val="24"/>
          <w:rPrChange w:id="2071" w:author="成成" w:date="2025-09-18T16:04:20Z">
            <w:rPr>
              <w:rFonts w:hint="eastAsia" w:ascii="阿里巴巴普惠体 2.0 45 Light" w:hAnsi="阿里巴巴普惠体 2.0 45 Light" w:eastAsia="阿里巴巴普惠体 2.0 45 Light" w:cs="阿里巴巴普惠体 2.0 45 Light"/>
            </w:rPr>
          </w:rPrChange>
        </w:rPr>
        <w:t>0、</w:t>
      </w:r>
      <w:r>
        <w:rPr>
          <w:rFonts w:hint="eastAsia" w:ascii="阿里巴巴普惠体 2.0 45 Light" w:hAnsi="阿里巴巴普惠体 2.0 45 Light" w:eastAsia="阿里巴巴普惠体 2.0 45 Light" w:cs="阿里巴巴普惠体 2.0 45 Light"/>
          <w:kern w:val="0"/>
          <w:sz w:val="24"/>
          <w:szCs w:val="24"/>
          <w:lang w:val="en-US" w:eastAsia="zh-CN"/>
          <w:rPrChange w:id="2072" w:author="成成" w:date="2025-09-18T16:04:20Z">
            <w:rPr>
              <w:rFonts w:hint="eastAsia" w:ascii="阿里巴巴普惠体 2.0 45 Light" w:hAnsi="阿里巴巴普惠体 2.0 45 Light" w:eastAsia="阿里巴巴普惠体 2.0 45 Light" w:cs="阿里巴巴普惠体 2.0 45 Light"/>
              <w:lang w:val="en-US" w:eastAsia="zh-CN"/>
            </w:rPr>
          </w:rPrChange>
        </w:rPr>
        <w:t>14</w:t>
      </w:r>
      <w:r>
        <w:rPr>
          <w:rFonts w:hint="eastAsia" w:ascii="阿里巴巴普惠体 2.0 45 Light" w:hAnsi="阿里巴巴普惠体 2.0 45 Light" w:eastAsia="阿里巴巴普惠体 2.0 45 Light" w:cs="阿里巴巴普惠体 2.0 45 Light"/>
          <w:kern w:val="0"/>
          <w:sz w:val="24"/>
          <w:szCs w:val="24"/>
          <w:rPrChange w:id="2073" w:author="成成" w:date="2025-09-18T16:04:20Z">
            <w:rPr>
              <w:rFonts w:hint="eastAsia" w:ascii="阿里巴巴普惠体 2.0 45 Light" w:hAnsi="阿里巴巴普惠体 2.0 45 Light" w:eastAsia="阿里巴巴普惠体 2.0 45 Light" w:cs="阿里巴巴普惠体 2.0 45 Light"/>
            </w:rPr>
          </w:rPrChange>
        </w:rPr>
        <w:t>00和</w:t>
      </w:r>
      <w:r>
        <w:rPr>
          <w:rFonts w:hint="eastAsia" w:ascii="阿里巴巴普惠体 2.0 45 Light" w:hAnsi="阿里巴巴普惠体 2.0 45 Light" w:eastAsia="阿里巴巴普惠体 2.0 45 Light" w:cs="阿里巴巴普惠体 2.0 45 Light"/>
          <w:kern w:val="0"/>
          <w:sz w:val="24"/>
          <w:szCs w:val="24"/>
          <w:lang w:val="en-US" w:eastAsia="zh-CN"/>
          <w:rPrChange w:id="2074" w:author="成成" w:date="2025-09-18T16:04:20Z">
            <w:rPr>
              <w:rFonts w:hint="eastAsia" w:ascii="阿里巴巴普惠体 2.0 45 Light" w:hAnsi="阿里巴巴普惠体 2.0 45 Light" w:eastAsia="阿里巴巴普惠体 2.0 45 Light" w:cs="阿里巴巴普惠体 2.0 45 Light"/>
              <w:lang w:val="en-US" w:eastAsia="zh-CN"/>
            </w:rPr>
          </w:rPrChange>
        </w:rPr>
        <w:t>100</w:t>
      </w:r>
      <w:r>
        <w:rPr>
          <w:rFonts w:hint="eastAsia" w:ascii="阿里巴巴普惠体 2.0 45 Light" w:hAnsi="阿里巴巴普惠体 2.0 45 Light" w:eastAsia="阿里巴巴普惠体 2.0 45 Light" w:cs="阿里巴巴普惠体 2.0 45 Light"/>
          <w:kern w:val="0"/>
          <w:sz w:val="24"/>
          <w:szCs w:val="24"/>
          <w:rPrChange w:id="2075" w:author="成成" w:date="2025-09-18T16:04:20Z">
            <w:rPr>
              <w:rFonts w:hint="eastAsia" w:ascii="阿里巴巴普惠体 2.0 45 Light" w:hAnsi="阿里巴巴普惠体 2.0 45 Light" w:eastAsia="阿里巴巴普惠体 2.0 45 Light" w:cs="阿里巴巴普惠体 2.0 45 Light"/>
            </w:rPr>
          </w:rPrChange>
        </w:rPr>
        <w:t>0 为例。需要对</w:t>
      </w:r>
      <w:r>
        <w:rPr>
          <w:rFonts w:hint="eastAsia" w:ascii="阿里巴巴普惠体 2.0 45 Light" w:hAnsi="阿里巴巴普惠体 2.0 45 Light" w:eastAsia="阿里巴巴普惠体 2.0 45 Light" w:cs="阿里巴巴普惠体 2.0 45 Light"/>
          <w:kern w:val="0"/>
          <w:sz w:val="24"/>
          <w:szCs w:val="24"/>
          <w:lang w:val="en-US" w:eastAsia="zh-CN"/>
          <w:rPrChange w:id="2076" w:author="成成" w:date="2025-09-18T16:04:20Z">
            <w:rPr>
              <w:rFonts w:hint="eastAsia" w:ascii="阿里巴巴普惠体 2.0 45 Light" w:hAnsi="阿里巴巴普惠体 2.0 45 Light" w:eastAsia="阿里巴巴普惠体 2.0 45 Light" w:cs="阿里巴巴普惠体 2.0 45 Light"/>
              <w:lang w:val="en-US" w:eastAsia="zh-CN"/>
            </w:rPr>
          </w:rPrChange>
        </w:rPr>
        <w:t>角度设置</w:t>
      </w:r>
      <w:r>
        <w:rPr>
          <w:rFonts w:hint="eastAsia" w:ascii="阿里巴巴普惠体 2.0 45 Light" w:hAnsi="阿里巴巴普惠体 2.0 45 Light" w:eastAsia="阿里巴巴普惠体 2.0 45 Light" w:cs="阿里巴巴普惠体 2.0 45 Light"/>
          <w:kern w:val="0"/>
          <w:sz w:val="24"/>
          <w:szCs w:val="24"/>
          <w:rPrChange w:id="2077" w:author="成成" w:date="2025-09-18T16:04:20Z">
            <w:rPr>
              <w:rFonts w:hint="eastAsia" w:ascii="阿里巴巴普惠体 2.0 45 Light" w:hAnsi="阿里巴巴普惠体 2.0 45 Light" w:eastAsia="阿里巴巴普惠体 2.0 45 Light" w:cs="阿里巴巴普惠体 2.0 45 Light"/>
            </w:rPr>
          </w:rPrChange>
        </w:rPr>
        <w:t>寄存器组进行修改，该寄存器组的起始地址为1</w:t>
      </w:r>
      <w:r>
        <w:rPr>
          <w:rFonts w:hint="eastAsia" w:ascii="阿里巴巴普惠体 2.0 45 Light" w:hAnsi="阿里巴巴普惠体 2.0 45 Light" w:eastAsia="阿里巴巴普惠体 2.0 45 Light" w:cs="阿里巴巴普惠体 2.0 45 Light"/>
          <w:kern w:val="0"/>
          <w:sz w:val="24"/>
          <w:szCs w:val="24"/>
          <w:lang w:val="en-US" w:eastAsia="zh-CN"/>
          <w:rPrChange w:id="2078" w:author="成成" w:date="2025-09-18T16:04:20Z">
            <w:rPr>
              <w:rFonts w:hint="eastAsia" w:ascii="阿里巴巴普惠体 2.0 45 Light" w:hAnsi="阿里巴巴普惠体 2.0 45 Light" w:eastAsia="阿里巴巴普惠体 2.0 45 Light" w:cs="阿里巴巴普惠体 2.0 45 Light"/>
              <w:lang w:val="en-US" w:eastAsia="zh-CN"/>
            </w:rPr>
          </w:rPrChange>
        </w:rPr>
        <w:t>040</w:t>
      </w:r>
      <w:r>
        <w:rPr>
          <w:rFonts w:hint="eastAsia" w:ascii="阿里巴巴普惠体 2.0 45 Light" w:hAnsi="阿里巴巴普惠体 2.0 45 Light" w:eastAsia="阿里巴巴普惠体 2.0 45 Light" w:cs="阿里巴巴普惠体 2.0 45 Light"/>
          <w:kern w:val="0"/>
          <w:sz w:val="24"/>
          <w:szCs w:val="24"/>
          <w:rPrChange w:id="2079" w:author="成成" w:date="2025-09-18T16:04:20Z">
            <w:rPr>
              <w:rFonts w:hint="eastAsia" w:ascii="阿里巴巴普惠体 2.0 45 Light" w:hAnsi="阿里巴巴普惠体 2.0 45 Light" w:eastAsia="阿里巴巴普惠体 2.0 45 Light" w:cs="阿里巴巴普惠体 2.0 45 Light"/>
            </w:rPr>
          </w:rPrChange>
        </w:rPr>
        <w:t>（0x0</w:t>
      </w:r>
      <w:r>
        <w:rPr>
          <w:rFonts w:hint="eastAsia" w:ascii="阿里巴巴普惠体 2.0 45 Light" w:hAnsi="阿里巴巴普惠体 2.0 45 Light" w:eastAsia="阿里巴巴普惠体 2.0 45 Light" w:cs="阿里巴巴普惠体 2.0 45 Light"/>
          <w:kern w:val="0"/>
          <w:sz w:val="24"/>
          <w:szCs w:val="24"/>
          <w:lang w:val="en-US" w:eastAsia="zh-CN"/>
          <w:rPrChange w:id="2080" w:author="成成" w:date="2025-09-18T16:04:20Z">
            <w:rPr>
              <w:rFonts w:hint="eastAsia" w:ascii="阿里巴巴普惠体 2.0 45 Light" w:hAnsi="阿里巴巴普惠体 2.0 45 Light" w:eastAsia="阿里巴巴普惠体 2.0 45 Light" w:cs="阿里巴巴普惠体 2.0 45 Light"/>
              <w:lang w:val="en-US" w:eastAsia="zh-CN"/>
            </w:rPr>
          </w:rPrChange>
        </w:rPr>
        <w:t>410</w:t>
      </w:r>
      <w:r>
        <w:rPr>
          <w:rFonts w:hint="eastAsia" w:ascii="阿里巴巴普惠体 2.0 45 Light" w:hAnsi="阿里巴巴普惠体 2.0 45 Light" w:eastAsia="阿里巴巴普惠体 2.0 45 Light" w:cs="阿里巴巴普惠体 2.0 45 Light"/>
          <w:kern w:val="0"/>
          <w:sz w:val="24"/>
          <w:szCs w:val="24"/>
          <w:rPrChange w:id="2081" w:author="成成" w:date="2025-09-18T16:04:20Z">
            <w:rPr>
              <w:rFonts w:hint="eastAsia" w:ascii="阿里巴巴普惠体 2.0 45 Light" w:hAnsi="阿里巴巴普惠体 2.0 45 Light" w:eastAsia="阿里巴巴普惠体 2.0 45 Light" w:cs="阿里巴巴普惠体 2.0 45 Light"/>
            </w:rPr>
          </w:rPrChange>
        </w:rPr>
        <w:t>），长度为12byte（0x0C），那么需要发送的指令</w:t>
      </w:r>
      <w:r>
        <w:rPr>
          <w:rFonts w:hint="eastAsia" w:ascii="阿里巴巴普惠体 2.0 45 Light" w:hAnsi="阿里巴巴普惠体 2.0 45 Light" w:eastAsia="阿里巴巴普惠体 2.0 45 Light" w:cs="阿里巴巴普惠体 2.0 45 Light"/>
          <w:kern w:val="0"/>
          <w:sz w:val="24"/>
          <w:szCs w:val="24"/>
          <w:lang w:val="en-US" w:eastAsia="zh-CN"/>
          <w:rPrChange w:id="2082" w:author="成成" w:date="2025-09-18T16:04:20Z">
            <w:rPr>
              <w:rFonts w:hint="eastAsia" w:ascii="阿里巴巴普惠体 2.0 45 Light" w:hAnsi="阿里巴巴普惠体 2.0 45 Light" w:eastAsia="阿里巴巴普惠体 2.0 45 Light" w:cs="阿里巴巴普惠体 2.0 45 Light"/>
              <w:lang w:val="en-US" w:eastAsia="zh-CN"/>
            </w:rPr>
          </w:rPrChange>
        </w:rPr>
        <w:t>如</w:t>
      </w:r>
      <w:ins w:id="2083" w:author="成成" w:date="2025-09-18T15:19:16Z">
        <w:r>
          <w:rPr>
            <w:rFonts w:hint="eastAsia" w:ascii="阿里巴巴普惠体 2.0 45 Light" w:hAnsi="阿里巴巴普惠体 2.0 45 Light" w:eastAsia="阿里巴巴普惠体 2.0 45 Light" w:cs="阿里巴巴普惠体 2.0 45 Light"/>
            <w:kern w:val="0"/>
            <w:sz w:val="24"/>
            <w:szCs w:val="24"/>
            <w:lang w:val="en-US" w:eastAsia="zh-CN"/>
            <w:rPrChange w:id="2084" w:author="成成" w:date="2025-09-18T16:04:20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2086" w:author="成成" w:date="2025-09-18T15:19:16Z">
        <w:r>
          <w:rPr>
            <w:rFonts w:hint="eastAsia" w:ascii="阿里巴巴普惠体 2.0 45 Light" w:hAnsi="阿里巴巴普惠体 2.0 45 Light" w:eastAsia="阿里巴巴普惠体 2.0 45 Light" w:cs="阿里巴巴普惠体 2.0 45 Light"/>
            <w:kern w:val="0"/>
            <w:sz w:val="24"/>
            <w:szCs w:val="24"/>
            <w:lang w:val="en-US" w:eastAsia="zh-CN"/>
            <w:rPrChange w:id="2087" w:author="成成" w:date="2025-09-18T16:04:20Z">
              <w:rPr>
                <w:rFonts w:hint="eastAsia" w:ascii="阿里巴巴普惠体 2.0 45 Light" w:hAnsi="阿里巴巴普惠体 2.0 45 Light" w:eastAsia="阿里巴巴普惠体 2.0 45 Light" w:cs="阿里巴巴普惠体 2.0 45 Light"/>
                <w:lang w:val="en-US" w:eastAsia="zh-CN"/>
              </w:rPr>
            </w:rPrChange>
          </w:rPr>
          <w:instrText xml:space="preserve"> REF _Ref30854 \h </w:instrText>
        </w:r>
      </w:ins>
      <w:ins w:id="2089" w:author="成成" w:date="2025-09-18T15:19:16Z">
        <w:r>
          <w:rPr>
            <w:rFonts w:hint="eastAsia" w:ascii="阿里巴巴普惠体 2.0 45 Light" w:hAnsi="阿里巴巴普惠体 2.0 45 Light" w:eastAsia="阿里巴巴普惠体 2.0 45 Light" w:cs="阿里巴巴普惠体 2.0 45 Light"/>
            <w:kern w:val="0"/>
            <w:sz w:val="24"/>
            <w:szCs w:val="24"/>
            <w:lang w:val="en-US" w:eastAsia="zh-CN"/>
            <w:rPrChange w:id="2090" w:author="成成" w:date="2025-09-18T16:04:20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2092" w:author="成成" w:date="2025-09-18T15:19:16Z">
        <w:r>
          <w:rPr>
            <w:rFonts w:hint="eastAsia" w:ascii="阿里巴巴普惠体 2.0 45 Light" w:hAnsi="阿里巴巴普惠体 2.0 45 Light" w:eastAsia="阿里巴巴普惠体 2.0 45 Light" w:cs="阿里巴巴普惠体 2.0 45 Light"/>
            <w:kern w:val="0"/>
            <w:sz w:val="24"/>
            <w:szCs w:val="24"/>
            <w:rPrChange w:id="2093" w:author="成成" w:date="2025-09-18T16:04:20Z">
              <w:rPr/>
            </w:rPrChange>
          </w:rPr>
          <w:t>表 11</w:t>
        </w:r>
      </w:ins>
      <w:ins w:id="2095" w:author="成成" w:date="2025-09-18T15:19:16Z">
        <w:r>
          <w:rPr>
            <w:rFonts w:hint="eastAsia" w:ascii="阿里巴巴普惠体 2.0 45 Light" w:hAnsi="阿里巴巴普惠体 2.0 45 Light" w:eastAsia="阿里巴巴普惠体 2.0 45 Light" w:cs="阿里巴巴普惠体 2.0 45 Light"/>
            <w:kern w:val="0"/>
            <w:sz w:val="24"/>
            <w:szCs w:val="24"/>
            <w:lang w:val="en-US" w:eastAsia="zh-CN"/>
            <w:rPrChange w:id="2096" w:author="成成" w:date="2025-09-18T16:04:20Z">
              <w:rPr>
                <w:rFonts w:hint="eastAsia" w:ascii="阿里巴巴普惠体 2.0 45 Light" w:hAnsi="阿里巴巴普惠体 2.0 45 Light" w:eastAsia="阿里巴巴普惠体 2.0 45 Light" w:cs="阿里巴巴普惠体 2.0 45 Light"/>
                <w:lang w:val="en-US" w:eastAsia="zh-CN"/>
              </w:rPr>
            </w:rPrChange>
          </w:rPr>
          <w:fldChar w:fldCharType="end"/>
        </w:r>
      </w:ins>
      <w:del w:id="2098" w:author="成成" w:date="2025-09-18T15:19:10Z">
        <w:r>
          <w:rPr>
            <w:rFonts w:hint="eastAsia" w:ascii="阿里巴巴普惠体 2.0 45 Light" w:hAnsi="阿里巴巴普惠体 2.0 45 Light" w:eastAsia="阿里巴巴普惠体 2.0 45 Light" w:cs="阿里巴巴普惠体 2.0 45 Light"/>
            <w:kern w:val="0"/>
            <w:sz w:val="24"/>
            <w:szCs w:val="24"/>
            <w:lang w:val="en-US" w:eastAsia="zh-CN"/>
            <w:rPrChange w:id="2099" w:author="成成" w:date="2025-09-18T16:04:20Z">
              <w:rPr>
                <w:rFonts w:hint="eastAsia" w:ascii="阿里巴巴普惠体 2.0 45 Light" w:hAnsi="阿里巴巴普惠体 2.0 45 Light" w:eastAsia="阿里巴巴普惠体 2.0 45 Light" w:cs="阿里巴巴普惠体 2.0 45 Light"/>
                <w:lang w:val="en-US" w:eastAsia="zh-CN"/>
              </w:rPr>
            </w:rPrChange>
          </w:rPr>
          <w:delText>表11</w:delText>
        </w:r>
      </w:del>
      <w:r>
        <w:rPr>
          <w:rFonts w:hint="eastAsia" w:ascii="阿里巴巴普惠体 2.0 45 Light" w:hAnsi="阿里巴巴普惠体 2.0 45 Light" w:eastAsia="阿里巴巴普惠体 2.0 45 Light" w:cs="阿里巴巴普惠体 2.0 45 Light"/>
          <w:kern w:val="0"/>
          <w:sz w:val="24"/>
          <w:szCs w:val="24"/>
          <w:lang w:val="en-US" w:eastAsia="zh-CN"/>
          <w:rPrChange w:id="2101" w:author="成成" w:date="2025-09-18T16:04:20Z">
            <w:rPr>
              <w:rFonts w:hint="eastAsia" w:ascii="阿里巴巴普惠体 2.0 45 Light" w:hAnsi="阿里巴巴普惠体 2.0 45 Light" w:eastAsia="阿里巴巴普惠体 2.0 45 Light" w:cs="阿里巴巴普惠体 2.0 45 Light"/>
              <w:lang w:val="en-US" w:eastAsia="zh-CN"/>
            </w:rPr>
          </w:rPrChange>
        </w:rPr>
        <w:t>所示</w:t>
      </w:r>
      <w:r>
        <w:rPr>
          <w:rFonts w:hint="eastAsia" w:ascii="阿里巴巴普惠体 2.0 45 Light" w:hAnsi="阿里巴巴普惠体 2.0 45 Light" w:eastAsia="阿里巴巴普惠体 2.0 45 Light" w:cs="阿里巴巴普惠体 2.0 45 Light"/>
          <w:kern w:val="0"/>
          <w:sz w:val="24"/>
          <w:szCs w:val="24"/>
          <w:rPrChange w:id="2102" w:author="成成" w:date="2025-09-18T16:04:20Z">
            <w:rPr>
              <w:rFonts w:hint="eastAsia" w:ascii="阿里巴巴普惠体 2.0 45 Light" w:hAnsi="阿里巴巴普惠体 2.0 45 Light" w:eastAsia="阿里巴巴普惠体 2.0 45 Light" w:cs="阿里巴巴普惠体 2.0 45 Light"/>
            </w:rPr>
          </w:rPrChange>
        </w:rPr>
        <w:t>：</w:t>
      </w:r>
    </w:p>
    <w:p w14:paraId="1897DC3A">
      <w:pPr>
        <w:pStyle w:val="32"/>
        <w:ind w:firstLine="470"/>
        <w:jc w:val="center"/>
        <w:rPr>
          <w:rFonts w:hint="eastAsia" w:ascii="阿里巴巴普惠体 2.0 45 Light" w:hAnsi="阿里巴巴普惠体 2.0 45 Light" w:eastAsia="阿里巴巴普惠体 2.0 45 Light" w:cs="阿里巴巴普惠体 2.0 45 Light"/>
        </w:rPr>
      </w:pPr>
      <w:ins w:id="2103" w:author="成成" w:date="2025-09-18T15:19:07Z">
        <w:bookmarkStart w:id="205" w:name="_Ref30854"/>
        <w:bookmarkStart w:id="206" w:name="_Ref5636"/>
        <w:r>
          <w:rPr>
            <w:rFonts w:hint="eastAsia" w:ascii="阿里巴巴普惠体 2.0 45 Light" w:hAnsi="阿里巴巴普惠体 2.0 45 Light" w:eastAsia="阿里巴巴普惠体 2.0 45 Light" w:cs="阿里巴巴普惠体 2.0 45 Light"/>
            <w:rPrChange w:id="2104" w:author="成成" w:date="2025-09-18T16:04:15Z">
              <w:rPr/>
            </w:rPrChange>
          </w:rPr>
          <w:t xml:space="preserve">表 </w:t>
        </w:r>
      </w:ins>
      <w:ins w:id="2106" w:author="成成" w:date="2025-09-18T15:19:07Z">
        <w:r>
          <w:rPr>
            <w:rFonts w:hint="eastAsia" w:ascii="阿里巴巴普惠体 2.0 45 Light" w:hAnsi="阿里巴巴普惠体 2.0 45 Light" w:eastAsia="阿里巴巴普惠体 2.0 45 Light" w:cs="阿里巴巴普惠体 2.0 45 Light"/>
            <w:rPrChange w:id="2107" w:author="成成" w:date="2025-09-18T16:04:15Z">
              <w:rPr/>
            </w:rPrChange>
          </w:rPr>
          <w:fldChar w:fldCharType="begin"/>
        </w:r>
      </w:ins>
      <w:ins w:id="2109" w:author="成成" w:date="2025-09-18T15:19:07Z">
        <w:r>
          <w:rPr>
            <w:rFonts w:hint="eastAsia" w:ascii="阿里巴巴普惠体 2.0 45 Light" w:hAnsi="阿里巴巴普惠体 2.0 45 Light" w:eastAsia="阿里巴巴普惠体 2.0 45 Light" w:cs="阿里巴巴普惠体 2.0 45 Light"/>
            <w:rPrChange w:id="2110" w:author="成成" w:date="2025-09-18T16:04:15Z">
              <w:rPr/>
            </w:rPrChange>
          </w:rPr>
          <w:instrText xml:space="preserve"> SEQ 表 \* ARABIC </w:instrText>
        </w:r>
      </w:ins>
      <w:ins w:id="2112" w:author="成成" w:date="2025-09-18T15:19:07Z">
        <w:r>
          <w:rPr>
            <w:rFonts w:hint="eastAsia" w:ascii="阿里巴巴普惠体 2.0 45 Light" w:hAnsi="阿里巴巴普惠体 2.0 45 Light" w:eastAsia="阿里巴巴普惠体 2.0 45 Light" w:cs="阿里巴巴普惠体 2.0 45 Light"/>
            <w:rPrChange w:id="2113" w:author="成成" w:date="2025-09-18T16:04:15Z">
              <w:rPr/>
            </w:rPrChange>
          </w:rPr>
          <w:fldChar w:fldCharType="separate"/>
        </w:r>
      </w:ins>
      <w:ins w:id="2115" w:author="成成" w:date="2025-09-18T16:08:19Z">
        <w:r>
          <w:rPr>
            <w:rFonts w:hint="eastAsia" w:ascii="阿里巴巴普惠体 2.0 45 Light" w:hAnsi="阿里巴巴普惠体 2.0 45 Light" w:eastAsia="阿里巴巴普惠体 2.0 45 Light" w:cs="阿里巴巴普惠体 2.0 45 Light"/>
          </w:rPr>
          <w:t>11</w:t>
        </w:r>
      </w:ins>
      <w:ins w:id="2116" w:author="成成" w:date="2025-09-18T15:19:07Z">
        <w:r>
          <w:rPr>
            <w:rFonts w:hint="eastAsia" w:ascii="阿里巴巴普惠体 2.0 45 Light" w:hAnsi="阿里巴巴普惠体 2.0 45 Light" w:eastAsia="阿里巴巴普惠体 2.0 45 Light" w:cs="阿里巴巴普惠体 2.0 45 Light"/>
            <w:rPrChange w:id="2117" w:author="成成" w:date="2025-09-18T16:04:15Z">
              <w:rPr/>
            </w:rPrChange>
          </w:rPr>
          <w:fldChar w:fldCharType="end"/>
        </w:r>
        <w:bookmarkEnd w:id="205"/>
      </w:ins>
      <w:del w:id="2119" w:author="成成" w:date="2025-09-18T15:19:03Z">
        <w:r>
          <w:rPr>
            <w:rFonts w:hint="eastAsia" w:ascii="阿里巴巴普惠体 2.0 45 Light" w:hAnsi="阿里巴巴普惠体 2.0 45 Light" w:eastAsia="阿里巴巴普惠体 2.0 45 Light" w:cs="阿里巴巴普惠体 2.0 45 Light"/>
            <w:rPrChange w:id="2120" w:author="成成" w:date="2025-09-18T16:04:15Z">
              <w:rPr>
                <w:rFonts w:hint="eastAsia" w:ascii="阿里巴巴普惠体 2.0 45 Light" w:hAnsi="阿里巴巴普惠体 2.0 45 Light" w:eastAsia="阿里巴巴普惠体 2.0 45 Light" w:cs="阿里巴巴普惠体 2.0 45 Light"/>
              </w:rPr>
            </w:rPrChange>
          </w:rPr>
          <w:delText xml:space="preserve">表 </w:delText>
        </w:r>
      </w:del>
      <w:del w:id="2122" w:author="成成" w:date="2025-09-18T15:19:02Z">
        <w:r>
          <w:rPr>
            <w:rFonts w:hint="eastAsia" w:ascii="阿里巴巴普惠体 2.0 45 Light" w:hAnsi="阿里巴巴普惠体 2.0 45 Light" w:eastAsia="阿里巴巴普惠体 2.0 45 Light" w:cs="阿里巴巴普惠体 2.0 45 Light"/>
            <w:rPrChange w:id="2123" w:author="成成" w:date="2025-09-18T16:04:15Z">
              <w:rPr>
                <w:rFonts w:hint="eastAsia" w:ascii="阿里巴巴普惠体 2.0 45 Light" w:hAnsi="阿里巴巴普惠体 2.0 45 Light" w:eastAsia="阿里巴巴普惠体 2.0 45 Light" w:cs="阿里巴巴普惠体 2.0 45 Light"/>
              </w:rPr>
            </w:rPrChange>
          </w:rPr>
          <w:fldChar w:fldCharType="begin"/>
        </w:r>
      </w:del>
      <w:del w:id="2125" w:author="成成" w:date="2025-09-18T15:19:02Z">
        <w:r>
          <w:rPr>
            <w:rFonts w:hint="eastAsia" w:ascii="阿里巴巴普惠体 2.0 45 Light" w:hAnsi="阿里巴巴普惠体 2.0 45 Light" w:eastAsia="阿里巴巴普惠体 2.0 45 Light" w:cs="阿里巴巴普惠体 2.0 45 Light"/>
            <w:rPrChange w:id="2126" w:author="成成" w:date="2025-09-18T16:04:15Z">
              <w:rPr>
                <w:rFonts w:hint="eastAsia" w:ascii="阿里巴巴普惠体 2.0 45 Light" w:hAnsi="阿里巴巴普惠体 2.0 45 Light" w:eastAsia="阿里巴巴普惠体 2.0 45 Light" w:cs="阿里巴巴普惠体 2.0 45 Light"/>
              </w:rPr>
            </w:rPrChange>
          </w:rPr>
          <w:delInstrText xml:space="preserve"> SEQ 表 \* ARABIC </w:delInstrText>
        </w:r>
      </w:del>
      <w:del w:id="2128" w:author="成成" w:date="2025-09-18T15:19:02Z">
        <w:r>
          <w:rPr>
            <w:rFonts w:hint="eastAsia" w:ascii="阿里巴巴普惠体 2.0 45 Light" w:hAnsi="阿里巴巴普惠体 2.0 45 Light" w:eastAsia="阿里巴巴普惠体 2.0 45 Light" w:cs="阿里巴巴普惠体 2.0 45 Light"/>
            <w:rPrChange w:id="2129" w:author="成成" w:date="2025-09-18T16:04:15Z">
              <w:rPr>
                <w:rFonts w:hint="eastAsia" w:ascii="阿里巴巴普惠体 2.0 45 Light" w:hAnsi="阿里巴巴普惠体 2.0 45 Light" w:eastAsia="阿里巴巴普惠体 2.0 45 Light" w:cs="阿里巴巴普惠体 2.0 45 Light"/>
              </w:rPr>
            </w:rPrChange>
          </w:rPr>
          <w:fldChar w:fldCharType="separate"/>
        </w:r>
      </w:del>
      <w:ins w:id="2131" w:author="成成" w:date="2025-09-18T16:08:19Z">
        <w:del w:id="2132" w:author="成成" w:date="2025-09-18T15:19:00Z">
          <w:r>
            <w:rPr>
              <w:b/>
            </w:rPr>
            <w:delText>错误！未指定顺序。</w:delText>
          </w:r>
        </w:del>
      </w:ins>
      <w:ins w:id="2133" w:author="成成" w:date="2025-09-18T16:07:59Z">
        <w:del w:id="2134" w:author="成成" w:date="2025-09-18T16:08:19Z">
          <w:r>
            <w:rPr>
              <w:b/>
            </w:rPr>
            <w:delText>错误！未指定顺序。</w:delText>
          </w:r>
        </w:del>
      </w:ins>
      <w:ins w:id="2135" w:author="成成" w:date="2025-09-18T16:07:36Z">
        <w:del w:id="2136" w:author="成成" w:date="2025-09-18T16:08:19Z">
          <w:r>
            <w:rPr>
              <w:b/>
            </w:rPr>
            <w:delText>错误！未指定顺序。</w:delText>
          </w:r>
        </w:del>
      </w:ins>
      <w:ins w:id="2137" w:author="成成" w:date="2025-09-18T15:34:10Z">
        <w:del w:id="2138" w:author="成成" w:date="2025-09-18T16:08:19Z">
          <w:r>
            <w:rPr>
              <w:rFonts w:hint="eastAsia" w:ascii="阿里巴巴普惠体 2.0 45 Light" w:hAnsi="阿里巴巴普惠体 2.0 45 Light" w:eastAsia="阿里巴巴普惠体 2.0 45 Light" w:cs="阿里巴巴普惠体 2.0 45 Light"/>
              <w:b w:val="0"/>
              <w:rPrChange w:id="2139" w:author="成成" w:date="2025-09-18T16:04:15Z">
                <w:rPr>
                  <w:b/>
                </w:rPr>
              </w:rPrChange>
            </w:rPr>
            <w:delText>错误！未指定顺序。</w:delText>
          </w:r>
        </w:del>
      </w:ins>
      <w:ins w:id="2142" w:author="成成" w:date="2025-09-18T15:33:35Z">
        <w:del w:id="2143" w:author="成成" w:date="2025-09-18T16:08:19Z">
          <w:r>
            <w:rPr>
              <w:rFonts w:hint="eastAsia" w:ascii="阿里巴巴普惠体 2.0 45 Light" w:hAnsi="阿里巴巴普惠体 2.0 45 Light" w:eastAsia="阿里巴巴普惠体 2.0 45 Light" w:cs="阿里巴巴普惠体 2.0 45 Light"/>
              <w:b w:val="0"/>
              <w:rPrChange w:id="2144" w:author="成成" w:date="2025-09-18T16:04:15Z">
                <w:rPr>
                  <w:b/>
                </w:rPr>
              </w:rPrChange>
            </w:rPr>
            <w:delText>错误！未指定顺序。</w:delText>
          </w:r>
        </w:del>
      </w:ins>
      <w:ins w:id="2147" w:author="成成" w:date="2025-09-18T15:33:04Z">
        <w:del w:id="2148" w:author="成成" w:date="2025-09-18T16:08:19Z">
          <w:r>
            <w:rPr>
              <w:rFonts w:hint="eastAsia" w:ascii="阿里巴巴普惠体 2.0 45 Light" w:hAnsi="阿里巴巴普惠体 2.0 45 Light" w:eastAsia="阿里巴巴普惠体 2.0 45 Light" w:cs="阿里巴巴普惠体 2.0 45 Light"/>
              <w:b w:val="0"/>
              <w:rPrChange w:id="2149" w:author="成成" w:date="2025-09-18T16:04:15Z">
                <w:rPr>
                  <w:b/>
                </w:rPr>
              </w:rPrChange>
            </w:rPr>
            <w:delText>错误！未指定顺序。</w:delText>
          </w:r>
        </w:del>
      </w:ins>
      <w:ins w:id="2152" w:author="成成" w:date="2025-09-18T15:32:37Z">
        <w:del w:id="2153" w:author="成成" w:date="2025-09-18T16:08:19Z">
          <w:r>
            <w:rPr>
              <w:rFonts w:hint="eastAsia" w:ascii="阿里巴巴普惠体 2.0 45 Light" w:hAnsi="阿里巴巴普惠体 2.0 45 Light" w:eastAsia="阿里巴巴普惠体 2.0 45 Light" w:cs="阿里巴巴普惠体 2.0 45 Light"/>
              <w:b w:val="0"/>
              <w:rPrChange w:id="2154" w:author="成成" w:date="2025-09-18T16:04:15Z">
                <w:rPr>
                  <w:b/>
                </w:rPr>
              </w:rPrChange>
            </w:rPr>
            <w:delText>错误！未指定顺序。</w:delText>
          </w:r>
        </w:del>
      </w:ins>
      <w:ins w:id="2157" w:author="成成" w:date="2025-09-18T15:32:20Z">
        <w:del w:id="2158" w:author="成成" w:date="2025-09-18T16:08:19Z">
          <w:r>
            <w:rPr>
              <w:rFonts w:hint="eastAsia" w:ascii="阿里巴巴普惠体 2.0 45 Light" w:hAnsi="阿里巴巴普惠体 2.0 45 Light" w:eastAsia="阿里巴巴普惠体 2.0 45 Light" w:cs="阿里巴巴普惠体 2.0 45 Light"/>
              <w:b w:val="0"/>
              <w:rPrChange w:id="2159" w:author="成成" w:date="2025-09-18T16:04:15Z">
                <w:rPr>
                  <w:b/>
                </w:rPr>
              </w:rPrChange>
            </w:rPr>
            <w:delText>错误！未指定顺序。</w:delText>
          </w:r>
        </w:del>
      </w:ins>
      <w:ins w:id="2162" w:author="成成" w:date="2025-09-18T15:32:00Z">
        <w:del w:id="2163" w:author="成成" w:date="2025-09-18T16:08:19Z">
          <w:r>
            <w:rPr>
              <w:rFonts w:hint="eastAsia" w:ascii="阿里巴巴普惠体 2.0 45 Light" w:hAnsi="阿里巴巴普惠体 2.0 45 Light" w:eastAsia="阿里巴巴普惠体 2.0 45 Light" w:cs="阿里巴巴普惠体 2.0 45 Light"/>
              <w:b w:val="0"/>
              <w:rPrChange w:id="2164" w:author="成成" w:date="2025-09-18T16:04:15Z">
                <w:rPr>
                  <w:b/>
                </w:rPr>
              </w:rPrChange>
            </w:rPr>
            <w:delText>错误！未指定顺序。</w:delText>
          </w:r>
        </w:del>
      </w:ins>
      <w:ins w:id="2167" w:author="成成" w:date="2025-09-18T15:31:41Z">
        <w:del w:id="2168" w:author="成成" w:date="2025-09-18T16:08:19Z">
          <w:r>
            <w:rPr>
              <w:rFonts w:hint="eastAsia" w:ascii="阿里巴巴普惠体 2.0 45 Light" w:hAnsi="阿里巴巴普惠体 2.0 45 Light" w:eastAsia="阿里巴巴普惠体 2.0 45 Light" w:cs="阿里巴巴普惠体 2.0 45 Light"/>
              <w:b w:val="0"/>
              <w:rPrChange w:id="2169" w:author="成成" w:date="2025-09-18T16:04:15Z">
                <w:rPr>
                  <w:b/>
                </w:rPr>
              </w:rPrChange>
            </w:rPr>
            <w:delText>错误！未指定顺序。</w:delText>
          </w:r>
        </w:del>
      </w:ins>
      <w:ins w:id="2172" w:author="成成" w:date="2025-09-18T15:31:24Z">
        <w:del w:id="2173" w:author="成成" w:date="2025-09-18T16:08:19Z">
          <w:r>
            <w:rPr>
              <w:rFonts w:hint="eastAsia" w:ascii="阿里巴巴普惠体 2.0 45 Light" w:hAnsi="阿里巴巴普惠体 2.0 45 Light" w:eastAsia="阿里巴巴普惠体 2.0 45 Light" w:cs="阿里巴巴普惠体 2.0 45 Light"/>
              <w:b w:val="0"/>
              <w:rPrChange w:id="2174" w:author="成成" w:date="2025-09-18T16:04:15Z">
                <w:rPr>
                  <w:b/>
                </w:rPr>
              </w:rPrChange>
            </w:rPr>
            <w:delText>错误！未指定顺序。</w:delText>
          </w:r>
        </w:del>
      </w:ins>
      <w:ins w:id="2177" w:author="成成" w:date="2025-09-18T15:31:04Z">
        <w:del w:id="2178" w:author="成成" w:date="2025-09-18T16:08:19Z">
          <w:r>
            <w:rPr>
              <w:rFonts w:hint="eastAsia" w:ascii="阿里巴巴普惠体 2.0 45 Light" w:hAnsi="阿里巴巴普惠体 2.0 45 Light" w:eastAsia="阿里巴巴普惠体 2.0 45 Light" w:cs="阿里巴巴普惠体 2.0 45 Light"/>
              <w:b w:val="0"/>
              <w:rPrChange w:id="2179" w:author="成成" w:date="2025-09-18T16:04:15Z">
                <w:rPr>
                  <w:b/>
                </w:rPr>
              </w:rPrChange>
            </w:rPr>
            <w:delText>错误！未指定顺序。</w:delText>
          </w:r>
        </w:del>
      </w:ins>
      <w:ins w:id="2182" w:author="成成" w:date="2025-09-18T15:30:46Z">
        <w:del w:id="2183" w:author="成成" w:date="2025-09-18T16:08:19Z">
          <w:r>
            <w:rPr>
              <w:rFonts w:hint="eastAsia" w:ascii="阿里巴巴普惠体 2.0 45 Light" w:hAnsi="阿里巴巴普惠体 2.0 45 Light" w:eastAsia="阿里巴巴普惠体 2.0 45 Light" w:cs="阿里巴巴普惠体 2.0 45 Light"/>
              <w:b w:val="0"/>
              <w:rPrChange w:id="2184" w:author="成成" w:date="2025-09-18T16:04:15Z">
                <w:rPr>
                  <w:b/>
                </w:rPr>
              </w:rPrChange>
            </w:rPr>
            <w:delText>错误！未指定顺序。</w:delText>
          </w:r>
        </w:del>
      </w:ins>
      <w:ins w:id="2187" w:author="成成" w:date="2025-09-18T15:30:28Z">
        <w:del w:id="2188" w:author="成成" w:date="2025-09-18T16:08:19Z">
          <w:r>
            <w:rPr>
              <w:rFonts w:hint="eastAsia" w:ascii="阿里巴巴普惠体 2.0 45 Light" w:hAnsi="阿里巴巴普惠体 2.0 45 Light" w:eastAsia="阿里巴巴普惠体 2.0 45 Light" w:cs="阿里巴巴普惠体 2.0 45 Light"/>
              <w:b w:val="0"/>
              <w:rPrChange w:id="2189" w:author="成成" w:date="2025-09-18T16:04:15Z">
                <w:rPr>
                  <w:b/>
                </w:rPr>
              </w:rPrChange>
            </w:rPr>
            <w:delText>错误！未指定顺序。</w:delText>
          </w:r>
        </w:del>
      </w:ins>
      <w:ins w:id="2192" w:author="成成" w:date="2025-09-18T15:30:04Z">
        <w:del w:id="2193" w:author="成成" w:date="2025-09-18T16:08:19Z">
          <w:r>
            <w:rPr>
              <w:rFonts w:hint="eastAsia" w:ascii="阿里巴巴普惠体 2.0 45 Light" w:hAnsi="阿里巴巴普惠体 2.0 45 Light" w:eastAsia="阿里巴巴普惠体 2.0 45 Light" w:cs="阿里巴巴普惠体 2.0 45 Light"/>
              <w:b w:val="0"/>
              <w:rPrChange w:id="2194" w:author="成成" w:date="2025-09-18T16:04:15Z">
                <w:rPr>
                  <w:b/>
                </w:rPr>
              </w:rPrChange>
            </w:rPr>
            <w:delText>错误！未指定顺序。</w:delText>
          </w:r>
        </w:del>
      </w:ins>
      <w:ins w:id="2197" w:author="成成" w:date="2025-09-18T15:29:46Z">
        <w:del w:id="2198" w:author="成成" w:date="2025-09-18T16:08:19Z">
          <w:r>
            <w:rPr>
              <w:rFonts w:hint="eastAsia" w:ascii="阿里巴巴普惠体 2.0 45 Light" w:hAnsi="阿里巴巴普惠体 2.0 45 Light" w:eastAsia="阿里巴巴普惠体 2.0 45 Light" w:cs="阿里巴巴普惠体 2.0 45 Light"/>
              <w:b w:val="0"/>
              <w:rPrChange w:id="2199" w:author="成成" w:date="2025-09-18T16:04:15Z">
                <w:rPr>
                  <w:b/>
                </w:rPr>
              </w:rPrChange>
            </w:rPr>
            <w:delText>错误！未指定顺序。</w:delText>
          </w:r>
        </w:del>
      </w:ins>
      <w:ins w:id="2202" w:author="成成" w:date="2025-09-18T15:29:27Z">
        <w:del w:id="2203" w:author="成成" w:date="2025-09-18T16:08:19Z">
          <w:r>
            <w:rPr>
              <w:rFonts w:hint="eastAsia" w:ascii="阿里巴巴普惠体 2.0 45 Light" w:hAnsi="阿里巴巴普惠体 2.0 45 Light" w:eastAsia="阿里巴巴普惠体 2.0 45 Light" w:cs="阿里巴巴普惠体 2.0 45 Light"/>
              <w:b w:val="0"/>
              <w:rPrChange w:id="2204" w:author="成成" w:date="2025-09-18T16:04:15Z">
                <w:rPr>
                  <w:b/>
                </w:rPr>
              </w:rPrChange>
            </w:rPr>
            <w:delText>错误！未指定顺序。</w:delText>
          </w:r>
        </w:del>
      </w:ins>
      <w:ins w:id="2207" w:author="成成" w:date="2025-09-18T15:29:05Z">
        <w:del w:id="2208" w:author="成成" w:date="2025-09-18T16:08:19Z">
          <w:r>
            <w:rPr>
              <w:rFonts w:hint="eastAsia" w:ascii="阿里巴巴普惠体 2.0 45 Light" w:hAnsi="阿里巴巴普惠体 2.0 45 Light" w:eastAsia="阿里巴巴普惠体 2.0 45 Light" w:cs="阿里巴巴普惠体 2.0 45 Light"/>
              <w:b w:val="0"/>
              <w:rPrChange w:id="2209" w:author="成成" w:date="2025-09-18T16:04:15Z">
                <w:rPr>
                  <w:b/>
                </w:rPr>
              </w:rPrChange>
            </w:rPr>
            <w:delText>错误！未指定顺序。</w:delText>
          </w:r>
        </w:del>
      </w:ins>
      <w:ins w:id="2212" w:author="成成" w:date="2025-09-18T15:28:41Z">
        <w:del w:id="2213" w:author="成成" w:date="2025-09-18T16:08:19Z">
          <w:r>
            <w:rPr>
              <w:rFonts w:hint="eastAsia" w:ascii="阿里巴巴普惠体 2.0 45 Light" w:hAnsi="阿里巴巴普惠体 2.0 45 Light" w:eastAsia="阿里巴巴普惠体 2.0 45 Light" w:cs="阿里巴巴普惠体 2.0 45 Light"/>
              <w:b w:val="0"/>
              <w:rPrChange w:id="2214" w:author="成成" w:date="2025-09-18T16:04:15Z">
                <w:rPr>
                  <w:b/>
                </w:rPr>
              </w:rPrChange>
            </w:rPr>
            <w:delText>错误！未指定顺序。</w:delText>
          </w:r>
        </w:del>
      </w:ins>
      <w:ins w:id="2217" w:author="成成" w:date="2025-09-18T15:28:12Z">
        <w:del w:id="2218" w:author="成成" w:date="2025-09-18T16:08:19Z">
          <w:r>
            <w:rPr>
              <w:rFonts w:hint="eastAsia" w:ascii="阿里巴巴普惠体 2.0 45 Light" w:hAnsi="阿里巴巴普惠体 2.0 45 Light" w:eastAsia="阿里巴巴普惠体 2.0 45 Light" w:cs="阿里巴巴普惠体 2.0 45 Light"/>
              <w:b w:val="0"/>
              <w:rPrChange w:id="2219" w:author="成成" w:date="2025-09-18T16:04:15Z">
                <w:rPr>
                  <w:b/>
                </w:rPr>
              </w:rPrChange>
            </w:rPr>
            <w:delText>错误！未指定顺序。</w:delText>
          </w:r>
        </w:del>
      </w:ins>
      <w:ins w:id="2222" w:author="成成" w:date="2025-09-18T15:27:52Z">
        <w:del w:id="2223" w:author="成成" w:date="2025-09-18T16:08:19Z">
          <w:r>
            <w:rPr>
              <w:rFonts w:hint="eastAsia" w:ascii="阿里巴巴普惠体 2.0 45 Light" w:hAnsi="阿里巴巴普惠体 2.0 45 Light" w:eastAsia="阿里巴巴普惠体 2.0 45 Light" w:cs="阿里巴巴普惠体 2.0 45 Light"/>
              <w:b w:val="0"/>
              <w:rPrChange w:id="2224" w:author="成成" w:date="2025-09-18T16:04:15Z">
                <w:rPr>
                  <w:b/>
                </w:rPr>
              </w:rPrChange>
            </w:rPr>
            <w:delText>错误！未指定顺序。</w:delText>
          </w:r>
        </w:del>
      </w:ins>
      <w:ins w:id="2227" w:author="成成" w:date="2025-09-18T15:27:35Z">
        <w:del w:id="2228" w:author="成成" w:date="2025-09-18T16:08:19Z">
          <w:r>
            <w:rPr>
              <w:rFonts w:hint="eastAsia" w:ascii="阿里巴巴普惠体 2.0 45 Light" w:hAnsi="阿里巴巴普惠体 2.0 45 Light" w:eastAsia="阿里巴巴普惠体 2.0 45 Light" w:cs="阿里巴巴普惠体 2.0 45 Light"/>
              <w:b w:val="0"/>
              <w:rPrChange w:id="2229" w:author="成成" w:date="2025-09-18T16:04:15Z">
                <w:rPr>
                  <w:b/>
                </w:rPr>
              </w:rPrChange>
            </w:rPr>
            <w:delText>错误！未指定顺序。</w:delText>
          </w:r>
        </w:del>
      </w:ins>
      <w:ins w:id="2232" w:author="成成" w:date="2025-09-18T15:27:16Z">
        <w:del w:id="2233" w:author="成成" w:date="2025-09-18T16:08:19Z">
          <w:r>
            <w:rPr>
              <w:rFonts w:hint="eastAsia" w:ascii="阿里巴巴普惠体 2.0 45 Light" w:hAnsi="阿里巴巴普惠体 2.0 45 Light" w:eastAsia="阿里巴巴普惠体 2.0 45 Light" w:cs="阿里巴巴普惠体 2.0 45 Light"/>
              <w:b w:val="0"/>
              <w:rPrChange w:id="2234" w:author="成成" w:date="2025-09-18T16:04:15Z">
                <w:rPr>
                  <w:b/>
                </w:rPr>
              </w:rPrChange>
            </w:rPr>
            <w:delText>错误！未指定顺序。</w:delText>
          </w:r>
        </w:del>
      </w:ins>
      <w:ins w:id="2237" w:author="成成" w:date="2025-09-18T15:26:56Z">
        <w:del w:id="2238" w:author="成成" w:date="2025-09-18T16:08:19Z">
          <w:r>
            <w:rPr>
              <w:rFonts w:hint="eastAsia" w:ascii="阿里巴巴普惠体 2.0 45 Light" w:hAnsi="阿里巴巴普惠体 2.0 45 Light" w:eastAsia="阿里巴巴普惠体 2.0 45 Light" w:cs="阿里巴巴普惠体 2.0 45 Light"/>
              <w:b w:val="0"/>
              <w:rPrChange w:id="2239" w:author="成成" w:date="2025-09-18T16:04:15Z">
                <w:rPr>
                  <w:b/>
                </w:rPr>
              </w:rPrChange>
            </w:rPr>
            <w:delText>错误！未指定顺序。</w:delText>
          </w:r>
        </w:del>
      </w:ins>
      <w:ins w:id="2242" w:author="成成" w:date="2025-09-18T15:26:32Z">
        <w:del w:id="2243" w:author="成成" w:date="2025-09-18T16:08:19Z">
          <w:r>
            <w:rPr>
              <w:rFonts w:hint="eastAsia" w:ascii="阿里巴巴普惠体 2.0 45 Light" w:hAnsi="阿里巴巴普惠体 2.0 45 Light" w:eastAsia="阿里巴巴普惠体 2.0 45 Light" w:cs="阿里巴巴普惠体 2.0 45 Light"/>
              <w:b w:val="0"/>
              <w:rPrChange w:id="2244" w:author="成成" w:date="2025-09-18T16:04:15Z">
                <w:rPr>
                  <w:b/>
                </w:rPr>
              </w:rPrChange>
            </w:rPr>
            <w:delText>错误！未指定顺序。</w:delText>
          </w:r>
        </w:del>
      </w:ins>
      <w:ins w:id="2247" w:author="成成" w:date="2025-09-18T15:26:13Z">
        <w:del w:id="2248" w:author="成成" w:date="2025-09-18T16:08:19Z">
          <w:r>
            <w:rPr>
              <w:rFonts w:hint="eastAsia" w:ascii="阿里巴巴普惠体 2.0 45 Light" w:hAnsi="阿里巴巴普惠体 2.0 45 Light" w:eastAsia="阿里巴巴普惠体 2.0 45 Light" w:cs="阿里巴巴普惠体 2.0 45 Light"/>
              <w:b w:val="0"/>
              <w:rPrChange w:id="2249" w:author="成成" w:date="2025-09-18T16:04:15Z">
                <w:rPr>
                  <w:b/>
                </w:rPr>
              </w:rPrChange>
            </w:rPr>
            <w:delText>错误！未指定顺序。</w:delText>
          </w:r>
        </w:del>
      </w:ins>
      <w:ins w:id="2252" w:author="成成" w:date="2025-09-18T15:25:53Z">
        <w:del w:id="2253" w:author="成成" w:date="2025-09-18T16:08:19Z">
          <w:r>
            <w:rPr>
              <w:rFonts w:hint="eastAsia" w:ascii="阿里巴巴普惠体 2.0 45 Light" w:hAnsi="阿里巴巴普惠体 2.0 45 Light" w:eastAsia="阿里巴巴普惠体 2.0 45 Light" w:cs="阿里巴巴普惠体 2.0 45 Light"/>
              <w:b w:val="0"/>
              <w:rPrChange w:id="2254" w:author="成成" w:date="2025-09-18T16:04:15Z">
                <w:rPr>
                  <w:b/>
                </w:rPr>
              </w:rPrChange>
            </w:rPr>
            <w:delText>错误！未指定顺序。</w:delText>
          </w:r>
        </w:del>
      </w:ins>
      <w:ins w:id="2257" w:author="成成" w:date="2025-09-18T15:25:35Z">
        <w:del w:id="2258" w:author="成成" w:date="2025-09-18T16:08:19Z">
          <w:r>
            <w:rPr>
              <w:rFonts w:hint="eastAsia" w:ascii="阿里巴巴普惠体 2.0 45 Light" w:hAnsi="阿里巴巴普惠体 2.0 45 Light" w:eastAsia="阿里巴巴普惠体 2.0 45 Light" w:cs="阿里巴巴普惠体 2.0 45 Light"/>
              <w:b w:val="0"/>
              <w:rPrChange w:id="2259" w:author="成成" w:date="2025-09-18T16:04:15Z">
                <w:rPr>
                  <w:b/>
                </w:rPr>
              </w:rPrChange>
            </w:rPr>
            <w:delText>错误！未指定顺序。</w:delText>
          </w:r>
        </w:del>
      </w:ins>
      <w:ins w:id="2262" w:author="成成" w:date="2025-09-18T15:25:19Z">
        <w:del w:id="2263" w:author="成成" w:date="2025-09-18T16:08:19Z">
          <w:r>
            <w:rPr>
              <w:rFonts w:hint="eastAsia" w:ascii="阿里巴巴普惠体 2.0 45 Light" w:hAnsi="阿里巴巴普惠体 2.0 45 Light" w:eastAsia="阿里巴巴普惠体 2.0 45 Light" w:cs="阿里巴巴普惠体 2.0 45 Light"/>
              <w:b w:val="0"/>
              <w:rPrChange w:id="2264" w:author="成成" w:date="2025-09-18T16:04:15Z">
                <w:rPr>
                  <w:b/>
                </w:rPr>
              </w:rPrChange>
            </w:rPr>
            <w:delText>错误！未指定顺序。</w:delText>
          </w:r>
        </w:del>
      </w:ins>
      <w:ins w:id="2267" w:author="成成" w:date="2025-09-18T15:24:57Z">
        <w:del w:id="2268" w:author="成成" w:date="2025-09-18T16:08:19Z">
          <w:r>
            <w:rPr>
              <w:rFonts w:hint="eastAsia" w:ascii="阿里巴巴普惠体 2.0 45 Light" w:hAnsi="阿里巴巴普惠体 2.0 45 Light" w:eastAsia="阿里巴巴普惠体 2.0 45 Light" w:cs="阿里巴巴普惠体 2.0 45 Light"/>
              <w:b w:val="0"/>
              <w:rPrChange w:id="2269" w:author="成成" w:date="2025-09-18T16:04:15Z">
                <w:rPr>
                  <w:b/>
                </w:rPr>
              </w:rPrChange>
            </w:rPr>
            <w:delText>错误！未指定顺序。</w:delText>
          </w:r>
        </w:del>
      </w:ins>
      <w:ins w:id="2272" w:author="成成" w:date="2025-09-18T15:24:38Z">
        <w:del w:id="2273" w:author="成成" w:date="2025-09-18T16:08:19Z">
          <w:r>
            <w:rPr>
              <w:rFonts w:hint="eastAsia" w:ascii="阿里巴巴普惠体 2.0 45 Light" w:hAnsi="阿里巴巴普惠体 2.0 45 Light" w:eastAsia="阿里巴巴普惠体 2.0 45 Light" w:cs="阿里巴巴普惠体 2.0 45 Light"/>
              <w:b w:val="0"/>
              <w:rPrChange w:id="2274" w:author="成成" w:date="2025-09-18T16:04:15Z">
                <w:rPr>
                  <w:b/>
                </w:rPr>
              </w:rPrChange>
            </w:rPr>
            <w:delText>错误！未指定顺序。</w:delText>
          </w:r>
        </w:del>
      </w:ins>
      <w:ins w:id="2277" w:author="成成" w:date="2025-09-18T15:24:15Z">
        <w:del w:id="2278" w:author="成成" w:date="2025-09-18T16:08:19Z">
          <w:r>
            <w:rPr>
              <w:rFonts w:hint="eastAsia" w:ascii="阿里巴巴普惠体 2.0 45 Light" w:hAnsi="阿里巴巴普惠体 2.0 45 Light" w:eastAsia="阿里巴巴普惠体 2.0 45 Light" w:cs="阿里巴巴普惠体 2.0 45 Light"/>
              <w:b w:val="0"/>
              <w:rPrChange w:id="2279" w:author="成成" w:date="2025-09-18T16:04:15Z">
                <w:rPr>
                  <w:b/>
                </w:rPr>
              </w:rPrChange>
            </w:rPr>
            <w:delText>错误！未指定顺序。</w:delText>
          </w:r>
        </w:del>
      </w:ins>
      <w:ins w:id="2282" w:author="成成" w:date="2025-09-18T15:23:55Z">
        <w:del w:id="2283" w:author="成成" w:date="2025-09-18T16:08:19Z">
          <w:r>
            <w:rPr>
              <w:rFonts w:hint="eastAsia" w:ascii="阿里巴巴普惠体 2.0 45 Light" w:hAnsi="阿里巴巴普惠体 2.0 45 Light" w:eastAsia="阿里巴巴普惠体 2.0 45 Light" w:cs="阿里巴巴普惠体 2.0 45 Light"/>
              <w:b w:val="0"/>
              <w:rPrChange w:id="2284" w:author="成成" w:date="2025-09-18T16:04:15Z">
                <w:rPr>
                  <w:b/>
                </w:rPr>
              </w:rPrChange>
            </w:rPr>
            <w:delText>错误！未指定顺序。</w:delText>
          </w:r>
        </w:del>
      </w:ins>
      <w:ins w:id="2287" w:author="成成" w:date="2025-09-18T15:23:30Z">
        <w:del w:id="2288" w:author="成成" w:date="2025-09-18T16:08:19Z">
          <w:r>
            <w:rPr>
              <w:rFonts w:hint="eastAsia" w:ascii="阿里巴巴普惠体 2.0 45 Light" w:hAnsi="阿里巴巴普惠体 2.0 45 Light" w:eastAsia="阿里巴巴普惠体 2.0 45 Light" w:cs="阿里巴巴普惠体 2.0 45 Light"/>
              <w:b w:val="0"/>
              <w:rPrChange w:id="2289" w:author="成成" w:date="2025-09-18T16:04:15Z">
                <w:rPr>
                  <w:b/>
                </w:rPr>
              </w:rPrChange>
            </w:rPr>
            <w:delText>错误！未指定顺序。</w:delText>
          </w:r>
        </w:del>
      </w:ins>
      <w:ins w:id="2292" w:author="成成" w:date="2025-09-18T15:23:12Z">
        <w:del w:id="2293" w:author="成成" w:date="2025-09-18T16:08:19Z">
          <w:r>
            <w:rPr>
              <w:rFonts w:hint="eastAsia" w:ascii="阿里巴巴普惠体 2.0 45 Light" w:hAnsi="阿里巴巴普惠体 2.0 45 Light" w:eastAsia="阿里巴巴普惠体 2.0 45 Light" w:cs="阿里巴巴普惠体 2.0 45 Light"/>
              <w:b w:val="0"/>
              <w:rPrChange w:id="2294" w:author="成成" w:date="2025-09-18T16:04:15Z">
                <w:rPr>
                  <w:b/>
                </w:rPr>
              </w:rPrChange>
            </w:rPr>
            <w:delText>错误！未指定顺序。</w:delText>
          </w:r>
        </w:del>
      </w:ins>
      <w:ins w:id="2297" w:author="成成" w:date="2025-09-18T15:22:49Z">
        <w:del w:id="2298" w:author="成成" w:date="2025-09-18T16:08:19Z">
          <w:r>
            <w:rPr>
              <w:rFonts w:hint="eastAsia" w:ascii="阿里巴巴普惠体 2.0 45 Light" w:hAnsi="阿里巴巴普惠体 2.0 45 Light" w:eastAsia="阿里巴巴普惠体 2.0 45 Light" w:cs="阿里巴巴普惠体 2.0 45 Light"/>
              <w:b w:val="0"/>
              <w:rPrChange w:id="2299" w:author="成成" w:date="2025-09-18T16:04:15Z">
                <w:rPr>
                  <w:b/>
                </w:rPr>
              </w:rPrChange>
            </w:rPr>
            <w:delText>错误！未指定顺序。</w:delText>
          </w:r>
        </w:del>
      </w:ins>
      <w:ins w:id="2302" w:author="成成" w:date="2025-09-18T15:22:24Z">
        <w:del w:id="2303" w:author="成成" w:date="2025-09-18T16:08:19Z">
          <w:r>
            <w:rPr>
              <w:rFonts w:hint="eastAsia" w:ascii="阿里巴巴普惠体 2.0 45 Light" w:hAnsi="阿里巴巴普惠体 2.0 45 Light" w:eastAsia="阿里巴巴普惠体 2.0 45 Light" w:cs="阿里巴巴普惠体 2.0 45 Light"/>
              <w:b w:val="0"/>
              <w:rPrChange w:id="2304" w:author="成成" w:date="2025-09-18T16:04:15Z">
                <w:rPr>
                  <w:b/>
                </w:rPr>
              </w:rPrChange>
            </w:rPr>
            <w:delText>错误！未指定顺序。</w:delText>
          </w:r>
        </w:del>
      </w:ins>
      <w:ins w:id="2307" w:author="成成" w:date="2025-09-18T15:21:58Z">
        <w:del w:id="2308" w:author="成成" w:date="2025-09-18T16:08:19Z">
          <w:r>
            <w:rPr>
              <w:rFonts w:hint="eastAsia" w:ascii="阿里巴巴普惠体 2.0 45 Light" w:hAnsi="阿里巴巴普惠体 2.0 45 Light" w:eastAsia="阿里巴巴普惠体 2.0 45 Light" w:cs="阿里巴巴普惠体 2.0 45 Light"/>
              <w:b w:val="0"/>
              <w:rPrChange w:id="2309" w:author="成成" w:date="2025-09-18T16:04:15Z">
                <w:rPr>
                  <w:b/>
                </w:rPr>
              </w:rPrChange>
            </w:rPr>
            <w:delText>错误！未指定顺序。</w:delText>
          </w:r>
        </w:del>
      </w:ins>
      <w:ins w:id="2312" w:author="成成" w:date="2025-09-18T15:21:40Z">
        <w:del w:id="2313" w:author="成成" w:date="2025-09-18T16:08:19Z">
          <w:r>
            <w:rPr>
              <w:rFonts w:hint="eastAsia" w:ascii="阿里巴巴普惠体 2.0 45 Light" w:hAnsi="阿里巴巴普惠体 2.0 45 Light" w:eastAsia="阿里巴巴普惠体 2.0 45 Light" w:cs="阿里巴巴普惠体 2.0 45 Light"/>
              <w:b w:val="0"/>
              <w:rPrChange w:id="2314" w:author="成成" w:date="2025-09-18T16:04:15Z">
                <w:rPr>
                  <w:b/>
                </w:rPr>
              </w:rPrChange>
            </w:rPr>
            <w:delText>错误！未指定顺序。</w:delText>
          </w:r>
        </w:del>
      </w:ins>
      <w:ins w:id="2317" w:author="成成" w:date="2025-09-18T15:20:40Z">
        <w:del w:id="2318" w:author="成成" w:date="2025-09-18T16:08:19Z">
          <w:r>
            <w:rPr>
              <w:rFonts w:hint="eastAsia" w:ascii="阿里巴巴普惠体 2.0 45 Light" w:hAnsi="阿里巴巴普惠体 2.0 45 Light" w:eastAsia="阿里巴巴普惠体 2.0 45 Light" w:cs="阿里巴巴普惠体 2.0 45 Light"/>
              <w:b w:val="0"/>
              <w:rPrChange w:id="2319" w:author="成成" w:date="2025-09-18T16:04:15Z">
                <w:rPr>
                  <w:b/>
                </w:rPr>
              </w:rPrChange>
            </w:rPr>
            <w:delText>错误！未指定顺序。</w:delText>
          </w:r>
        </w:del>
      </w:ins>
      <w:ins w:id="2322" w:author="成成" w:date="2025-09-18T15:20:21Z">
        <w:del w:id="2323" w:author="成成" w:date="2025-09-18T16:08:19Z">
          <w:r>
            <w:rPr>
              <w:rFonts w:hint="eastAsia" w:ascii="阿里巴巴普惠体 2.0 45 Light" w:hAnsi="阿里巴巴普惠体 2.0 45 Light" w:eastAsia="阿里巴巴普惠体 2.0 45 Light" w:cs="阿里巴巴普惠体 2.0 45 Light"/>
              <w:b w:val="0"/>
              <w:rPrChange w:id="2324" w:author="成成" w:date="2025-09-18T16:04:15Z">
                <w:rPr>
                  <w:b/>
                </w:rPr>
              </w:rPrChange>
            </w:rPr>
            <w:delText>错误！未指定顺序。</w:delText>
          </w:r>
        </w:del>
      </w:ins>
      <w:ins w:id="2327" w:author="成成" w:date="2025-09-18T15:19:50Z">
        <w:del w:id="2328" w:author="成成" w:date="2025-09-18T16:08:19Z">
          <w:r>
            <w:rPr>
              <w:rFonts w:hint="eastAsia" w:ascii="阿里巴巴普惠体 2.0 45 Light" w:hAnsi="阿里巴巴普惠体 2.0 45 Light" w:eastAsia="阿里巴巴普惠体 2.0 45 Light" w:cs="阿里巴巴普惠体 2.0 45 Light"/>
              <w:b w:val="0"/>
              <w:rPrChange w:id="2329" w:author="成成" w:date="2025-09-18T16:04:15Z">
                <w:rPr>
                  <w:b/>
                </w:rPr>
              </w:rPrChange>
            </w:rPr>
            <w:delText>错误！未指定顺序。</w:delText>
          </w:r>
        </w:del>
      </w:ins>
      <w:ins w:id="2332" w:author="成成" w:date="2025-09-18T15:19:26Z">
        <w:del w:id="2333" w:author="成成" w:date="2025-09-18T16:08:19Z">
          <w:r>
            <w:rPr>
              <w:rFonts w:hint="eastAsia" w:ascii="阿里巴巴普惠体 2.0 45 Light" w:hAnsi="阿里巴巴普惠体 2.0 45 Light" w:eastAsia="阿里巴巴普惠体 2.0 45 Light" w:cs="阿里巴巴普惠体 2.0 45 Light"/>
              <w:b w:val="0"/>
              <w:rPrChange w:id="2334" w:author="成成" w:date="2025-09-18T16:04:15Z">
                <w:rPr>
                  <w:b/>
                </w:rPr>
              </w:rPrChange>
            </w:rPr>
            <w:delText>错误！未指定顺序。</w:delText>
          </w:r>
        </w:del>
      </w:ins>
      <w:ins w:id="2337" w:author="成成" w:date="2025-09-18T15:19:07Z">
        <w:del w:id="2338" w:author="成成" w:date="2025-09-18T16:08:19Z">
          <w:r>
            <w:rPr>
              <w:rFonts w:hint="eastAsia" w:ascii="阿里巴巴普惠体 2.0 45 Light" w:hAnsi="阿里巴巴普惠体 2.0 45 Light" w:eastAsia="阿里巴巴普惠体 2.0 45 Light" w:cs="阿里巴巴普惠体 2.0 45 Light"/>
              <w:b w:val="0"/>
              <w:rPrChange w:id="2339" w:author="成成" w:date="2025-09-18T16:04:15Z">
                <w:rPr>
                  <w:b/>
                </w:rPr>
              </w:rPrChange>
            </w:rPr>
            <w:delText>错误！未指定顺序。</w:delText>
          </w:r>
        </w:del>
      </w:ins>
      <w:del w:id="2342" w:author="成成" w:date="2025-09-18T16:08:19Z">
        <w:r>
          <w:rPr>
            <w:rFonts w:hint="eastAsia" w:ascii="阿里巴巴普惠体 2.0 45 Light" w:hAnsi="阿里巴巴普惠体 2.0 45 Light" w:eastAsia="阿里巴巴普惠体 2.0 45 Light" w:cs="阿里巴巴普惠体 2.0 45 Light"/>
            <w:rPrChange w:id="2343" w:author="成成" w:date="2025-09-18T16:04:15Z">
              <w:rPr>
                <w:rFonts w:hint="eastAsia" w:ascii="阿里巴巴普惠体 2.0 45 Light" w:hAnsi="阿里巴巴普惠体 2.0 45 Light" w:eastAsia="阿里巴巴普惠体 2.0 45 Light" w:cs="阿里巴巴普惠体 2.0 45 Light"/>
              </w:rPr>
            </w:rPrChange>
          </w:rPr>
          <w:delText>11</w:delText>
        </w:r>
      </w:del>
      <w:del w:id="2345" w:author="成成" w:date="2025-09-18T15:19:02Z">
        <w:r>
          <w:rPr>
            <w:rFonts w:hint="eastAsia" w:ascii="阿里巴巴普惠体 2.0 45 Light" w:hAnsi="阿里巴巴普惠体 2.0 45 Light" w:eastAsia="阿里巴巴普惠体 2.0 45 Light" w:cs="阿里巴巴普惠体 2.0 45 Light"/>
            <w:rPrChange w:id="2346" w:author="成成" w:date="2025-09-18T16:04:15Z">
              <w:rPr>
                <w:rFonts w:hint="eastAsia" w:ascii="阿里巴巴普惠体 2.0 45 Light" w:hAnsi="阿里巴巴普惠体 2.0 45 Light" w:eastAsia="阿里巴巴普惠体 2.0 45 Light" w:cs="阿里巴巴普惠体 2.0 45 Light"/>
              </w:rPr>
            </w:rPrChange>
          </w:rPr>
          <w:fldChar w:fldCharType="end"/>
        </w:r>
        <w:bookmarkEnd w:id="206"/>
      </w:del>
      <w:bookmarkStart w:id="207" w:name="_Toc18727"/>
      <w:bookmarkStart w:id="208" w:name="_Toc20635"/>
      <w:r>
        <w:rPr>
          <w:rFonts w:hint="eastAsia" w:ascii="阿里巴巴普惠体 2.0 45 Light" w:hAnsi="阿里巴巴普惠体 2.0 45 Light" w:eastAsia="阿里巴巴普惠体 2.0 45 Light" w:cs="阿里巴巴普惠体 2.0 45 Light"/>
          <w:lang w:val="en-US" w:eastAsia="zh-CN"/>
        </w:rPr>
        <w:t xml:space="preserve"> RS485举例写数据帧格式</w:t>
      </w:r>
      <w:bookmarkEnd w:id="207"/>
      <w:bookmarkEnd w:id="208"/>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67"/>
        <w:gridCol w:w="1759"/>
        <w:gridCol w:w="4175"/>
      </w:tblGrid>
      <w:tr w14:paraId="0D3CA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535DF858">
            <w:pPr>
              <w:pStyle w:val="68"/>
              <w:ind w:firstLine="0" w:firstLineChars="0"/>
              <w:rPr>
                <w:rFonts w:hint="eastAsia" w:ascii="阿里巴巴普惠体 2.0 45 Light" w:hAnsi="阿里巴巴普惠体 2.0 45 Light" w:eastAsia="阿里巴巴普惠体 2.0 45 Light" w:cs="阿里巴巴普惠体 2.0 45 Light"/>
              </w:rPr>
            </w:pPr>
          </w:p>
        </w:tc>
        <w:tc>
          <w:tcPr>
            <w:tcW w:w="1759" w:type="dxa"/>
            <w:vAlign w:val="center"/>
          </w:tcPr>
          <w:p w14:paraId="6BFC5BAA">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数值</w:t>
            </w:r>
          </w:p>
        </w:tc>
        <w:tc>
          <w:tcPr>
            <w:tcW w:w="4175" w:type="dxa"/>
            <w:vAlign w:val="center"/>
          </w:tcPr>
          <w:p w14:paraId="3D1E8936">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r>
      <w:tr w14:paraId="19042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255FFE3D">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byte[0]</w:t>
            </w:r>
          </w:p>
        </w:tc>
        <w:tc>
          <w:tcPr>
            <w:tcW w:w="1759" w:type="dxa"/>
            <w:vAlign w:val="center"/>
          </w:tcPr>
          <w:p w14:paraId="46190C4C">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0xEB</w:t>
            </w:r>
          </w:p>
        </w:tc>
        <w:tc>
          <w:tcPr>
            <w:tcW w:w="4175" w:type="dxa"/>
            <w:vAlign w:val="center"/>
          </w:tcPr>
          <w:p w14:paraId="2D7802F5">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02A75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384C6ECA">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w:t>
            </w:r>
          </w:p>
        </w:tc>
        <w:tc>
          <w:tcPr>
            <w:tcW w:w="1759" w:type="dxa"/>
            <w:vAlign w:val="center"/>
          </w:tcPr>
          <w:p w14:paraId="28809130">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0x90</w:t>
            </w:r>
          </w:p>
        </w:tc>
        <w:tc>
          <w:tcPr>
            <w:tcW w:w="4175" w:type="dxa"/>
            <w:vAlign w:val="center"/>
          </w:tcPr>
          <w:p w14:paraId="082C502D">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38F51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577A97E4">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byte[2]</w:t>
            </w:r>
          </w:p>
        </w:tc>
        <w:tc>
          <w:tcPr>
            <w:tcW w:w="1759" w:type="dxa"/>
            <w:vAlign w:val="center"/>
          </w:tcPr>
          <w:p w14:paraId="6700D282">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0x01</w:t>
            </w:r>
          </w:p>
        </w:tc>
        <w:tc>
          <w:tcPr>
            <w:tcW w:w="4175" w:type="dxa"/>
            <w:vAlign w:val="center"/>
          </w:tcPr>
          <w:p w14:paraId="1F4C5286">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灵巧手ID号</w:t>
            </w:r>
          </w:p>
        </w:tc>
      </w:tr>
      <w:tr w14:paraId="3CB7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53DC135C">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byte[3]</w:t>
            </w:r>
          </w:p>
        </w:tc>
        <w:tc>
          <w:tcPr>
            <w:tcW w:w="1759" w:type="dxa"/>
            <w:vAlign w:val="center"/>
          </w:tcPr>
          <w:p w14:paraId="451A6ADC">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0x0F</w:t>
            </w:r>
          </w:p>
        </w:tc>
        <w:tc>
          <w:tcPr>
            <w:tcW w:w="4175" w:type="dxa"/>
            <w:vAlign w:val="center"/>
          </w:tcPr>
          <w:p w14:paraId="18CDB347">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该帧数据部分长度 12 + 3</w:t>
            </w:r>
          </w:p>
        </w:tc>
      </w:tr>
      <w:tr w14:paraId="502F0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392FE680">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byte[4]</w:t>
            </w:r>
          </w:p>
        </w:tc>
        <w:tc>
          <w:tcPr>
            <w:tcW w:w="1759" w:type="dxa"/>
            <w:vAlign w:val="center"/>
          </w:tcPr>
          <w:p w14:paraId="6958CBF8">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0x12</w:t>
            </w:r>
          </w:p>
        </w:tc>
        <w:tc>
          <w:tcPr>
            <w:tcW w:w="4175" w:type="dxa"/>
            <w:vAlign w:val="center"/>
          </w:tcPr>
          <w:p w14:paraId="64043FB9">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写寄存器命令标志</w:t>
            </w:r>
          </w:p>
        </w:tc>
      </w:tr>
      <w:tr w14:paraId="4F26D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2838F80C">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byte[5]</w:t>
            </w:r>
          </w:p>
        </w:tc>
        <w:tc>
          <w:tcPr>
            <w:tcW w:w="1759" w:type="dxa"/>
            <w:vAlign w:val="center"/>
          </w:tcPr>
          <w:p w14:paraId="5CB5D381">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10</w:t>
            </w:r>
          </w:p>
        </w:tc>
        <w:tc>
          <w:tcPr>
            <w:tcW w:w="4175" w:type="dxa"/>
            <w:vAlign w:val="center"/>
          </w:tcPr>
          <w:p w14:paraId="2881E0BC">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寄存器起始地址低八位</w:t>
            </w:r>
          </w:p>
        </w:tc>
      </w:tr>
      <w:tr w14:paraId="44DC6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6F24F006">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byte[6]</w:t>
            </w:r>
          </w:p>
        </w:tc>
        <w:tc>
          <w:tcPr>
            <w:tcW w:w="1759" w:type="dxa"/>
            <w:vAlign w:val="center"/>
          </w:tcPr>
          <w:p w14:paraId="374A5B52">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w:t>
            </w:r>
            <w:r>
              <w:rPr>
                <w:rFonts w:hint="eastAsia" w:ascii="阿里巴巴普惠体 2.0 45 Light" w:hAnsi="阿里巴巴普惠体 2.0 45 Light" w:eastAsia="阿里巴巴普惠体 2.0 45 Light" w:cs="阿里巴巴普惠体 2.0 45 Light"/>
                <w:lang w:val="en-US" w:eastAsia="zh-CN"/>
              </w:rPr>
              <w:t>4</w:t>
            </w:r>
          </w:p>
        </w:tc>
        <w:tc>
          <w:tcPr>
            <w:tcW w:w="4175" w:type="dxa"/>
            <w:vAlign w:val="center"/>
          </w:tcPr>
          <w:p w14:paraId="65953271">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寄存器起始地址高八位</w:t>
            </w:r>
          </w:p>
        </w:tc>
      </w:tr>
      <w:tr w14:paraId="5B9D8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10626FF1">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byte[7] byte[8]</w:t>
            </w:r>
          </w:p>
        </w:tc>
        <w:tc>
          <w:tcPr>
            <w:tcW w:w="1759" w:type="dxa"/>
            <w:vAlign w:val="center"/>
          </w:tcPr>
          <w:p w14:paraId="2BD8F05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E803</w:t>
            </w:r>
          </w:p>
        </w:tc>
        <w:tc>
          <w:tcPr>
            <w:tcW w:w="4175" w:type="dxa"/>
            <w:vAlign w:val="center"/>
          </w:tcPr>
          <w:p w14:paraId="31A4C00F">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转换为整形10</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0(0x</w:t>
            </w:r>
            <w:r>
              <w:rPr>
                <w:rFonts w:hint="eastAsia" w:ascii="阿里巴巴普惠体 2.0 45 Light" w:hAnsi="阿里巴巴普惠体 2.0 45 Light" w:eastAsia="阿里巴巴普惠体 2.0 45 Light" w:cs="阿里巴巴普惠体 2.0 45 Light"/>
                <w:lang w:val="en-US" w:eastAsia="zh-CN"/>
              </w:rPr>
              <w:t>03E8</w:t>
            </w:r>
            <w:r>
              <w:rPr>
                <w:rFonts w:hint="eastAsia" w:ascii="阿里巴巴普惠体 2.0 45 Light" w:hAnsi="阿里巴巴普惠体 2.0 45 Light" w:eastAsia="阿里巴巴普惠体 2.0 45 Light" w:cs="阿里巴巴普惠体 2.0 45 Light"/>
              </w:rPr>
              <w:t>)</w:t>
            </w:r>
          </w:p>
        </w:tc>
      </w:tr>
      <w:tr w14:paraId="5871E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7E5D3987">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byte[9] byte[10]</w:t>
            </w:r>
          </w:p>
        </w:tc>
        <w:tc>
          <w:tcPr>
            <w:tcW w:w="1759" w:type="dxa"/>
            <w:vAlign w:val="center"/>
          </w:tcPr>
          <w:p w14:paraId="6AAB2ED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E803</w:t>
            </w:r>
          </w:p>
        </w:tc>
        <w:tc>
          <w:tcPr>
            <w:tcW w:w="4175" w:type="dxa"/>
            <w:vAlign w:val="center"/>
          </w:tcPr>
          <w:p w14:paraId="6D079C12">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转换为整形10</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0(0x</w:t>
            </w:r>
            <w:r>
              <w:rPr>
                <w:rFonts w:hint="eastAsia" w:ascii="阿里巴巴普惠体 2.0 45 Light" w:hAnsi="阿里巴巴普惠体 2.0 45 Light" w:eastAsia="阿里巴巴普惠体 2.0 45 Light" w:cs="阿里巴巴普惠体 2.0 45 Light"/>
                <w:lang w:val="en-US" w:eastAsia="zh-CN"/>
              </w:rPr>
              <w:t>03E8</w:t>
            </w:r>
            <w:r>
              <w:rPr>
                <w:rFonts w:hint="eastAsia" w:ascii="阿里巴巴普惠体 2.0 45 Light" w:hAnsi="阿里巴巴普惠体 2.0 45 Light" w:eastAsia="阿里巴巴普惠体 2.0 45 Light" w:cs="阿里巴巴普惠体 2.0 45 Light"/>
              </w:rPr>
              <w:t>)</w:t>
            </w:r>
          </w:p>
        </w:tc>
      </w:tr>
      <w:tr w14:paraId="12FE3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0D1821B7">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byte[11] byte[12]</w:t>
            </w:r>
          </w:p>
        </w:tc>
        <w:tc>
          <w:tcPr>
            <w:tcW w:w="1759" w:type="dxa"/>
            <w:vAlign w:val="center"/>
          </w:tcPr>
          <w:p w14:paraId="2D7C75D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E803</w:t>
            </w:r>
          </w:p>
        </w:tc>
        <w:tc>
          <w:tcPr>
            <w:tcW w:w="4175" w:type="dxa"/>
            <w:vAlign w:val="center"/>
          </w:tcPr>
          <w:p w14:paraId="7167A3F0">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转换为整形10</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0(0x</w:t>
            </w:r>
            <w:r>
              <w:rPr>
                <w:rFonts w:hint="eastAsia" w:ascii="阿里巴巴普惠体 2.0 45 Light" w:hAnsi="阿里巴巴普惠体 2.0 45 Light" w:eastAsia="阿里巴巴普惠体 2.0 45 Light" w:cs="阿里巴巴普惠体 2.0 45 Light"/>
                <w:lang w:val="en-US" w:eastAsia="zh-CN"/>
              </w:rPr>
              <w:t>03E8</w:t>
            </w:r>
            <w:r>
              <w:rPr>
                <w:rFonts w:hint="eastAsia" w:ascii="阿里巴巴普惠体 2.0 45 Light" w:hAnsi="阿里巴巴普惠体 2.0 45 Light" w:eastAsia="阿里巴巴普惠体 2.0 45 Light" w:cs="阿里巴巴普惠体 2.0 45 Light"/>
              </w:rPr>
              <w:t>)</w:t>
            </w:r>
          </w:p>
        </w:tc>
      </w:tr>
      <w:tr w14:paraId="5082B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55B17982">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byte[13] byte[14]</w:t>
            </w:r>
          </w:p>
        </w:tc>
        <w:tc>
          <w:tcPr>
            <w:tcW w:w="1759" w:type="dxa"/>
            <w:vAlign w:val="center"/>
          </w:tcPr>
          <w:p w14:paraId="49AF823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E803</w:t>
            </w:r>
          </w:p>
        </w:tc>
        <w:tc>
          <w:tcPr>
            <w:tcW w:w="4175" w:type="dxa"/>
            <w:vAlign w:val="center"/>
          </w:tcPr>
          <w:p w14:paraId="46226D0E">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转换为整形10</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0(0x</w:t>
            </w:r>
            <w:r>
              <w:rPr>
                <w:rFonts w:hint="eastAsia" w:ascii="阿里巴巴普惠体 2.0 45 Light" w:hAnsi="阿里巴巴普惠体 2.0 45 Light" w:eastAsia="阿里巴巴普惠体 2.0 45 Light" w:cs="阿里巴巴普惠体 2.0 45 Light"/>
                <w:lang w:val="en-US" w:eastAsia="zh-CN"/>
              </w:rPr>
              <w:t>03E8</w:t>
            </w:r>
            <w:r>
              <w:rPr>
                <w:rFonts w:hint="eastAsia" w:ascii="阿里巴巴普惠体 2.0 45 Light" w:hAnsi="阿里巴巴普惠体 2.0 45 Light" w:eastAsia="阿里巴巴普惠体 2.0 45 Light" w:cs="阿里巴巴普惠体 2.0 45 Light"/>
              </w:rPr>
              <w:t>)</w:t>
            </w:r>
          </w:p>
        </w:tc>
      </w:tr>
      <w:tr w14:paraId="19736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5EFE062C">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byte[15] byte[16]</w:t>
            </w:r>
          </w:p>
        </w:tc>
        <w:tc>
          <w:tcPr>
            <w:tcW w:w="1759" w:type="dxa"/>
            <w:vAlign w:val="center"/>
          </w:tcPr>
          <w:p w14:paraId="45C47AE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7805</w:t>
            </w:r>
          </w:p>
        </w:tc>
        <w:tc>
          <w:tcPr>
            <w:tcW w:w="4175" w:type="dxa"/>
            <w:vAlign w:val="center"/>
          </w:tcPr>
          <w:p w14:paraId="383FA64D">
            <w:pPr>
              <w:pStyle w:val="111"/>
              <w:ind w:left="0" w:leftChars="0" w:right="0" w:rightChars="0"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转换为整形</w:t>
            </w:r>
            <w:r>
              <w:rPr>
                <w:rFonts w:hint="eastAsia" w:ascii="阿里巴巴普惠体 2.0 45 Light" w:hAnsi="阿里巴巴普惠体 2.0 45 Light" w:eastAsia="阿里巴巴普惠体 2.0 45 Light" w:cs="阿里巴巴普惠体 2.0 45 Light"/>
                <w:lang w:val="en-US" w:eastAsia="zh-CN"/>
              </w:rPr>
              <w:t>14</w:t>
            </w:r>
            <w:r>
              <w:rPr>
                <w:rFonts w:hint="eastAsia" w:ascii="阿里巴巴普惠体 2.0 45 Light" w:hAnsi="阿里巴巴普惠体 2.0 45 Light" w:eastAsia="阿里巴巴普惠体 2.0 45 Light" w:cs="阿里巴巴普惠体 2.0 45 Light"/>
              </w:rPr>
              <w:t>00(0x0</w:t>
            </w:r>
            <w:r>
              <w:rPr>
                <w:rFonts w:hint="eastAsia" w:ascii="阿里巴巴普惠体 2.0 45 Light" w:hAnsi="阿里巴巴普惠体 2.0 45 Light" w:eastAsia="阿里巴巴普惠体 2.0 45 Light" w:cs="阿里巴巴普惠体 2.0 45 Light"/>
                <w:lang w:val="en-US" w:eastAsia="zh-CN"/>
              </w:rPr>
              <w:t>578</w:t>
            </w:r>
            <w:r>
              <w:rPr>
                <w:rFonts w:hint="eastAsia" w:ascii="阿里巴巴普惠体 2.0 45 Light" w:hAnsi="阿里巴巴普惠体 2.0 45 Light" w:eastAsia="阿里巴巴普惠体 2.0 45 Light" w:cs="阿里巴巴普惠体 2.0 45 Light"/>
              </w:rPr>
              <w:t>)</w:t>
            </w:r>
          </w:p>
        </w:tc>
      </w:tr>
      <w:tr w14:paraId="219FB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0A31FC16">
            <w:pPr>
              <w:pStyle w:val="12"/>
              <w:tabs>
                <w:tab w:val="left" w:pos="420"/>
                <w:tab w:val="left" w:pos="851"/>
              </w:tabs>
              <w:ind w:firstLineChars="0"/>
              <w:jc w:val="center"/>
              <w:rPr>
                <w:rFonts w:hint="eastAsia" w:ascii="阿里巴巴普惠体 2.0 45 Light" w:hAnsi="阿里巴巴普惠体 2.0 45 Light" w:eastAsia="阿里巴巴普惠体 2.0 45 Light" w:cs="阿里巴巴普惠体 2.0 45 Light"/>
              </w:rPr>
              <w:pPrChange w:id="2348" w:author="成成" w:date="2025-09-18T15:19:26Z">
                <w:pPr>
                  <w:pStyle w:val="111"/>
                  <w:ind w:firstLine="0" w:firstLineChars="0"/>
                  <w:jc w:val="center"/>
                </w:pPr>
              </w:pPrChange>
            </w:pPr>
            <w:r>
              <w:rPr>
                <w:rFonts w:hint="eastAsia" w:ascii="阿里巴巴普惠体 2.0 45 Light" w:hAnsi="阿里巴巴普惠体 2.0 45 Light" w:eastAsia="阿里巴巴普惠体 2.0 45 Light" w:cs="阿里巴巴普惠体 2.0 45 Light"/>
              </w:rPr>
              <w:t>byte[17] byte[18]</w:t>
            </w:r>
          </w:p>
        </w:tc>
        <w:tc>
          <w:tcPr>
            <w:tcW w:w="1759" w:type="dxa"/>
            <w:vAlign w:val="center"/>
          </w:tcPr>
          <w:p w14:paraId="073F7FC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E803</w:t>
            </w:r>
          </w:p>
        </w:tc>
        <w:tc>
          <w:tcPr>
            <w:tcW w:w="4175" w:type="dxa"/>
            <w:vAlign w:val="center"/>
          </w:tcPr>
          <w:p w14:paraId="795DCB85">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转换为整形10</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0(0x</w:t>
            </w:r>
            <w:r>
              <w:rPr>
                <w:rFonts w:hint="eastAsia" w:ascii="阿里巴巴普惠体 2.0 45 Light" w:hAnsi="阿里巴巴普惠体 2.0 45 Light" w:eastAsia="阿里巴巴普惠体 2.0 45 Light" w:cs="阿里巴巴普惠体 2.0 45 Light"/>
                <w:lang w:val="en-US" w:eastAsia="zh-CN"/>
              </w:rPr>
              <w:t>03E8</w:t>
            </w:r>
            <w:r>
              <w:rPr>
                <w:rFonts w:hint="eastAsia" w:ascii="阿里巴巴普惠体 2.0 45 Light" w:hAnsi="阿里巴巴普惠体 2.0 45 Light" w:eastAsia="阿里巴巴普惠体 2.0 45 Light" w:cs="阿里巴巴普惠体 2.0 45 Light"/>
              </w:rPr>
              <w:t>)</w:t>
            </w:r>
          </w:p>
        </w:tc>
      </w:tr>
      <w:tr w14:paraId="083C5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421D7A65">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byte[19]</w:t>
            </w:r>
          </w:p>
        </w:tc>
        <w:tc>
          <w:tcPr>
            <w:tcW w:w="1759" w:type="dxa"/>
            <w:vAlign w:val="center"/>
          </w:tcPr>
          <w:p w14:paraId="54C535CE">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4A</w:t>
            </w:r>
          </w:p>
        </w:tc>
        <w:tc>
          <w:tcPr>
            <w:tcW w:w="4175" w:type="dxa"/>
            <w:vAlign w:val="center"/>
          </w:tcPr>
          <w:p w14:paraId="21FCFC29">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校验和</w:t>
            </w:r>
          </w:p>
        </w:tc>
      </w:tr>
    </w:tbl>
    <w:p w14:paraId="6742EFCE">
      <w:pPr>
        <w:pStyle w:val="32"/>
        <w:ind w:firstLine="470"/>
        <w:rPr>
          <w:rFonts w:hint="eastAsia" w:ascii="阿里巴巴普惠体 2.0 45 Light" w:hAnsi="阿里巴巴普惠体 2.0 45 Light" w:eastAsia="阿里巴巴普惠体 2.0 45 Light" w:cs="阿里巴巴普惠体 2.0 45 Light"/>
        </w:rPr>
      </w:pPr>
    </w:p>
    <w:p w14:paraId="28D2D720">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灵巧手对这条指</w:t>
      </w:r>
      <w:r>
        <w:rPr>
          <w:rFonts w:hint="eastAsia" w:ascii="阿里巴巴普惠体 2.0 45 Light" w:hAnsi="阿里巴巴普惠体 2.0 45 Light" w:eastAsia="阿里巴巴普惠体 2.0 45 Light" w:cs="阿里巴巴普惠体 2.0 45 Light"/>
          <w:rPrChange w:id="2349" w:author="成成" w:date="2025-09-18T16:04:07Z">
            <w:rPr>
              <w:rFonts w:hint="eastAsia" w:ascii="阿里巴巴普惠体 2.0 45 Light" w:hAnsi="阿里巴巴普惠体 2.0 45 Light" w:eastAsia="阿里巴巴普惠体 2.0 45 Light" w:cs="阿里巴巴普惠体 2.0 45 Light"/>
            </w:rPr>
          </w:rPrChange>
        </w:rPr>
        <w:t>令的回复帧如下</w:t>
      </w:r>
      <w:ins w:id="2350" w:author="成成" w:date="2025-09-18T15:19:34Z">
        <w:r>
          <w:rPr>
            <w:rFonts w:hint="eastAsia" w:ascii="阿里巴巴普惠体 2.0 45 Light" w:hAnsi="阿里巴巴普惠体 2.0 45 Light" w:eastAsia="阿里巴巴普惠体 2.0 45 Light" w:cs="阿里巴巴普惠体 2.0 45 Light"/>
            <w:lang w:eastAsia="zh-CN"/>
            <w:rPrChange w:id="2351" w:author="成成" w:date="2025-09-18T16:04:07Z">
              <w:rPr>
                <w:rFonts w:hint="eastAsia" w:ascii="阿里巴巴普惠体 2.0 45 Light" w:hAnsi="阿里巴巴普惠体 2.0 45 Light" w:eastAsia="阿里巴巴普惠体 2.0 45 Light" w:cs="阿里巴巴普惠体 2.0 45 Light"/>
                <w:lang w:eastAsia="zh-CN"/>
              </w:rPr>
            </w:rPrChange>
          </w:rPr>
          <w:fldChar w:fldCharType="begin"/>
        </w:r>
      </w:ins>
      <w:ins w:id="2353" w:author="成成" w:date="2025-09-18T15:19:34Z">
        <w:r>
          <w:rPr>
            <w:rFonts w:hint="eastAsia" w:ascii="阿里巴巴普惠体 2.0 45 Light" w:hAnsi="阿里巴巴普惠体 2.0 45 Light" w:eastAsia="阿里巴巴普惠体 2.0 45 Light" w:cs="阿里巴巴普惠体 2.0 45 Light"/>
            <w:lang w:eastAsia="zh-CN"/>
            <w:rPrChange w:id="2354" w:author="成成" w:date="2025-09-18T16:04:07Z">
              <w:rPr>
                <w:rFonts w:hint="eastAsia" w:ascii="阿里巴巴普惠体 2.0 45 Light" w:hAnsi="阿里巴巴普惠体 2.0 45 Light" w:eastAsia="阿里巴巴普惠体 2.0 45 Light" w:cs="阿里巴巴普惠体 2.0 45 Light"/>
                <w:lang w:eastAsia="zh-CN"/>
              </w:rPr>
            </w:rPrChange>
          </w:rPr>
          <w:instrText xml:space="preserve"> REF _Ref30913 \h </w:instrText>
        </w:r>
      </w:ins>
      <w:ins w:id="2356" w:author="成成" w:date="2025-09-18T15:19:34Z">
        <w:r>
          <w:rPr>
            <w:rFonts w:hint="eastAsia" w:ascii="阿里巴巴普惠体 2.0 45 Light" w:hAnsi="阿里巴巴普惠体 2.0 45 Light" w:eastAsia="阿里巴巴普惠体 2.0 45 Light" w:cs="阿里巴巴普惠体 2.0 45 Light"/>
            <w:lang w:eastAsia="zh-CN"/>
            <w:rPrChange w:id="2357" w:author="成成" w:date="2025-09-18T16:04:07Z">
              <w:rPr>
                <w:rFonts w:hint="eastAsia" w:ascii="阿里巴巴普惠体 2.0 45 Light" w:hAnsi="阿里巴巴普惠体 2.0 45 Light" w:eastAsia="阿里巴巴普惠体 2.0 45 Light" w:cs="阿里巴巴普惠体 2.0 45 Light"/>
                <w:lang w:eastAsia="zh-CN"/>
              </w:rPr>
            </w:rPrChange>
          </w:rPr>
          <w:fldChar w:fldCharType="separate"/>
        </w:r>
      </w:ins>
      <w:ins w:id="2359" w:author="成成" w:date="2025-09-18T15:19:34Z">
        <w:r>
          <w:rPr>
            <w:rFonts w:hint="eastAsia" w:ascii="阿里巴巴普惠体 2.0 45 Light" w:hAnsi="阿里巴巴普惠体 2.0 45 Light" w:eastAsia="阿里巴巴普惠体 2.0 45 Light" w:cs="阿里巴巴普惠体 2.0 45 Light"/>
            <w:rPrChange w:id="2360" w:author="成成" w:date="2025-09-18T16:04:07Z">
              <w:rPr/>
            </w:rPrChange>
          </w:rPr>
          <w:t>表 12</w:t>
        </w:r>
      </w:ins>
      <w:ins w:id="2362" w:author="成成" w:date="2025-09-18T15:19:34Z">
        <w:r>
          <w:rPr>
            <w:rFonts w:hint="eastAsia" w:ascii="阿里巴巴普惠体 2.0 45 Light" w:hAnsi="阿里巴巴普惠体 2.0 45 Light" w:eastAsia="阿里巴巴普惠体 2.0 45 Light" w:cs="阿里巴巴普惠体 2.0 45 Light"/>
            <w:lang w:eastAsia="zh-CN"/>
            <w:rPrChange w:id="2363" w:author="成成" w:date="2025-09-18T16:04:07Z">
              <w:rPr>
                <w:rFonts w:hint="eastAsia" w:ascii="阿里巴巴普惠体 2.0 45 Light" w:hAnsi="阿里巴巴普惠体 2.0 45 Light" w:eastAsia="阿里巴巴普惠体 2.0 45 Light" w:cs="阿里巴巴普惠体 2.0 45 Light"/>
                <w:lang w:eastAsia="zh-CN"/>
              </w:rPr>
            </w:rPrChange>
          </w:rPr>
          <w:fldChar w:fldCharType="end"/>
        </w:r>
      </w:ins>
      <w:del w:id="2365" w:author="成成" w:date="2025-09-18T15:19:29Z">
        <w:r>
          <w:rPr>
            <w:rFonts w:hint="eastAsia" w:ascii="阿里巴巴普惠体 2.0 45 Light" w:hAnsi="阿里巴巴普惠体 2.0 45 Light" w:eastAsia="阿里巴巴普惠体 2.0 45 Light" w:cs="阿里巴巴普惠体 2.0 45 Light"/>
            <w:lang w:val="en-US" w:eastAsia="zh-CN"/>
          </w:rPr>
          <w:delText>表</w:delText>
        </w:r>
      </w:del>
      <w:del w:id="2366" w:author="成成" w:date="2025-09-18T15:19:28Z">
        <w:r>
          <w:rPr>
            <w:rFonts w:hint="eastAsia" w:ascii="阿里巴巴普惠体 2.0 45 Light" w:hAnsi="阿里巴巴普惠体 2.0 45 Light" w:eastAsia="阿里巴巴普惠体 2.0 45 Light" w:cs="阿里巴巴普惠体 2.0 45 Light"/>
            <w:lang w:val="en-US" w:eastAsia="zh-CN"/>
          </w:rPr>
          <w:delText>12</w:delText>
        </w:r>
      </w:del>
      <w:r>
        <w:rPr>
          <w:rFonts w:hint="eastAsia" w:ascii="阿里巴巴普惠体 2.0 45 Light" w:hAnsi="阿里巴巴普惠体 2.0 45 Light" w:eastAsia="阿里巴巴普惠体 2.0 45 Light" w:cs="阿里巴巴普惠体 2.0 45 Light"/>
          <w:lang w:val="en-US" w:eastAsia="zh-CN"/>
        </w:rPr>
        <w:t>所示</w:t>
      </w:r>
      <w:r>
        <w:rPr>
          <w:rFonts w:hint="eastAsia" w:ascii="阿里巴巴普惠体 2.0 45 Light" w:hAnsi="阿里巴巴普惠体 2.0 45 Light" w:eastAsia="阿里巴巴普惠体 2.0 45 Light" w:cs="阿里巴巴普惠体 2.0 45 Light"/>
          <w:rPrChange w:id="2367" w:author="成成" w:date="2025-09-18T16:04:07Z">
            <w:rPr>
              <w:rFonts w:hint="eastAsia" w:ascii="阿里巴巴普惠体 2.0 45 Light" w:hAnsi="阿里巴巴普惠体 2.0 45 Light" w:eastAsia="阿里巴巴普惠体 2.0 45 Light" w:cs="阿里巴巴普惠体 2.0 45 Light"/>
            </w:rPr>
          </w:rPrChange>
        </w:rPr>
        <w:t>：</w:t>
      </w:r>
    </w:p>
    <w:p w14:paraId="38CCEAED">
      <w:pPr>
        <w:pStyle w:val="32"/>
        <w:ind w:firstLine="470"/>
        <w:jc w:val="center"/>
        <w:rPr>
          <w:rFonts w:hint="eastAsia" w:ascii="阿里巴巴普惠体 2.0 45 Light" w:hAnsi="阿里巴巴普惠体 2.0 45 Light" w:eastAsia="阿里巴巴普惠体 2.0 45 Light" w:cs="阿里巴巴普惠体 2.0 45 Light"/>
        </w:rPr>
      </w:pPr>
      <w:ins w:id="2368" w:author="成成" w:date="2025-09-18T15:19:26Z">
        <w:bookmarkStart w:id="209" w:name="_Ref30913"/>
        <w:bookmarkStart w:id="210" w:name="_Ref5939"/>
        <w:r>
          <w:rPr>
            <w:rFonts w:hint="eastAsia" w:ascii="阿里巴巴普惠体 2.0 45 Light" w:hAnsi="阿里巴巴普惠体 2.0 45 Light" w:eastAsia="阿里巴巴普惠体 2.0 45 Light" w:cs="阿里巴巴普惠体 2.0 45 Light"/>
            <w:kern w:val="2"/>
            <w:szCs w:val="20"/>
            <w:rPrChange w:id="2369" w:author="成成" w:date="2025-09-18T16:04:01Z">
              <w:rPr/>
            </w:rPrChange>
          </w:rPr>
          <w:t xml:space="preserve">表 </w:t>
        </w:r>
      </w:ins>
      <w:ins w:id="2371" w:author="成成" w:date="2025-09-18T15:19:26Z">
        <w:r>
          <w:rPr>
            <w:rFonts w:hint="eastAsia" w:ascii="阿里巴巴普惠体 2.0 45 Light" w:hAnsi="阿里巴巴普惠体 2.0 45 Light" w:eastAsia="阿里巴巴普惠体 2.0 45 Light" w:cs="阿里巴巴普惠体 2.0 45 Light"/>
            <w:kern w:val="2"/>
            <w:szCs w:val="20"/>
            <w:rPrChange w:id="2372" w:author="成成" w:date="2025-09-18T16:04:01Z">
              <w:rPr/>
            </w:rPrChange>
          </w:rPr>
          <w:fldChar w:fldCharType="begin"/>
        </w:r>
      </w:ins>
      <w:ins w:id="2374" w:author="成成" w:date="2025-09-18T15:19:26Z">
        <w:r>
          <w:rPr>
            <w:rFonts w:hint="eastAsia" w:ascii="阿里巴巴普惠体 2.0 45 Light" w:hAnsi="阿里巴巴普惠体 2.0 45 Light" w:eastAsia="阿里巴巴普惠体 2.0 45 Light" w:cs="阿里巴巴普惠体 2.0 45 Light"/>
            <w:kern w:val="2"/>
            <w:szCs w:val="20"/>
            <w:rPrChange w:id="2375" w:author="成成" w:date="2025-09-18T16:04:01Z">
              <w:rPr/>
            </w:rPrChange>
          </w:rPr>
          <w:instrText xml:space="preserve"> SEQ 表 \* ARABIC </w:instrText>
        </w:r>
      </w:ins>
      <w:ins w:id="2377" w:author="成成" w:date="2025-09-18T15:19:26Z">
        <w:r>
          <w:rPr>
            <w:rFonts w:hint="eastAsia" w:ascii="阿里巴巴普惠体 2.0 45 Light" w:hAnsi="阿里巴巴普惠体 2.0 45 Light" w:eastAsia="阿里巴巴普惠体 2.0 45 Light" w:cs="阿里巴巴普惠体 2.0 45 Light"/>
            <w:kern w:val="2"/>
            <w:szCs w:val="20"/>
            <w:rPrChange w:id="2378" w:author="成成" w:date="2025-09-18T16:04:01Z">
              <w:rPr/>
            </w:rPrChange>
          </w:rPr>
          <w:fldChar w:fldCharType="separate"/>
        </w:r>
      </w:ins>
      <w:ins w:id="2380" w:author="成成" w:date="2025-09-18T16:08:19Z">
        <w:r>
          <w:rPr>
            <w:rFonts w:hint="eastAsia" w:ascii="阿里巴巴普惠体 2.0 45 Light" w:hAnsi="阿里巴巴普惠体 2.0 45 Light" w:eastAsia="阿里巴巴普惠体 2.0 45 Light" w:cs="阿里巴巴普惠体 2.0 45 Light"/>
            <w:kern w:val="2"/>
            <w:szCs w:val="20"/>
          </w:rPr>
          <w:t>12</w:t>
        </w:r>
      </w:ins>
      <w:ins w:id="2381" w:author="成成" w:date="2025-09-18T15:19:26Z">
        <w:r>
          <w:rPr>
            <w:rFonts w:hint="eastAsia" w:ascii="阿里巴巴普惠体 2.0 45 Light" w:hAnsi="阿里巴巴普惠体 2.0 45 Light" w:eastAsia="阿里巴巴普惠体 2.0 45 Light" w:cs="阿里巴巴普惠体 2.0 45 Light"/>
            <w:kern w:val="2"/>
            <w:szCs w:val="20"/>
            <w:rPrChange w:id="2382" w:author="成成" w:date="2025-09-18T16:04:01Z">
              <w:rPr/>
            </w:rPrChange>
          </w:rPr>
          <w:fldChar w:fldCharType="end"/>
        </w:r>
        <w:bookmarkEnd w:id="209"/>
      </w:ins>
      <w:del w:id="2384" w:author="成成" w:date="2025-09-18T15:19:22Z">
        <w:r>
          <w:rPr>
            <w:rFonts w:hint="eastAsia" w:ascii="阿里巴巴普惠体 2.0 45 Light" w:hAnsi="阿里巴巴普惠体 2.0 45 Light" w:eastAsia="阿里巴巴普惠体 2.0 45 Light" w:cs="阿里巴巴普惠体 2.0 45 Light"/>
            <w:kern w:val="2"/>
            <w:szCs w:val="20"/>
            <w:rPrChange w:id="2385" w:author="成成" w:date="2025-09-18T16:04:01Z">
              <w:rPr>
                <w:rFonts w:hint="eastAsia" w:ascii="阿里巴巴普惠体 2.0 45 Light" w:hAnsi="阿里巴巴普惠体 2.0 45 Light" w:eastAsia="阿里巴巴普惠体 2.0 45 Light" w:cs="阿里巴巴普惠体 2.0 45 Light"/>
              </w:rPr>
            </w:rPrChange>
          </w:rPr>
          <w:delText xml:space="preserve">表 </w:delText>
        </w:r>
      </w:del>
      <w:del w:id="2387" w:author="成成" w:date="2025-09-18T15:19:21Z">
        <w:r>
          <w:rPr>
            <w:rFonts w:hint="eastAsia" w:ascii="阿里巴巴普惠体 2.0 45 Light" w:hAnsi="阿里巴巴普惠体 2.0 45 Light" w:eastAsia="阿里巴巴普惠体 2.0 45 Light" w:cs="阿里巴巴普惠体 2.0 45 Light"/>
            <w:kern w:val="2"/>
            <w:szCs w:val="20"/>
            <w:rPrChange w:id="2388" w:author="成成" w:date="2025-09-18T16:04:01Z">
              <w:rPr>
                <w:rFonts w:hint="eastAsia" w:ascii="阿里巴巴普惠体 2.0 45 Light" w:hAnsi="阿里巴巴普惠体 2.0 45 Light" w:eastAsia="阿里巴巴普惠体 2.0 45 Light" w:cs="阿里巴巴普惠体 2.0 45 Light"/>
              </w:rPr>
            </w:rPrChange>
          </w:rPr>
          <w:fldChar w:fldCharType="begin"/>
        </w:r>
      </w:del>
      <w:del w:id="2390" w:author="成成" w:date="2025-09-18T15:19:21Z">
        <w:r>
          <w:rPr>
            <w:rFonts w:hint="eastAsia" w:ascii="阿里巴巴普惠体 2.0 45 Light" w:hAnsi="阿里巴巴普惠体 2.0 45 Light" w:eastAsia="阿里巴巴普惠体 2.0 45 Light" w:cs="阿里巴巴普惠体 2.0 45 Light"/>
            <w:kern w:val="2"/>
            <w:szCs w:val="20"/>
            <w:rPrChange w:id="2391" w:author="成成" w:date="2025-09-18T16:04:01Z">
              <w:rPr>
                <w:rFonts w:hint="eastAsia" w:ascii="阿里巴巴普惠体 2.0 45 Light" w:hAnsi="阿里巴巴普惠体 2.0 45 Light" w:eastAsia="阿里巴巴普惠体 2.0 45 Light" w:cs="阿里巴巴普惠体 2.0 45 Light"/>
              </w:rPr>
            </w:rPrChange>
          </w:rPr>
          <w:delInstrText xml:space="preserve"> SEQ 表 \* ARABIC </w:delInstrText>
        </w:r>
      </w:del>
      <w:del w:id="2393" w:author="成成" w:date="2025-09-18T15:19:21Z">
        <w:r>
          <w:rPr>
            <w:rFonts w:hint="eastAsia" w:ascii="阿里巴巴普惠体 2.0 45 Light" w:hAnsi="阿里巴巴普惠体 2.0 45 Light" w:eastAsia="阿里巴巴普惠体 2.0 45 Light" w:cs="阿里巴巴普惠体 2.0 45 Light"/>
            <w:kern w:val="2"/>
            <w:szCs w:val="20"/>
            <w:rPrChange w:id="2394" w:author="成成" w:date="2025-09-18T16:04:01Z">
              <w:rPr>
                <w:rFonts w:hint="eastAsia" w:ascii="阿里巴巴普惠体 2.0 45 Light" w:hAnsi="阿里巴巴普惠体 2.0 45 Light" w:eastAsia="阿里巴巴普惠体 2.0 45 Light" w:cs="阿里巴巴普惠体 2.0 45 Light"/>
              </w:rPr>
            </w:rPrChange>
          </w:rPr>
          <w:fldChar w:fldCharType="separate"/>
        </w:r>
      </w:del>
      <w:ins w:id="2396" w:author="成成" w:date="2025-09-18T16:08:19Z">
        <w:del w:id="2397" w:author="成成" w:date="2025-09-18T15:19:00Z">
          <w:r>
            <w:rPr>
              <w:b/>
            </w:rPr>
            <w:delText>错误！未指定顺序。</w:delText>
          </w:r>
        </w:del>
      </w:ins>
      <w:ins w:id="2398" w:author="成成" w:date="2025-09-18T16:07:59Z">
        <w:del w:id="2399" w:author="成成" w:date="2025-09-18T16:08:19Z">
          <w:r>
            <w:rPr>
              <w:b/>
            </w:rPr>
            <w:delText>错误！未指定顺序。</w:delText>
          </w:r>
        </w:del>
      </w:ins>
      <w:ins w:id="2400" w:author="成成" w:date="2025-09-18T16:07:36Z">
        <w:del w:id="2401" w:author="成成" w:date="2025-09-18T16:08:19Z">
          <w:r>
            <w:rPr>
              <w:b/>
            </w:rPr>
            <w:delText>错误！未指定顺序。</w:delText>
          </w:r>
        </w:del>
      </w:ins>
      <w:ins w:id="2402" w:author="成成" w:date="2025-09-18T15:34:10Z">
        <w:del w:id="2403" w:author="成成" w:date="2025-09-18T16:08:19Z">
          <w:r>
            <w:rPr>
              <w:rFonts w:hint="eastAsia" w:ascii="阿里巴巴普惠体 2.0 45 Light" w:hAnsi="阿里巴巴普惠体 2.0 45 Light" w:eastAsia="阿里巴巴普惠体 2.0 45 Light" w:cs="阿里巴巴普惠体 2.0 45 Light"/>
              <w:b w:val="0"/>
              <w:kern w:val="2"/>
              <w:szCs w:val="20"/>
              <w:rPrChange w:id="2404" w:author="成成" w:date="2025-09-18T16:04:01Z">
                <w:rPr>
                  <w:b/>
                </w:rPr>
              </w:rPrChange>
            </w:rPr>
            <w:delText>错误！未指定顺序。</w:delText>
          </w:r>
        </w:del>
      </w:ins>
      <w:ins w:id="2407" w:author="成成" w:date="2025-09-18T15:33:35Z">
        <w:del w:id="2408" w:author="成成" w:date="2025-09-18T16:08:19Z">
          <w:r>
            <w:rPr>
              <w:rFonts w:hint="eastAsia" w:ascii="阿里巴巴普惠体 2.0 45 Light" w:hAnsi="阿里巴巴普惠体 2.0 45 Light" w:eastAsia="阿里巴巴普惠体 2.0 45 Light" w:cs="阿里巴巴普惠体 2.0 45 Light"/>
              <w:b w:val="0"/>
              <w:kern w:val="2"/>
              <w:szCs w:val="20"/>
              <w:rPrChange w:id="2409" w:author="成成" w:date="2025-09-18T16:04:01Z">
                <w:rPr>
                  <w:b/>
                </w:rPr>
              </w:rPrChange>
            </w:rPr>
            <w:delText>错误！未指定顺序。</w:delText>
          </w:r>
        </w:del>
      </w:ins>
      <w:ins w:id="2412" w:author="成成" w:date="2025-09-18T15:33:04Z">
        <w:del w:id="2413" w:author="成成" w:date="2025-09-18T16:08:19Z">
          <w:r>
            <w:rPr>
              <w:rFonts w:hint="eastAsia" w:ascii="阿里巴巴普惠体 2.0 45 Light" w:hAnsi="阿里巴巴普惠体 2.0 45 Light" w:eastAsia="阿里巴巴普惠体 2.0 45 Light" w:cs="阿里巴巴普惠体 2.0 45 Light"/>
              <w:b w:val="0"/>
              <w:kern w:val="2"/>
              <w:szCs w:val="20"/>
              <w:rPrChange w:id="2414" w:author="成成" w:date="2025-09-18T16:04:01Z">
                <w:rPr>
                  <w:b/>
                </w:rPr>
              </w:rPrChange>
            </w:rPr>
            <w:delText>错误！未指定顺序。</w:delText>
          </w:r>
        </w:del>
      </w:ins>
      <w:ins w:id="2417" w:author="成成" w:date="2025-09-18T15:32:37Z">
        <w:del w:id="2418" w:author="成成" w:date="2025-09-18T16:08:19Z">
          <w:r>
            <w:rPr>
              <w:rFonts w:hint="eastAsia" w:ascii="阿里巴巴普惠体 2.0 45 Light" w:hAnsi="阿里巴巴普惠体 2.0 45 Light" w:eastAsia="阿里巴巴普惠体 2.0 45 Light" w:cs="阿里巴巴普惠体 2.0 45 Light"/>
              <w:b w:val="0"/>
              <w:kern w:val="2"/>
              <w:szCs w:val="20"/>
              <w:rPrChange w:id="2419" w:author="成成" w:date="2025-09-18T16:04:01Z">
                <w:rPr>
                  <w:b/>
                </w:rPr>
              </w:rPrChange>
            </w:rPr>
            <w:delText>错误！未指定顺序。</w:delText>
          </w:r>
        </w:del>
      </w:ins>
      <w:ins w:id="2422" w:author="成成" w:date="2025-09-18T15:32:20Z">
        <w:del w:id="2423" w:author="成成" w:date="2025-09-18T16:08:19Z">
          <w:r>
            <w:rPr>
              <w:rFonts w:hint="eastAsia" w:ascii="阿里巴巴普惠体 2.0 45 Light" w:hAnsi="阿里巴巴普惠体 2.0 45 Light" w:eastAsia="阿里巴巴普惠体 2.0 45 Light" w:cs="阿里巴巴普惠体 2.0 45 Light"/>
              <w:b w:val="0"/>
              <w:kern w:val="2"/>
              <w:szCs w:val="20"/>
              <w:rPrChange w:id="2424" w:author="成成" w:date="2025-09-18T16:04:01Z">
                <w:rPr>
                  <w:b/>
                </w:rPr>
              </w:rPrChange>
            </w:rPr>
            <w:delText>错误！未指定顺序。</w:delText>
          </w:r>
        </w:del>
      </w:ins>
      <w:ins w:id="2427" w:author="成成" w:date="2025-09-18T15:32:00Z">
        <w:del w:id="2428" w:author="成成" w:date="2025-09-18T16:08:19Z">
          <w:r>
            <w:rPr>
              <w:rFonts w:hint="eastAsia" w:ascii="阿里巴巴普惠体 2.0 45 Light" w:hAnsi="阿里巴巴普惠体 2.0 45 Light" w:eastAsia="阿里巴巴普惠体 2.0 45 Light" w:cs="阿里巴巴普惠体 2.0 45 Light"/>
              <w:b w:val="0"/>
              <w:kern w:val="2"/>
              <w:szCs w:val="20"/>
              <w:rPrChange w:id="2429" w:author="成成" w:date="2025-09-18T16:04:01Z">
                <w:rPr>
                  <w:b/>
                </w:rPr>
              </w:rPrChange>
            </w:rPr>
            <w:delText>错误！未指定顺序。</w:delText>
          </w:r>
        </w:del>
      </w:ins>
      <w:ins w:id="2432" w:author="成成" w:date="2025-09-18T15:31:41Z">
        <w:del w:id="2433" w:author="成成" w:date="2025-09-18T16:08:19Z">
          <w:r>
            <w:rPr>
              <w:rFonts w:hint="eastAsia" w:ascii="阿里巴巴普惠体 2.0 45 Light" w:hAnsi="阿里巴巴普惠体 2.0 45 Light" w:eastAsia="阿里巴巴普惠体 2.0 45 Light" w:cs="阿里巴巴普惠体 2.0 45 Light"/>
              <w:b w:val="0"/>
              <w:kern w:val="2"/>
              <w:szCs w:val="20"/>
              <w:rPrChange w:id="2434" w:author="成成" w:date="2025-09-18T16:04:01Z">
                <w:rPr>
                  <w:b/>
                </w:rPr>
              </w:rPrChange>
            </w:rPr>
            <w:delText>错误！未指定顺序。</w:delText>
          </w:r>
        </w:del>
      </w:ins>
      <w:ins w:id="2437" w:author="成成" w:date="2025-09-18T15:31:24Z">
        <w:del w:id="2438" w:author="成成" w:date="2025-09-18T16:08:19Z">
          <w:r>
            <w:rPr>
              <w:rFonts w:hint="eastAsia" w:ascii="阿里巴巴普惠体 2.0 45 Light" w:hAnsi="阿里巴巴普惠体 2.0 45 Light" w:eastAsia="阿里巴巴普惠体 2.0 45 Light" w:cs="阿里巴巴普惠体 2.0 45 Light"/>
              <w:b w:val="0"/>
              <w:kern w:val="2"/>
              <w:szCs w:val="20"/>
              <w:rPrChange w:id="2439" w:author="成成" w:date="2025-09-18T16:04:01Z">
                <w:rPr>
                  <w:b/>
                </w:rPr>
              </w:rPrChange>
            </w:rPr>
            <w:delText>错误！未指定顺序。</w:delText>
          </w:r>
        </w:del>
      </w:ins>
      <w:ins w:id="2442" w:author="成成" w:date="2025-09-18T15:31:04Z">
        <w:del w:id="2443" w:author="成成" w:date="2025-09-18T16:08:19Z">
          <w:r>
            <w:rPr>
              <w:rFonts w:hint="eastAsia" w:ascii="阿里巴巴普惠体 2.0 45 Light" w:hAnsi="阿里巴巴普惠体 2.0 45 Light" w:eastAsia="阿里巴巴普惠体 2.0 45 Light" w:cs="阿里巴巴普惠体 2.0 45 Light"/>
              <w:b w:val="0"/>
              <w:kern w:val="2"/>
              <w:szCs w:val="20"/>
              <w:rPrChange w:id="2444" w:author="成成" w:date="2025-09-18T16:04:01Z">
                <w:rPr>
                  <w:b/>
                </w:rPr>
              </w:rPrChange>
            </w:rPr>
            <w:delText>错误！未指定顺序。</w:delText>
          </w:r>
        </w:del>
      </w:ins>
      <w:ins w:id="2447" w:author="成成" w:date="2025-09-18T15:30:46Z">
        <w:del w:id="2448" w:author="成成" w:date="2025-09-18T16:08:19Z">
          <w:r>
            <w:rPr>
              <w:rFonts w:hint="eastAsia" w:ascii="阿里巴巴普惠体 2.0 45 Light" w:hAnsi="阿里巴巴普惠体 2.0 45 Light" w:eastAsia="阿里巴巴普惠体 2.0 45 Light" w:cs="阿里巴巴普惠体 2.0 45 Light"/>
              <w:b w:val="0"/>
              <w:kern w:val="2"/>
              <w:szCs w:val="20"/>
              <w:rPrChange w:id="2449" w:author="成成" w:date="2025-09-18T16:04:01Z">
                <w:rPr>
                  <w:b/>
                </w:rPr>
              </w:rPrChange>
            </w:rPr>
            <w:delText>错误！未指定顺序。</w:delText>
          </w:r>
        </w:del>
      </w:ins>
      <w:ins w:id="2452" w:author="成成" w:date="2025-09-18T15:30:28Z">
        <w:del w:id="2453" w:author="成成" w:date="2025-09-18T16:08:19Z">
          <w:r>
            <w:rPr>
              <w:rFonts w:hint="eastAsia" w:ascii="阿里巴巴普惠体 2.0 45 Light" w:hAnsi="阿里巴巴普惠体 2.0 45 Light" w:eastAsia="阿里巴巴普惠体 2.0 45 Light" w:cs="阿里巴巴普惠体 2.0 45 Light"/>
              <w:b w:val="0"/>
              <w:kern w:val="2"/>
              <w:szCs w:val="20"/>
              <w:rPrChange w:id="2454" w:author="成成" w:date="2025-09-18T16:04:01Z">
                <w:rPr>
                  <w:b/>
                </w:rPr>
              </w:rPrChange>
            </w:rPr>
            <w:delText>错误！未指定顺序。</w:delText>
          </w:r>
        </w:del>
      </w:ins>
      <w:ins w:id="2457" w:author="成成" w:date="2025-09-18T15:30:04Z">
        <w:del w:id="2458" w:author="成成" w:date="2025-09-18T16:08:19Z">
          <w:r>
            <w:rPr>
              <w:rFonts w:hint="eastAsia" w:ascii="阿里巴巴普惠体 2.0 45 Light" w:hAnsi="阿里巴巴普惠体 2.0 45 Light" w:eastAsia="阿里巴巴普惠体 2.0 45 Light" w:cs="阿里巴巴普惠体 2.0 45 Light"/>
              <w:b w:val="0"/>
              <w:kern w:val="2"/>
              <w:szCs w:val="20"/>
              <w:rPrChange w:id="2459" w:author="成成" w:date="2025-09-18T16:04:01Z">
                <w:rPr>
                  <w:b/>
                </w:rPr>
              </w:rPrChange>
            </w:rPr>
            <w:delText>错误！未指定顺序。</w:delText>
          </w:r>
        </w:del>
      </w:ins>
      <w:ins w:id="2462" w:author="成成" w:date="2025-09-18T15:29:46Z">
        <w:del w:id="2463" w:author="成成" w:date="2025-09-18T16:08:19Z">
          <w:r>
            <w:rPr>
              <w:rFonts w:hint="eastAsia" w:ascii="阿里巴巴普惠体 2.0 45 Light" w:hAnsi="阿里巴巴普惠体 2.0 45 Light" w:eastAsia="阿里巴巴普惠体 2.0 45 Light" w:cs="阿里巴巴普惠体 2.0 45 Light"/>
              <w:b w:val="0"/>
              <w:kern w:val="2"/>
              <w:szCs w:val="20"/>
              <w:rPrChange w:id="2464" w:author="成成" w:date="2025-09-18T16:04:01Z">
                <w:rPr>
                  <w:b/>
                </w:rPr>
              </w:rPrChange>
            </w:rPr>
            <w:delText>错误！未指定顺序。</w:delText>
          </w:r>
        </w:del>
      </w:ins>
      <w:ins w:id="2467" w:author="成成" w:date="2025-09-18T15:29:27Z">
        <w:del w:id="2468" w:author="成成" w:date="2025-09-18T16:08:19Z">
          <w:r>
            <w:rPr>
              <w:rFonts w:hint="eastAsia" w:ascii="阿里巴巴普惠体 2.0 45 Light" w:hAnsi="阿里巴巴普惠体 2.0 45 Light" w:eastAsia="阿里巴巴普惠体 2.0 45 Light" w:cs="阿里巴巴普惠体 2.0 45 Light"/>
              <w:b w:val="0"/>
              <w:kern w:val="2"/>
              <w:szCs w:val="20"/>
              <w:rPrChange w:id="2469" w:author="成成" w:date="2025-09-18T16:04:01Z">
                <w:rPr>
                  <w:b/>
                </w:rPr>
              </w:rPrChange>
            </w:rPr>
            <w:delText>错误！未指定顺序。</w:delText>
          </w:r>
        </w:del>
      </w:ins>
      <w:ins w:id="2472" w:author="成成" w:date="2025-09-18T15:29:05Z">
        <w:del w:id="2473" w:author="成成" w:date="2025-09-18T16:08:19Z">
          <w:r>
            <w:rPr>
              <w:rFonts w:hint="eastAsia" w:ascii="阿里巴巴普惠体 2.0 45 Light" w:hAnsi="阿里巴巴普惠体 2.0 45 Light" w:eastAsia="阿里巴巴普惠体 2.0 45 Light" w:cs="阿里巴巴普惠体 2.0 45 Light"/>
              <w:b w:val="0"/>
              <w:kern w:val="2"/>
              <w:szCs w:val="20"/>
              <w:rPrChange w:id="2474" w:author="成成" w:date="2025-09-18T16:04:01Z">
                <w:rPr>
                  <w:b/>
                </w:rPr>
              </w:rPrChange>
            </w:rPr>
            <w:delText>错误！未指定顺序。</w:delText>
          </w:r>
        </w:del>
      </w:ins>
      <w:ins w:id="2477" w:author="成成" w:date="2025-09-18T15:28:41Z">
        <w:del w:id="2478" w:author="成成" w:date="2025-09-18T16:08:19Z">
          <w:r>
            <w:rPr>
              <w:rFonts w:hint="eastAsia" w:ascii="阿里巴巴普惠体 2.0 45 Light" w:hAnsi="阿里巴巴普惠体 2.0 45 Light" w:eastAsia="阿里巴巴普惠体 2.0 45 Light" w:cs="阿里巴巴普惠体 2.0 45 Light"/>
              <w:b w:val="0"/>
              <w:kern w:val="2"/>
              <w:szCs w:val="20"/>
              <w:rPrChange w:id="2479" w:author="成成" w:date="2025-09-18T16:04:01Z">
                <w:rPr>
                  <w:b/>
                </w:rPr>
              </w:rPrChange>
            </w:rPr>
            <w:delText>错误！未指定顺序。</w:delText>
          </w:r>
        </w:del>
      </w:ins>
      <w:ins w:id="2482" w:author="成成" w:date="2025-09-18T15:28:12Z">
        <w:del w:id="2483" w:author="成成" w:date="2025-09-18T16:08:19Z">
          <w:r>
            <w:rPr>
              <w:rFonts w:hint="eastAsia" w:ascii="阿里巴巴普惠体 2.0 45 Light" w:hAnsi="阿里巴巴普惠体 2.0 45 Light" w:eastAsia="阿里巴巴普惠体 2.0 45 Light" w:cs="阿里巴巴普惠体 2.0 45 Light"/>
              <w:b w:val="0"/>
              <w:kern w:val="2"/>
              <w:szCs w:val="20"/>
              <w:rPrChange w:id="2484" w:author="成成" w:date="2025-09-18T16:04:01Z">
                <w:rPr>
                  <w:b/>
                </w:rPr>
              </w:rPrChange>
            </w:rPr>
            <w:delText>错误！未指定顺序。</w:delText>
          </w:r>
        </w:del>
      </w:ins>
      <w:ins w:id="2487" w:author="成成" w:date="2025-09-18T15:27:52Z">
        <w:del w:id="2488" w:author="成成" w:date="2025-09-18T16:08:19Z">
          <w:r>
            <w:rPr>
              <w:rFonts w:hint="eastAsia" w:ascii="阿里巴巴普惠体 2.0 45 Light" w:hAnsi="阿里巴巴普惠体 2.0 45 Light" w:eastAsia="阿里巴巴普惠体 2.0 45 Light" w:cs="阿里巴巴普惠体 2.0 45 Light"/>
              <w:b w:val="0"/>
              <w:kern w:val="2"/>
              <w:szCs w:val="20"/>
              <w:rPrChange w:id="2489" w:author="成成" w:date="2025-09-18T16:04:01Z">
                <w:rPr>
                  <w:b/>
                </w:rPr>
              </w:rPrChange>
            </w:rPr>
            <w:delText>错误！未指定顺序。</w:delText>
          </w:r>
        </w:del>
      </w:ins>
      <w:ins w:id="2492" w:author="成成" w:date="2025-09-18T15:27:35Z">
        <w:del w:id="2493" w:author="成成" w:date="2025-09-18T16:08:19Z">
          <w:r>
            <w:rPr>
              <w:rFonts w:hint="eastAsia" w:ascii="阿里巴巴普惠体 2.0 45 Light" w:hAnsi="阿里巴巴普惠体 2.0 45 Light" w:eastAsia="阿里巴巴普惠体 2.0 45 Light" w:cs="阿里巴巴普惠体 2.0 45 Light"/>
              <w:b w:val="0"/>
              <w:kern w:val="2"/>
              <w:szCs w:val="20"/>
              <w:rPrChange w:id="2494" w:author="成成" w:date="2025-09-18T16:04:01Z">
                <w:rPr>
                  <w:b/>
                </w:rPr>
              </w:rPrChange>
            </w:rPr>
            <w:delText>错误！未指定顺序。</w:delText>
          </w:r>
        </w:del>
      </w:ins>
      <w:ins w:id="2497" w:author="成成" w:date="2025-09-18T15:27:15Z">
        <w:del w:id="2498" w:author="成成" w:date="2025-09-18T16:08:19Z">
          <w:r>
            <w:rPr>
              <w:rFonts w:hint="eastAsia" w:ascii="阿里巴巴普惠体 2.0 45 Light" w:hAnsi="阿里巴巴普惠体 2.0 45 Light" w:eastAsia="阿里巴巴普惠体 2.0 45 Light" w:cs="阿里巴巴普惠体 2.0 45 Light"/>
              <w:b w:val="0"/>
              <w:kern w:val="2"/>
              <w:szCs w:val="20"/>
              <w:rPrChange w:id="2499" w:author="成成" w:date="2025-09-18T16:04:01Z">
                <w:rPr>
                  <w:b/>
                </w:rPr>
              </w:rPrChange>
            </w:rPr>
            <w:delText>错误！未指定顺序。</w:delText>
          </w:r>
        </w:del>
      </w:ins>
      <w:ins w:id="2502" w:author="成成" w:date="2025-09-18T15:26:56Z">
        <w:del w:id="2503" w:author="成成" w:date="2025-09-18T16:08:19Z">
          <w:r>
            <w:rPr>
              <w:rFonts w:hint="eastAsia" w:ascii="阿里巴巴普惠体 2.0 45 Light" w:hAnsi="阿里巴巴普惠体 2.0 45 Light" w:eastAsia="阿里巴巴普惠体 2.0 45 Light" w:cs="阿里巴巴普惠体 2.0 45 Light"/>
              <w:b w:val="0"/>
              <w:kern w:val="2"/>
              <w:szCs w:val="20"/>
              <w:rPrChange w:id="2504" w:author="成成" w:date="2025-09-18T16:04:01Z">
                <w:rPr>
                  <w:b/>
                </w:rPr>
              </w:rPrChange>
            </w:rPr>
            <w:delText>错误！未指定顺序。</w:delText>
          </w:r>
        </w:del>
      </w:ins>
      <w:ins w:id="2507" w:author="成成" w:date="2025-09-18T15:26:32Z">
        <w:del w:id="2508" w:author="成成" w:date="2025-09-18T16:08:19Z">
          <w:r>
            <w:rPr>
              <w:rFonts w:hint="eastAsia" w:ascii="阿里巴巴普惠体 2.0 45 Light" w:hAnsi="阿里巴巴普惠体 2.0 45 Light" w:eastAsia="阿里巴巴普惠体 2.0 45 Light" w:cs="阿里巴巴普惠体 2.0 45 Light"/>
              <w:b w:val="0"/>
              <w:kern w:val="2"/>
              <w:szCs w:val="20"/>
              <w:rPrChange w:id="2509" w:author="成成" w:date="2025-09-18T16:04:01Z">
                <w:rPr>
                  <w:b/>
                </w:rPr>
              </w:rPrChange>
            </w:rPr>
            <w:delText>错误！未指定顺序。</w:delText>
          </w:r>
        </w:del>
      </w:ins>
      <w:ins w:id="2512" w:author="成成" w:date="2025-09-18T15:26:13Z">
        <w:del w:id="2513" w:author="成成" w:date="2025-09-18T16:08:19Z">
          <w:r>
            <w:rPr>
              <w:rFonts w:hint="eastAsia" w:ascii="阿里巴巴普惠体 2.0 45 Light" w:hAnsi="阿里巴巴普惠体 2.0 45 Light" w:eastAsia="阿里巴巴普惠体 2.0 45 Light" w:cs="阿里巴巴普惠体 2.0 45 Light"/>
              <w:b w:val="0"/>
              <w:kern w:val="2"/>
              <w:szCs w:val="20"/>
              <w:rPrChange w:id="2514" w:author="成成" w:date="2025-09-18T16:04:01Z">
                <w:rPr>
                  <w:b/>
                </w:rPr>
              </w:rPrChange>
            </w:rPr>
            <w:delText>错误！未指定顺序。</w:delText>
          </w:r>
        </w:del>
      </w:ins>
      <w:ins w:id="2517" w:author="成成" w:date="2025-09-18T15:25:53Z">
        <w:del w:id="2518" w:author="成成" w:date="2025-09-18T16:08:19Z">
          <w:r>
            <w:rPr>
              <w:rFonts w:hint="eastAsia" w:ascii="阿里巴巴普惠体 2.0 45 Light" w:hAnsi="阿里巴巴普惠体 2.0 45 Light" w:eastAsia="阿里巴巴普惠体 2.0 45 Light" w:cs="阿里巴巴普惠体 2.0 45 Light"/>
              <w:b w:val="0"/>
              <w:kern w:val="2"/>
              <w:szCs w:val="20"/>
              <w:rPrChange w:id="2519" w:author="成成" w:date="2025-09-18T16:04:01Z">
                <w:rPr>
                  <w:b/>
                </w:rPr>
              </w:rPrChange>
            </w:rPr>
            <w:delText>错误！未指定顺序。</w:delText>
          </w:r>
        </w:del>
      </w:ins>
      <w:ins w:id="2522" w:author="成成" w:date="2025-09-18T15:25:35Z">
        <w:del w:id="2523" w:author="成成" w:date="2025-09-18T16:08:19Z">
          <w:r>
            <w:rPr>
              <w:rFonts w:hint="eastAsia" w:ascii="阿里巴巴普惠体 2.0 45 Light" w:hAnsi="阿里巴巴普惠体 2.0 45 Light" w:eastAsia="阿里巴巴普惠体 2.0 45 Light" w:cs="阿里巴巴普惠体 2.0 45 Light"/>
              <w:b w:val="0"/>
              <w:kern w:val="2"/>
              <w:szCs w:val="20"/>
              <w:rPrChange w:id="2524" w:author="成成" w:date="2025-09-18T16:04:01Z">
                <w:rPr>
                  <w:b/>
                </w:rPr>
              </w:rPrChange>
            </w:rPr>
            <w:delText>错误！未指定顺序。</w:delText>
          </w:r>
        </w:del>
      </w:ins>
      <w:ins w:id="2527" w:author="成成" w:date="2025-09-18T15:25:19Z">
        <w:del w:id="2528" w:author="成成" w:date="2025-09-18T16:08:19Z">
          <w:r>
            <w:rPr>
              <w:rFonts w:hint="eastAsia" w:ascii="阿里巴巴普惠体 2.0 45 Light" w:hAnsi="阿里巴巴普惠体 2.0 45 Light" w:eastAsia="阿里巴巴普惠体 2.0 45 Light" w:cs="阿里巴巴普惠体 2.0 45 Light"/>
              <w:b w:val="0"/>
              <w:kern w:val="2"/>
              <w:szCs w:val="20"/>
              <w:rPrChange w:id="2529" w:author="成成" w:date="2025-09-18T16:04:01Z">
                <w:rPr>
                  <w:b/>
                </w:rPr>
              </w:rPrChange>
            </w:rPr>
            <w:delText>错误！未指定顺序。</w:delText>
          </w:r>
        </w:del>
      </w:ins>
      <w:ins w:id="2532" w:author="成成" w:date="2025-09-18T15:24:57Z">
        <w:del w:id="2533" w:author="成成" w:date="2025-09-18T16:08:19Z">
          <w:r>
            <w:rPr>
              <w:rFonts w:hint="eastAsia" w:ascii="阿里巴巴普惠体 2.0 45 Light" w:hAnsi="阿里巴巴普惠体 2.0 45 Light" w:eastAsia="阿里巴巴普惠体 2.0 45 Light" w:cs="阿里巴巴普惠体 2.0 45 Light"/>
              <w:b w:val="0"/>
              <w:kern w:val="2"/>
              <w:szCs w:val="20"/>
              <w:rPrChange w:id="2534" w:author="成成" w:date="2025-09-18T16:04:01Z">
                <w:rPr>
                  <w:b/>
                </w:rPr>
              </w:rPrChange>
            </w:rPr>
            <w:delText>错误！未指定顺序。</w:delText>
          </w:r>
        </w:del>
      </w:ins>
      <w:ins w:id="2537" w:author="成成" w:date="2025-09-18T15:24:38Z">
        <w:del w:id="2538" w:author="成成" w:date="2025-09-18T16:08:19Z">
          <w:r>
            <w:rPr>
              <w:rFonts w:hint="eastAsia" w:ascii="阿里巴巴普惠体 2.0 45 Light" w:hAnsi="阿里巴巴普惠体 2.0 45 Light" w:eastAsia="阿里巴巴普惠体 2.0 45 Light" w:cs="阿里巴巴普惠体 2.0 45 Light"/>
              <w:b w:val="0"/>
              <w:kern w:val="2"/>
              <w:szCs w:val="20"/>
              <w:rPrChange w:id="2539" w:author="成成" w:date="2025-09-18T16:04:01Z">
                <w:rPr>
                  <w:b/>
                </w:rPr>
              </w:rPrChange>
            </w:rPr>
            <w:delText>错误！未指定顺序。</w:delText>
          </w:r>
        </w:del>
      </w:ins>
      <w:ins w:id="2542" w:author="成成" w:date="2025-09-18T15:24:15Z">
        <w:del w:id="2543" w:author="成成" w:date="2025-09-18T16:08:19Z">
          <w:r>
            <w:rPr>
              <w:rFonts w:hint="eastAsia" w:ascii="阿里巴巴普惠体 2.0 45 Light" w:hAnsi="阿里巴巴普惠体 2.0 45 Light" w:eastAsia="阿里巴巴普惠体 2.0 45 Light" w:cs="阿里巴巴普惠体 2.0 45 Light"/>
              <w:b w:val="0"/>
              <w:kern w:val="2"/>
              <w:szCs w:val="20"/>
              <w:rPrChange w:id="2544" w:author="成成" w:date="2025-09-18T16:04:01Z">
                <w:rPr>
                  <w:b/>
                </w:rPr>
              </w:rPrChange>
            </w:rPr>
            <w:delText>错误！未指定顺序。</w:delText>
          </w:r>
        </w:del>
      </w:ins>
      <w:ins w:id="2547" w:author="成成" w:date="2025-09-18T15:23:55Z">
        <w:del w:id="2548" w:author="成成" w:date="2025-09-18T16:08:19Z">
          <w:r>
            <w:rPr>
              <w:rFonts w:hint="eastAsia" w:ascii="阿里巴巴普惠体 2.0 45 Light" w:hAnsi="阿里巴巴普惠体 2.0 45 Light" w:eastAsia="阿里巴巴普惠体 2.0 45 Light" w:cs="阿里巴巴普惠体 2.0 45 Light"/>
              <w:b w:val="0"/>
              <w:kern w:val="2"/>
              <w:szCs w:val="20"/>
              <w:rPrChange w:id="2549" w:author="成成" w:date="2025-09-18T16:04:01Z">
                <w:rPr>
                  <w:b/>
                </w:rPr>
              </w:rPrChange>
            </w:rPr>
            <w:delText>错误！未指定顺序。</w:delText>
          </w:r>
        </w:del>
      </w:ins>
      <w:ins w:id="2552" w:author="成成" w:date="2025-09-18T15:23:30Z">
        <w:del w:id="2553" w:author="成成" w:date="2025-09-18T16:08:19Z">
          <w:r>
            <w:rPr>
              <w:rFonts w:hint="eastAsia" w:ascii="阿里巴巴普惠体 2.0 45 Light" w:hAnsi="阿里巴巴普惠体 2.0 45 Light" w:eastAsia="阿里巴巴普惠体 2.0 45 Light" w:cs="阿里巴巴普惠体 2.0 45 Light"/>
              <w:b w:val="0"/>
              <w:kern w:val="2"/>
              <w:szCs w:val="20"/>
              <w:rPrChange w:id="2554" w:author="成成" w:date="2025-09-18T16:04:01Z">
                <w:rPr>
                  <w:b/>
                </w:rPr>
              </w:rPrChange>
            </w:rPr>
            <w:delText>错误！未指定顺序。</w:delText>
          </w:r>
        </w:del>
      </w:ins>
      <w:ins w:id="2557" w:author="成成" w:date="2025-09-18T15:23:12Z">
        <w:del w:id="2558" w:author="成成" w:date="2025-09-18T16:08:19Z">
          <w:r>
            <w:rPr>
              <w:rFonts w:hint="eastAsia" w:ascii="阿里巴巴普惠体 2.0 45 Light" w:hAnsi="阿里巴巴普惠体 2.0 45 Light" w:eastAsia="阿里巴巴普惠体 2.0 45 Light" w:cs="阿里巴巴普惠体 2.0 45 Light"/>
              <w:b w:val="0"/>
              <w:kern w:val="2"/>
              <w:szCs w:val="20"/>
              <w:rPrChange w:id="2559" w:author="成成" w:date="2025-09-18T16:04:01Z">
                <w:rPr>
                  <w:b/>
                </w:rPr>
              </w:rPrChange>
            </w:rPr>
            <w:delText>错误！未指定顺序。</w:delText>
          </w:r>
        </w:del>
      </w:ins>
      <w:ins w:id="2562" w:author="成成" w:date="2025-09-18T15:22:49Z">
        <w:del w:id="2563" w:author="成成" w:date="2025-09-18T16:08:19Z">
          <w:r>
            <w:rPr>
              <w:rFonts w:hint="eastAsia" w:ascii="阿里巴巴普惠体 2.0 45 Light" w:hAnsi="阿里巴巴普惠体 2.0 45 Light" w:eastAsia="阿里巴巴普惠体 2.0 45 Light" w:cs="阿里巴巴普惠体 2.0 45 Light"/>
              <w:b w:val="0"/>
              <w:kern w:val="2"/>
              <w:szCs w:val="20"/>
              <w:rPrChange w:id="2564" w:author="成成" w:date="2025-09-18T16:04:01Z">
                <w:rPr>
                  <w:b/>
                </w:rPr>
              </w:rPrChange>
            </w:rPr>
            <w:delText>错误！未指定顺序。</w:delText>
          </w:r>
        </w:del>
      </w:ins>
      <w:ins w:id="2567" w:author="成成" w:date="2025-09-18T15:22:24Z">
        <w:del w:id="2568" w:author="成成" w:date="2025-09-18T16:08:19Z">
          <w:r>
            <w:rPr>
              <w:rFonts w:hint="eastAsia" w:ascii="阿里巴巴普惠体 2.0 45 Light" w:hAnsi="阿里巴巴普惠体 2.0 45 Light" w:eastAsia="阿里巴巴普惠体 2.0 45 Light" w:cs="阿里巴巴普惠体 2.0 45 Light"/>
              <w:b w:val="0"/>
              <w:kern w:val="2"/>
              <w:szCs w:val="20"/>
              <w:rPrChange w:id="2569" w:author="成成" w:date="2025-09-18T16:04:01Z">
                <w:rPr>
                  <w:b/>
                </w:rPr>
              </w:rPrChange>
            </w:rPr>
            <w:delText>错误！未指定顺序。</w:delText>
          </w:r>
        </w:del>
      </w:ins>
      <w:ins w:id="2572" w:author="成成" w:date="2025-09-18T15:21:58Z">
        <w:del w:id="2573" w:author="成成" w:date="2025-09-18T16:08:19Z">
          <w:r>
            <w:rPr>
              <w:rFonts w:hint="eastAsia" w:ascii="阿里巴巴普惠体 2.0 45 Light" w:hAnsi="阿里巴巴普惠体 2.0 45 Light" w:eastAsia="阿里巴巴普惠体 2.0 45 Light" w:cs="阿里巴巴普惠体 2.0 45 Light"/>
              <w:b w:val="0"/>
              <w:kern w:val="2"/>
              <w:szCs w:val="20"/>
              <w:rPrChange w:id="2574" w:author="成成" w:date="2025-09-18T16:04:01Z">
                <w:rPr>
                  <w:b/>
                </w:rPr>
              </w:rPrChange>
            </w:rPr>
            <w:delText>错误！未指定顺序。</w:delText>
          </w:r>
        </w:del>
      </w:ins>
      <w:ins w:id="2577" w:author="成成" w:date="2025-09-18T15:21:40Z">
        <w:del w:id="2578" w:author="成成" w:date="2025-09-18T16:08:19Z">
          <w:r>
            <w:rPr>
              <w:rFonts w:hint="eastAsia" w:ascii="阿里巴巴普惠体 2.0 45 Light" w:hAnsi="阿里巴巴普惠体 2.0 45 Light" w:eastAsia="阿里巴巴普惠体 2.0 45 Light" w:cs="阿里巴巴普惠体 2.0 45 Light"/>
              <w:b w:val="0"/>
              <w:kern w:val="2"/>
              <w:szCs w:val="20"/>
              <w:rPrChange w:id="2579" w:author="成成" w:date="2025-09-18T16:04:01Z">
                <w:rPr>
                  <w:b/>
                </w:rPr>
              </w:rPrChange>
            </w:rPr>
            <w:delText>错误！未指定顺序。</w:delText>
          </w:r>
        </w:del>
      </w:ins>
      <w:ins w:id="2582" w:author="成成" w:date="2025-09-18T15:20:40Z">
        <w:del w:id="2583" w:author="成成" w:date="2025-09-18T16:08:19Z">
          <w:r>
            <w:rPr>
              <w:rFonts w:hint="eastAsia" w:ascii="阿里巴巴普惠体 2.0 45 Light" w:hAnsi="阿里巴巴普惠体 2.0 45 Light" w:eastAsia="阿里巴巴普惠体 2.0 45 Light" w:cs="阿里巴巴普惠体 2.0 45 Light"/>
              <w:b w:val="0"/>
              <w:kern w:val="2"/>
              <w:szCs w:val="20"/>
              <w:rPrChange w:id="2584" w:author="成成" w:date="2025-09-18T16:04:01Z">
                <w:rPr>
                  <w:b/>
                </w:rPr>
              </w:rPrChange>
            </w:rPr>
            <w:delText>错误！未指定顺序。</w:delText>
          </w:r>
        </w:del>
      </w:ins>
      <w:ins w:id="2587" w:author="成成" w:date="2025-09-18T15:20:21Z">
        <w:del w:id="2588" w:author="成成" w:date="2025-09-18T16:08:19Z">
          <w:r>
            <w:rPr>
              <w:rFonts w:hint="eastAsia" w:ascii="阿里巴巴普惠体 2.0 45 Light" w:hAnsi="阿里巴巴普惠体 2.0 45 Light" w:eastAsia="阿里巴巴普惠体 2.0 45 Light" w:cs="阿里巴巴普惠体 2.0 45 Light"/>
              <w:b w:val="0"/>
              <w:kern w:val="2"/>
              <w:szCs w:val="20"/>
              <w:rPrChange w:id="2589" w:author="成成" w:date="2025-09-18T16:04:01Z">
                <w:rPr>
                  <w:b/>
                </w:rPr>
              </w:rPrChange>
            </w:rPr>
            <w:delText>错误！未指定顺序。</w:delText>
          </w:r>
        </w:del>
      </w:ins>
      <w:ins w:id="2592" w:author="成成" w:date="2025-09-18T15:19:50Z">
        <w:del w:id="2593" w:author="成成" w:date="2025-09-18T16:08:19Z">
          <w:r>
            <w:rPr>
              <w:rFonts w:hint="eastAsia" w:ascii="阿里巴巴普惠体 2.0 45 Light" w:hAnsi="阿里巴巴普惠体 2.0 45 Light" w:eastAsia="阿里巴巴普惠体 2.0 45 Light" w:cs="阿里巴巴普惠体 2.0 45 Light"/>
              <w:b w:val="0"/>
              <w:kern w:val="2"/>
              <w:szCs w:val="20"/>
              <w:rPrChange w:id="2594" w:author="成成" w:date="2025-09-18T16:04:01Z">
                <w:rPr>
                  <w:b/>
                </w:rPr>
              </w:rPrChange>
            </w:rPr>
            <w:delText>错误！未指定顺序。</w:delText>
          </w:r>
        </w:del>
      </w:ins>
      <w:ins w:id="2597" w:author="成成" w:date="2025-09-18T15:19:26Z">
        <w:del w:id="2598" w:author="成成" w:date="2025-09-18T16:08:19Z">
          <w:r>
            <w:rPr>
              <w:rFonts w:hint="eastAsia" w:ascii="阿里巴巴普惠体 2.0 45 Light" w:hAnsi="阿里巴巴普惠体 2.0 45 Light" w:eastAsia="阿里巴巴普惠体 2.0 45 Light" w:cs="阿里巴巴普惠体 2.0 45 Light"/>
              <w:b w:val="0"/>
              <w:kern w:val="2"/>
              <w:szCs w:val="20"/>
              <w:rPrChange w:id="2599" w:author="成成" w:date="2025-09-18T16:04:01Z">
                <w:rPr>
                  <w:b/>
                </w:rPr>
              </w:rPrChange>
            </w:rPr>
            <w:delText>错误！未指定顺序。</w:delText>
          </w:r>
        </w:del>
      </w:ins>
      <w:del w:id="2602" w:author="成成" w:date="2025-09-18T16:08:19Z">
        <w:r>
          <w:rPr>
            <w:rFonts w:hint="eastAsia" w:ascii="阿里巴巴普惠体 2.0 45 Light" w:hAnsi="阿里巴巴普惠体 2.0 45 Light" w:eastAsia="阿里巴巴普惠体 2.0 45 Light" w:cs="阿里巴巴普惠体 2.0 45 Light"/>
            <w:kern w:val="2"/>
            <w:szCs w:val="20"/>
            <w:rPrChange w:id="2603" w:author="成成" w:date="2025-09-18T16:04:01Z">
              <w:rPr>
                <w:rFonts w:hint="eastAsia" w:ascii="阿里巴巴普惠体 2.0 45 Light" w:hAnsi="阿里巴巴普惠体 2.0 45 Light" w:eastAsia="阿里巴巴普惠体 2.0 45 Light" w:cs="阿里巴巴普惠体 2.0 45 Light"/>
              </w:rPr>
            </w:rPrChange>
          </w:rPr>
          <w:delText>12</w:delText>
        </w:r>
      </w:del>
      <w:del w:id="2605" w:author="成成" w:date="2025-09-18T15:19:21Z">
        <w:r>
          <w:rPr>
            <w:rFonts w:hint="eastAsia" w:ascii="阿里巴巴普惠体 2.0 45 Light" w:hAnsi="阿里巴巴普惠体 2.0 45 Light" w:eastAsia="阿里巴巴普惠体 2.0 45 Light" w:cs="阿里巴巴普惠体 2.0 45 Light"/>
            <w:kern w:val="2"/>
            <w:szCs w:val="20"/>
            <w:rPrChange w:id="2606" w:author="成成" w:date="2025-09-18T16:04:01Z">
              <w:rPr>
                <w:rFonts w:hint="eastAsia" w:ascii="阿里巴巴普惠体 2.0 45 Light" w:hAnsi="阿里巴巴普惠体 2.0 45 Light" w:eastAsia="阿里巴巴普惠体 2.0 45 Light" w:cs="阿里巴巴普惠体 2.0 45 Light"/>
              </w:rPr>
            </w:rPrChange>
          </w:rPr>
          <w:fldChar w:fldCharType="end"/>
        </w:r>
        <w:bookmarkEnd w:id="210"/>
      </w:del>
      <w:bookmarkStart w:id="211" w:name="_Toc31695"/>
      <w:bookmarkStart w:id="212" w:name="_Toc20027"/>
      <w:r>
        <w:rPr>
          <w:rFonts w:hint="eastAsia" w:ascii="阿里巴巴普惠体 2.0 45 Light" w:hAnsi="阿里巴巴普惠体 2.0 45 Light" w:eastAsia="阿里巴巴普惠体 2.0 45 Light" w:cs="阿里巴巴普惠体 2.0 45 Light"/>
          <w:kern w:val="2"/>
          <w:szCs w:val="20"/>
          <w:lang w:val="en-US" w:eastAsia="zh-CN"/>
          <w:rPrChange w:id="2608" w:author="成成" w:date="2025-09-18T16:04:01Z">
            <w:rPr>
              <w:rFonts w:hint="eastAsia" w:ascii="阿里巴巴普惠体 2.0 45 Light" w:hAnsi="阿里巴巴普惠体 2.0 45 Light" w:eastAsia="阿里巴巴普惠体 2.0 45 Light" w:cs="阿里巴巴普惠体 2.0 45 Light"/>
              <w:lang w:val="en-US" w:eastAsia="zh-CN"/>
            </w:rPr>
          </w:rPrChange>
        </w:rPr>
        <w:t xml:space="preserve"> </w:t>
      </w:r>
      <w:r>
        <w:rPr>
          <w:rFonts w:hint="eastAsia" w:ascii="阿里巴巴普惠体 2.0 45 Light" w:hAnsi="阿里巴巴普惠体 2.0 45 Light" w:eastAsia="阿里巴巴普惠体 2.0 45 Light" w:cs="阿里巴巴普惠体 2.0 45 Light"/>
          <w:lang w:val="en-US" w:eastAsia="zh-CN"/>
        </w:rPr>
        <w:t>RS485举例回复帧格式</w:t>
      </w:r>
      <w:bookmarkEnd w:id="211"/>
      <w:bookmarkEnd w:id="212"/>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67"/>
        <w:gridCol w:w="1757"/>
        <w:gridCol w:w="4177"/>
      </w:tblGrid>
      <w:tr w14:paraId="72D1F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2259331F">
            <w:pPr>
              <w:pStyle w:val="68"/>
              <w:ind w:firstLine="0" w:firstLineChars="0"/>
              <w:rPr>
                <w:rFonts w:hint="eastAsia" w:ascii="阿里巴巴普惠体 2.0 45 Light" w:hAnsi="阿里巴巴普惠体 2.0 45 Light" w:eastAsia="阿里巴巴普惠体 2.0 45 Light" w:cs="阿里巴巴普惠体 2.0 45 Light"/>
              </w:rPr>
            </w:pPr>
          </w:p>
        </w:tc>
        <w:tc>
          <w:tcPr>
            <w:tcW w:w="1757" w:type="dxa"/>
            <w:vAlign w:val="center"/>
          </w:tcPr>
          <w:p w14:paraId="4DD95721">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数值</w:t>
            </w:r>
          </w:p>
        </w:tc>
        <w:tc>
          <w:tcPr>
            <w:tcW w:w="4177" w:type="dxa"/>
            <w:vAlign w:val="center"/>
          </w:tcPr>
          <w:p w14:paraId="0FD24DB9">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r>
      <w:tr w14:paraId="5D75B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68F7188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byte[0]</w:t>
            </w:r>
          </w:p>
        </w:tc>
        <w:tc>
          <w:tcPr>
            <w:tcW w:w="1757" w:type="dxa"/>
            <w:vAlign w:val="center"/>
          </w:tcPr>
          <w:p w14:paraId="66C4A1D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0x90</w:t>
            </w:r>
          </w:p>
        </w:tc>
        <w:tc>
          <w:tcPr>
            <w:tcW w:w="4177" w:type="dxa"/>
            <w:vAlign w:val="center"/>
          </w:tcPr>
          <w:p w14:paraId="08B5755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79DC4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2DA370F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w:t>
            </w:r>
          </w:p>
        </w:tc>
        <w:tc>
          <w:tcPr>
            <w:tcW w:w="1757" w:type="dxa"/>
            <w:vAlign w:val="center"/>
          </w:tcPr>
          <w:p w14:paraId="3EBAC36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0xEB</w:t>
            </w:r>
          </w:p>
        </w:tc>
        <w:tc>
          <w:tcPr>
            <w:tcW w:w="4177" w:type="dxa"/>
            <w:vAlign w:val="center"/>
          </w:tcPr>
          <w:p w14:paraId="3496B8D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5FF0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60A121C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byte[2]</w:t>
            </w:r>
          </w:p>
        </w:tc>
        <w:tc>
          <w:tcPr>
            <w:tcW w:w="1757" w:type="dxa"/>
            <w:vAlign w:val="center"/>
          </w:tcPr>
          <w:p w14:paraId="5B4F34D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0x01</w:t>
            </w:r>
          </w:p>
        </w:tc>
        <w:tc>
          <w:tcPr>
            <w:tcW w:w="4177" w:type="dxa"/>
            <w:vAlign w:val="center"/>
          </w:tcPr>
          <w:p w14:paraId="2D8A995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灵巧手ID号</w:t>
            </w:r>
          </w:p>
        </w:tc>
      </w:tr>
      <w:tr w14:paraId="06FE7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2A837A4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byte[3]</w:t>
            </w:r>
          </w:p>
        </w:tc>
        <w:tc>
          <w:tcPr>
            <w:tcW w:w="1757" w:type="dxa"/>
            <w:vAlign w:val="center"/>
          </w:tcPr>
          <w:p w14:paraId="7DD35CE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0x04</w:t>
            </w:r>
          </w:p>
        </w:tc>
        <w:tc>
          <w:tcPr>
            <w:tcW w:w="4177" w:type="dxa"/>
            <w:vAlign w:val="center"/>
          </w:tcPr>
          <w:p w14:paraId="458BB76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该帧数据部分长度</w:t>
            </w:r>
          </w:p>
        </w:tc>
      </w:tr>
      <w:tr w14:paraId="56CC9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78873AF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byte[4]</w:t>
            </w:r>
          </w:p>
        </w:tc>
        <w:tc>
          <w:tcPr>
            <w:tcW w:w="1757" w:type="dxa"/>
            <w:vAlign w:val="center"/>
          </w:tcPr>
          <w:p w14:paraId="41C6270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0x12</w:t>
            </w:r>
          </w:p>
        </w:tc>
        <w:tc>
          <w:tcPr>
            <w:tcW w:w="4177" w:type="dxa"/>
            <w:vAlign w:val="center"/>
          </w:tcPr>
          <w:p w14:paraId="29EB1BA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说明该帧是对写寄存器命令的回复</w:t>
            </w:r>
          </w:p>
        </w:tc>
      </w:tr>
      <w:tr w14:paraId="3D8F8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1B2A702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byte[5]</w:t>
            </w:r>
          </w:p>
        </w:tc>
        <w:tc>
          <w:tcPr>
            <w:tcW w:w="1757" w:type="dxa"/>
            <w:vAlign w:val="center"/>
          </w:tcPr>
          <w:p w14:paraId="14646AF4">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10</w:t>
            </w:r>
          </w:p>
        </w:tc>
        <w:tc>
          <w:tcPr>
            <w:tcW w:w="4177" w:type="dxa"/>
            <w:vAlign w:val="center"/>
          </w:tcPr>
          <w:p w14:paraId="3CBB304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寄存器起始地址低八位</w:t>
            </w:r>
          </w:p>
        </w:tc>
      </w:tr>
      <w:tr w14:paraId="48FD5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787709D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byte[6]</w:t>
            </w:r>
          </w:p>
        </w:tc>
        <w:tc>
          <w:tcPr>
            <w:tcW w:w="1757" w:type="dxa"/>
            <w:vAlign w:val="center"/>
          </w:tcPr>
          <w:p w14:paraId="3A2B456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w:t>
            </w:r>
            <w:r>
              <w:rPr>
                <w:rFonts w:hint="eastAsia" w:ascii="阿里巴巴普惠体 2.0 45 Light" w:hAnsi="阿里巴巴普惠体 2.0 45 Light" w:eastAsia="阿里巴巴普惠体 2.0 45 Light" w:cs="阿里巴巴普惠体 2.0 45 Light"/>
                <w:lang w:val="en-US" w:eastAsia="zh-CN"/>
              </w:rPr>
              <w:t>4</w:t>
            </w:r>
          </w:p>
        </w:tc>
        <w:tc>
          <w:tcPr>
            <w:tcW w:w="4177" w:type="dxa"/>
            <w:vAlign w:val="center"/>
          </w:tcPr>
          <w:p w14:paraId="2E9A010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寄存器起始地址高八位</w:t>
            </w:r>
          </w:p>
        </w:tc>
      </w:tr>
      <w:tr w14:paraId="70851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00B65C9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byte[7]</w:t>
            </w:r>
          </w:p>
        </w:tc>
        <w:tc>
          <w:tcPr>
            <w:tcW w:w="1757" w:type="dxa"/>
            <w:vAlign w:val="center"/>
          </w:tcPr>
          <w:p w14:paraId="2AB201F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0x01</w:t>
            </w:r>
          </w:p>
        </w:tc>
        <w:tc>
          <w:tcPr>
            <w:tcW w:w="4177" w:type="dxa"/>
            <w:vAlign w:val="center"/>
          </w:tcPr>
          <w:p w14:paraId="14328ACE">
            <w:pPr>
              <w:pStyle w:val="111"/>
              <w:ind w:firstLine="0" w:firstLineChars="0"/>
              <w:rPr>
                <w:rFonts w:hint="eastAsia" w:ascii="阿里巴巴普惠体 2.0 45 Light" w:hAnsi="阿里巴巴普惠体 2.0 45 Light" w:eastAsia="阿里巴巴普惠体 2.0 45 Light" w:cs="阿里巴巴普惠体 2.0 45 Light"/>
              </w:rPr>
            </w:pPr>
          </w:p>
        </w:tc>
      </w:tr>
      <w:tr w14:paraId="5A572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1BF4908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byte[8]</w:t>
            </w:r>
          </w:p>
        </w:tc>
        <w:tc>
          <w:tcPr>
            <w:tcW w:w="1757" w:type="dxa"/>
            <w:vAlign w:val="center"/>
          </w:tcPr>
          <w:p w14:paraId="56AD3E3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2C</w:t>
            </w:r>
          </w:p>
        </w:tc>
        <w:tc>
          <w:tcPr>
            <w:tcW w:w="4177" w:type="dxa"/>
            <w:vAlign w:val="center"/>
          </w:tcPr>
          <w:p w14:paraId="09A27E0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校验和</w:t>
            </w:r>
          </w:p>
        </w:tc>
      </w:tr>
    </w:tbl>
    <w:p w14:paraId="45AEE76B">
      <w:pPr>
        <w:pStyle w:val="3"/>
        <w:rPr>
          <w:rFonts w:hint="eastAsia" w:ascii="阿里巴巴普惠体 2.0 45 Light" w:hAnsi="阿里巴巴普惠体 2.0 45 Light" w:eastAsia="阿里巴巴普惠体 2.0 45 Light" w:cs="阿里巴巴普惠体 2.0 45 Light"/>
        </w:rPr>
      </w:pPr>
    </w:p>
    <w:p w14:paraId="7414381E">
      <w:pPr>
        <w:pStyle w:val="4"/>
        <w:numPr>
          <w:ilvl w:val="1"/>
          <w:numId w:val="22"/>
        </w:numPr>
        <w:tabs>
          <w:tab w:val="left" w:pos="0"/>
        </w:tabs>
        <w:ind w:left="283" w:firstLine="0"/>
        <w:rPr>
          <w:rFonts w:hint="eastAsia" w:ascii="阿里巴巴普惠体 2.0 45 Light" w:hAnsi="阿里巴巴普惠体 2.0 45 Light" w:eastAsia="阿里巴巴普惠体 2.0 45 Light" w:cs="阿里巴巴普惠体 2.0 45 Light"/>
          <w:b/>
          <w:bCs/>
          <w:sz w:val="24"/>
          <w:rPrChange w:id="2609" w:author="成成" w:date="2025-09-18T16:12:57Z">
            <w:rPr>
              <w:rFonts w:hint="eastAsia" w:ascii="阿里巴巴普惠体 2.0 45 Light" w:hAnsi="阿里巴巴普惠体 2.0 45 Light" w:eastAsia="阿里巴巴普惠体 2.0 45 Light" w:cs="阿里巴巴普惠体 2.0 45 Light"/>
            </w:rPr>
          </w:rPrChange>
        </w:rPr>
      </w:pPr>
      <w:bookmarkStart w:id="213" w:name="_Toc22197"/>
      <w:bookmarkStart w:id="214" w:name="_Toc31161"/>
      <w:bookmarkStart w:id="215" w:name="_Toc487"/>
      <w:bookmarkStart w:id="216" w:name="_Toc3995"/>
      <w:bookmarkStart w:id="217" w:name="_Toc1491"/>
      <w:bookmarkStart w:id="218" w:name="_Toc28345"/>
      <w:bookmarkStart w:id="219" w:name="_Toc3968"/>
      <w:bookmarkStart w:id="220" w:name="_Toc27536"/>
      <w:bookmarkStart w:id="221" w:name="_Toc23799"/>
      <w:bookmarkStart w:id="222" w:name="_Toc25207"/>
      <w:bookmarkStart w:id="223" w:name="_Toc22266"/>
      <w:r>
        <w:rPr>
          <w:rFonts w:hint="eastAsia" w:ascii="阿里巴巴普惠体 2.0 45 Light" w:hAnsi="阿里巴巴普惠体 2.0 45 Light" w:eastAsia="阿里巴巴普惠体 2.0 45 Light" w:cs="阿里巴巴普惠体 2.0 45 Light"/>
          <w:b/>
          <w:bCs/>
          <w:sz w:val="24"/>
          <w:lang w:val="en-US" w:eastAsia="zh-CN"/>
          <w:rPrChange w:id="2610" w:author="成成" w:date="2025-09-18T16:12:57Z">
            <w:rPr>
              <w:rFonts w:hint="eastAsia" w:ascii="阿里巴巴普惠体 2.0 45 Light" w:hAnsi="阿里巴巴普惠体 2.0 45 Light" w:eastAsia="阿里巴巴普惠体 2.0 45 Light" w:cs="阿里巴巴普惠体 2.0 45 Light"/>
              <w:lang w:val="en-US" w:eastAsia="zh-CN"/>
            </w:rPr>
          </w:rPrChange>
        </w:rPr>
        <w:t>Modbus_RTU协议概要</w:t>
      </w:r>
      <w:bookmarkEnd w:id="151"/>
      <w:bookmarkEnd w:id="152"/>
      <w:bookmarkEnd w:id="153"/>
      <w:bookmarkEnd w:id="213"/>
      <w:bookmarkEnd w:id="214"/>
      <w:bookmarkEnd w:id="215"/>
      <w:bookmarkEnd w:id="216"/>
      <w:bookmarkEnd w:id="217"/>
      <w:bookmarkEnd w:id="218"/>
      <w:bookmarkEnd w:id="219"/>
      <w:bookmarkEnd w:id="220"/>
      <w:bookmarkEnd w:id="221"/>
      <w:bookmarkEnd w:id="222"/>
      <w:bookmarkEnd w:id="223"/>
    </w:p>
    <w:p w14:paraId="6217E431">
      <w:pPr>
        <w:pStyle w:val="12"/>
        <w:tabs>
          <w:tab w:val="left" w:pos="420"/>
          <w:tab w:val="left" w:pos="851"/>
        </w:tabs>
        <w:ind w:firstLine="472" w:firstLineChars="200"/>
        <w:rPr>
          <w:rFonts w:hint="eastAsia" w:ascii="阿里巴巴普惠体 2.0 45 Light" w:hAnsi="阿里巴巴普惠体 2.0 45 Light" w:eastAsia="阿里巴巴普惠体 2.0 45 Light" w:cs="阿里巴巴普惠体 2.0 45 Light"/>
          <w:kern w:val="2"/>
          <w:sz w:val="24"/>
          <w:szCs w:val="20"/>
          <w:rPrChange w:id="2612" w:author="成成" w:date="2025-09-18T16:03:51Z">
            <w:rPr>
              <w:rFonts w:hint="eastAsia" w:ascii="阿里巴巴普惠体 2.0 45 Light" w:hAnsi="阿里巴巴普惠体 2.0 45 Light" w:eastAsia="阿里巴巴普惠体 2.0 45 Light" w:cs="阿里巴巴普惠体 2.0 45 Light"/>
              <w:color w:val="000000"/>
              <w:szCs w:val="24"/>
            </w:rPr>
          </w:rPrChange>
        </w:rPr>
        <w:pPrChange w:id="2611" w:author="成成" w:date="2025-09-18T16:03:51Z">
          <w:pPr>
            <w:pStyle w:val="32"/>
            <w:spacing w:line="360" w:lineRule="auto"/>
            <w:ind w:firstLineChars="0"/>
          </w:pPr>
        </w:pPrChange>
      </w:pPr>
      <w:r>
        <w:rPr>
          <w:rFonts w:hint="eastAsia" w:ascii="阿里巴巴普惠体 2.0 45 Light" w:hAnsi="阿里巴巴普惠体 2.0 45 Light" w:eastAsia="阿里巴巴普惠体 2.0 45 Light" w:cs="阿里巴巴普惠体 2.0 45 Light"/>
          <w:kern w:val="2"/>
          <w:sz w:val="24"/>
          <w:szCs w:val="20"/>
          <w:rPrChange w:id="2613" w:author="成成" w:date="2025-09-18T16:03:51Z">
            <w:rPr>
              <w:rFonts w:hint="eastAsia" w:ascii="阿里巴巴普惠体 2.0 45 Light" w:hAnsi="阿里巴巴普惠体 2.0 45 Light" w:eastAsia="阿里巴巴普惠体 2.0 45 Light" w:cs="阿里巴巴普惠体 2.0 45 Light"/>
              <w:color w:val="000000"/>
              <w:szCs w:val="24"/>
            </w:rPr>
          </w:rPrChange>
        </w:rPr>
        <w:t>Modbus</w:t>
      </w:r>
      <w:r>
        <w:rPr>
          <w:rFonts w:hint="eastAsia" w:ascii="阿里巴巴普惠体 2.0 45 Light" w:hAnsi="阿里巴巴普惠体 2.0 45 Light" w:eastAsia="阿里巴巴普惠体 2.0 45 Light" w:cs="阿里巴巴普惠体 2.0 45 Light"/>
          <w:kern w:val="2"/>
          <w:sz w:val="24"/>
          <w:szCs w:val="20"/>
          <w:lang w:val="en-US" w:eastAsia="zh-CN"/>
          <w:rPrChange w:id="2614" w:author="成成" w:date="2025-09-18T16:03:51Z">
            <w:rPr>
              <w:rFonts w:hint="eastAsia" w:ascii="阿里巴巴普惠体 2.0 45 Light" w:hAnsi="阿里巴巴普惠体 2.0 45 Light" w:eastAsia="阿里巴巴普惠体 2.0 45 Light" w:cs="阿里巴巴普惠体 2.0 45 Light"/>
              <w:color w:val="000000"/>
              <w:szCs w:val="24"/>
              <w:lang w:val="en-US" w:eastAsia="zh-CN"/>
            </w:rPr>
          </w:rPrChange>
        </w:rPr>
        <w:t>_RTU</w:t>
      </w:r>
      <w:r>
        <w:rPr>
          <w:rFonts w:hint="eastAsia" w:ascii="阿里巴巴普惠体 2.0 45 Light" w:hAnsi="阿里巴巴普惠体 2.0 45 Light" w:eastAsia="阿里巴巴普惠体 2.0 45 Light" w:cs="阿里巴巴普惠体 2.0 45 Light"/>
          <w:kern w:val="2"/>
          <w:sz w:val="24"/>
          <w:szCs w:val="20"/>
          <w:rPrChange w:id="2615" w:author="成成" w:date="2025-09-18T16:03:51Z">
            <w:rPr>
              <w:rFonts w:hint="eastAsia" w:ascii="阿里巴巴普惠体 2.0 45 Light" w:hAnsi="阿里巴巴普惠体 2.0 45 Light" w:eastAsia="阿里巴巴普惠体 2.0 45 Light" w:cs="阿里巴巴普惠体 2.0 45 Light"/>
              <w:color w:val="000000"/>
              <w:szCs w:val="24"/>
            </w:rPr>
          </w:rPrChange>
        </w:rPr>
        <w:t>协议使用的是主从请求应答通讯方式，协议帧包括了功能码、数据域、和CRC校验。该系列</w:t>
      </w:r>
      <w:r>
        <w:rPr>
          <w:rFonts w:hint="eastAsia" w:ascii="阿里巴巴普惠体 2.0 45 Light" w:hAnsi="阿里巴巴普惠体 2.0 45 Light" w:eastAsia="阿里巴巴普惠体 2.0 45 Light" w:cs="阿里巴巴普惠体 2.0 45 Light"/>
          <w:kern w:val="2"/>
          <w:sz w:val="24"/>
          <w:lang w:eastAsia="zh-CN"/>
          <w:rPrChange w:id="2616" w:author="成成" w:date="2025-09-18T16:03:51Z">
            <w:rPr>
              <w:rFonts w:hint="eastAsia" w:ascii="阿里巴巴普惠体 2.0 45 Light" w:hAnsi="阿里巴巴普惠体 2.0 45 Light" w:eastAsia="阿里巴巴普惠体 2.0 45 Light" w:cs="阿里巴巴普惠体 2.0 45 Light"/>
              <w:lang w:eastAsia="zh-CN"/>
            </w:rPr>
          </w:rPrChange>
        </w:rPr>
        <w:t>电缸</w:t>
      </w:r>
      <w:r>
        <w:rPr>
          <w:rFonts w:hint="eastAsia" w:ascii="阿里巴巴普惠体 2.0 45 Light" w:hAnsi="阿里巴巴普惠体 2.0 45 Light" w:eastAsia="阿里巴巴普惠体 2.0 45 Light" w:cs="阿里巴巴普惠体 2.0 45 Light"/>
          <w:kern w:val="2"/>
          <w:sz w:val="24"/>
          <w:szCs w:val="20"/>
          <w:rPrChange w:id="2617" w:author="成成" w:date="2025-09-18T16:03:51Z">
            <w:rPr>
              <w:rFonts w:hint="eastAsia" w:ascii="阿里巴巴普惠体 2.0 45 Light" w:hAnsi="阿里巴巴普惠体 2.0 45 Light" w:eastAsia="阿里巴巴普惠体 2.0 45 Light" w:cs="阿里巴巴普惠体 2.0 45 Light"/>
              <w:color w:val="000000"/>
              <w:szCs w:val="24"/>
            </w:rPr>
          </w:rPrChange>
        </w:rPr>
        <w:t>支持 读取保持寄存器（功能码0x03）、预置单寄存器（功能码0x06）、预置多寄存器（功能码0x10）操作。</w:t>
      </w:r>
    </w:p>
    <w:p w14:paraId="40E05B6E">
      <w:pPr>
        <w:pStyle w:val="5"/>
        <w:numPr>
          <w:ilvl w:val="2"/>
          <w:numId w:val="24"/>
        </w:numPr>
        <w:tabs>
          <w:tab w:val="left" w:pos="420"/>
          <w:tab w:val="left" w:pos="1340"/>
          <w:tab w:val="clear" w:pos="882"/>
        </w:tabs>
        <w:ind w:hanging="323"/>
        <w:rPr>
          <w:rFonts w:hint="eastAsia" w:ascii="阿里巴巴普惠体 2.0 45 Light" w:hAnsi="阿里巴巴普惠体 2.0 45 Light" w:eastAsia="阿里巴巴普惠体 2.0 45 Light" w:cs="阿里巴巴普惠体 2.0 45 Light"/>
          <w:b/>
          <w:bCs/>
          <w:rPrChange w:id="2618" w:author="成成" w:date="2025-09-18T16:13:14Z">
            <w:rPr>
              <w:rFonts w:hint="eastAsia" w:ascii="阿里巴巴普惠体 2.0 45 Light" w:hAnsi="阿里巴巴普惠体 2.0 45 Light" w:eastAsia="阿里巴巴普惠体 2.0 45 Light" w:cs="阿里巴巴普惠体 2.0 45 Light"/>
            </w:rPr>
          </w:rPrChange>
        </w:rPr>
      </w:pPr>
      <w:bookmarkStart w:id="224" w:name="_Toc1714"/>
      <w:bookmarkStart w:id="225" w:name="_Toc3231"/>
      <w:bookmarkStart w:id="226" w:name="_Toc22566"/>
      <w:bookmarkStart w:id="227" w:name="_Toc28837"/>
      <w:bookmarkStart w:id="228" w:name="_Toc3042"/>
      <w:bookmarkStart w:id="229" w:name="_Toc2411"/>
      <w:bookmarkStart w:id="230" w:name="_Toc26965"/>
      <w:bookmarkStart w:id="231" w:name="_Toc91080140"/>
      <w:bookmarkStart w:id="232" w:name="_Toc19533"/>
      <w:bookmarkStart w:id="233" w:name="_Toc145"/>
      <w:bookmarkStart w:id="234" w:name="_Toc28929"/>
      <w:bookmarkStart w:id="235" w:name="_Toc25870"/>
      <w:r>
        <w:rPr>
          <w:rFonts w:hint="eastAsia" w:ascii="阿里巴巴普惠体 2.0 45 Light" w:hAnsi="阿里巴巴普惠体 2.0 45 Light" w:eastAsia="阿里巴巴普惠体 2.0 45 Light" w:cs="阿里巴巴普惠体 2.0 45 Light"/>
          <w:b/>
          <w:bCs/>
          <w:rPrChange w:id="2619" w:author="成成" w:date="2025-09-18T16:13:14Z">
            <w:rPr>
              <w:rFonts w:hint="eastAsia" w:ascii="阿里巴巴普惠体 2.0 45 Light" w:hAnsi="阿里巴巴普惠体 2.0 45 Light" w:eastAsia="阿里巴巴普惠体 2.0 45 Light" w:cs="阿里巴巴普惠体 2.0 45 Light"/>
            </w:rPr>
          </w:rPrChange>
        </w:rPr>
        <w:t>读取保持寄存器 功能</w:t>
      </w:r>
      <w:r>
        <w:rPr>
          <w:rFonts w:hint="eastAsia" w:ascii="阿里巴巴普惠体 2.0 45 Light" w:hAnsi="阿里巴巴普惠体 2.0 45 Light" w:eastAsia="阿里巴巴普惠体 2.0 45 Light" w:cs="阿里巴巴普惠体 2.0 45 Light"/>
          <w:b/>
          <w:bCs/>
          <w:rPrChange w:id="2620" w:author="成成" w:date="2025-09-18T16:13:14Z">
            <w:rPr>
              <w:rFonts w:hint="eastAsia" w:ascii="阿里巴巴普惠体 2.0 45 Light" w:hAnsi="阿里巴巴普惠体 2.0 45 Light" w:eastAsia="阿里巴巴普惠体 2.0 45 Light" w:cs="阿里巴巴普惠体 2.0 45 Light"/>
            </w:rPr>
          </w:rPrChange>
        </w:rPr>
        <w:t>码：0x03</w:t>
      </w:r>
      <w:bookmarkEnd w:id="224"/>
      <w:bookmarkEnd w:id="225"/>
      <w:bookmarkEnd w:id="226"/>
      <w:bookmarkEnd w:id="227"/>
      <w:bookmarkEnd w:id="228"/>
      <w:bookmarkEnd w:id="229"/>
      <w:bookmarkEnd w:id="230"/>
      <w:bookmarkEnd w:id="231"/>
      <w:bookmarkEnd w:id="232"/>
      <w:bookmarkEnd w:id="233"/>
      <w:bookmarkEnd w:id="234"/>
      <w:bookmarkEnd w:id="235"/>
      <w:ins w:id="2621" w:author="成成" w:date="2025-09-18T15:19:53Z">
        <w:r>
          <w:rPr>
            <w:rFonts w:hint="eastAsia" w:ascii="阿里巴巴普惠体 2.0 45 Light" w:hAnsi="阿里巴巴普惠体 2.0 45 Light" w:eastAsia="阿里巴巴普惠体 2.0 45 Light" w:cs="阿里巴巴普惠体 2.0 45 Light"/>
            <w:b/>
            <w:bCs/>
            <w:lang w:val="en-US" w:eastAsia="zh-CN"/>
            <w:rPrChange w:id="2622" w:author="成成" w:date="2025-09-18T16:13:14Z">
              <w:rPr>
                <w:rFonts w:hint="eastAsia" w:ascii="阿里巴巴普惠体 2.0 45 Light" w:hAnsi="阿里巴巴普惠体 2.0 45 Light" w:eastAsia="阿里巴巴普惠体 2.0 45 Light" w:cs="阿里巴巴普惠体 2.0 45 Light"/>
                <w:lang w:val="en-US" w:eastAsia="zh-CN"/>
              </w:rPr>
            </w:rPrChange>
          </w:rPr>
          <w:t>,</w:t>
        </w:r>
      </w:ins>
      <w:ins w:id="2624" w:author="成成" w:date="2025-09-18T15:20:02Z">
        <w:r>
          <w:rPr>
            <w:rFonts w:hint="eastAsia" w:ascii="阿里巴巴普惠体 2.0 45 Light" w:hAnsi="阿里巴巴普惠体 2.0 45 Light" w:eastAsia="阿里巴巴普惠体 2.0 45 Light" w:cs="阿里巴巴普惠体 2.0 45 Light"/>
            <w:b/>
            <w:bCs/>
            <w:lang w:val="en-US" w:eastAsia="zh-CN"/>
            <w:rPrChange w:id="2625" w:author="成成" w:date="2025-09-18T16:13:14Z">
              <w:rPr>
                <w:rFonts w:hint="eastAsia" w:ascii="阿里巴巴普惠体 2.0 45 Light" w:hAnsi="阿里巴巴普惠体 2.0 45 Light" w:eastAsia="阿里巴巴普惠体 2.0 45 Light" w:cs="阿里巴巴普惠体 2.0 45 Light"/>
                <w:lang w:val="en-US" w:eastAsia="zh-CN"/>
              </w:rPr>
            </w:rPrChange>
          </w:rPr>
          <w:t>如下</w:t>
        </w:r>
      </w:ins>
      <w:ins w:id="2627" w:author="成成" w:date="2025-09-18T15:20:11Z">
        <w:r>
          <w:rPr>
            <w:rFonts w:hint="eastAsia" w:ascii="阿里巴巴普惠体 2.0 45 Light" w:hAnsi="阿里巴巴普惠体 2.0 45 Light" w:eastAsia="阿里巴巴普惠体 2.0 45 Light" w:cs="阿里巴巴普惠体 2.0 45 Light"/>
            <w:b/>
            <w:bCs/>
            <w:lang w:val="en-US" w:eastAsia="zh-CN"/>
            <w:rPrChange w:id="2628" w:author="成成" w:date="2025-09-18T16:13:14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2630" w:author="成成" w:date="2025-09-18T15:20:11Z">
        <w:r>
          <w:rPr>
            <w:rFonts w:hint="eastAsia" w:ascii="阿里巴巴普惠体 2.0 45 Light" w:hAnsi="阿里巴巴普惠体 2.0 45 Light" w:eastAsia="阿里巴巴普惠体 2.0 45 Light" w:cs="阿里巴巴普惠体 2.0 45 Light"/>
            <w:b/>
            <w:bCs/>
            <w:lang w:val="en-US" w:eastAsia="zh-CN"/>
            <w:rPrChange w:id="2631" w:author="成成" w:date="2025-09-18T16:13:14Z">
              <w:rPr>
                <w:rFonts w:hint="eastAsia" w:ascii="阿里巴巴普惠体 2.0 45 Light" w:hAnsi="阿里巴巴普惠体 2.0 45 Light" w:eastAsia="阿里巴巴普惠体 2.0 45 Light" w:cs="阿里巴巴普惠体 2.0 45 Light"/>
                <w:lang w:val="en-US" w:eastAsia="zh-CN"/>
              </w:rPr>
            </w:rPrChange>
          </w:rPr>
          <w:instrText xml:space="preserve"> REF _Ref31033 \h </w:instrText>
        </w:r>
      </w:ins>
      <w:ins w:id="2633" w:author="成成" w:date="2025-09-18T15:20:11Z">
        <w:r>
          <w:rPr>
            <w:rFonts w:hint="eastAsia" w:ascii="阿里巴巴普惠体 2.0 45 Light" w:hAnsi="阿里巴巴普惠体 2.0 45 Light" w:eastAsia="阿里巴巴普惠体 2.0 45 Light" w:cs="阿里巴巴普惠体 2.0 45 Light"/>
            <w:b/>
            <w:bCs/>
            <w:lang w:val="en-US" w:eastAsia="zh-CN"/>
            <w:rPrChange w:id="2634" w:author="成成" w:date="2025-09-18T16:13:14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2636" w:author="成成" w:date="2025-09-18T15:20:11Z">
        <w:r>
          <w:rPr>
            <w:rFonts w:hint="eastAsia" w:ascii="阿里巴巴普惠体 2.0 45 Light" w:hAnsi="阿里巴巴普惠体 2.0 45 Light" w:eastAsia="阿里巴巴普惠体 2.0 45 Light" w:cs="阿里巴巴普惠体 2.0 45 Light"/>
            <w:b/>
            <w:bCs/>
            <w:rPrChange w:id="2637" w:author="成成" w:date="2025-09-18T16:13:14Z">
              <w:rPr/>
            </w:rPrChange>
          </w:rPr>
          <w:t>表 13</w:t>
        </w:r>
      </w:ins>
      <w:ins w:id="2639" w:author="成成" w:date="2025-09-18T15:20:11Z">
        <w:r>
          <w:rPr>
            <w:rFonts w:hint="eastAsia" w:ascii="阿里巴巴普惠体 2.0 45 Light" w:hAnsi="阿里巴巴普惠体 2.0 45 Light" w:eastAsia="阿里巴巴普惠体 2.0 45 Light" w:cs="阿里巴巴普惠体 2.0 45 Light"/>
            <w:b/>
            <w:bCs/>
            <w:lang w:val="en-US" w:eastAsia="zh-CN"/>
            <w:rPrChange w:id="2640" w:author="成成" w:date="2025-09-18T16:13:14Z">
              <w:rPr>
                <w:rFonts w:hint="eastAsia" w:ascii="阿里巴巴普惠体 2.0 45 Light" w:hAnsi="阿里巴巴普惠体 2.0 45 Light" w:eastAsia="阿里巴巴普惠体 2.0 45 Light" w:cs="阿里巴巴普惠体 2.0 45 Light"/>
                <w:lang w:val="en-US" w:eastAsia="zh-CN"/>
              </w:rPr>
            </w:rPrChange>
          </w:rPr>
          <w:fldChar w:fldCharType="end"/>
        </w:r>
      </w:ins>
    </w:p>
    <w:p w14:paraId="207E0544">
      <w:pPr>
        <w:pStyle w:val="3"/>
        <w:ind w:firstLine="0" w:firstLineChars="0"/>
        <w:jc w:val="center"/>
        <w:rPr>
          <w:rFonts w:hint="eastAsia"/>
        </w:rPr>
      </w:pPr>
      <w:bookmarkStart w:id="236" w:name="_Ref7866"/>
      <w:r>
        <w:rPr>
          <w:rFonts w:hint="eastAsia" w:ascii="阿里巴巴普惠体 2.0 45 Light" w:hAnsi="阿里巴巴普惠体 2.0 45 Light" w:eastAsia="阿里巴巴普惠体 2.0 45 Light" w:cs="阿里巴巴普惠体 2.0 45 Light"/>
          <w:lang w:val="en-US" w:eastAsia="zh-CN"/>
          <w:rPrChange w:id="2642" w:author="成成" w:date="2025-09-18T16:03:44Z">
            <w:rPr>
              <w:rFonts w:hint="eastAsia"/>
              <w:lang w:val="en-US" w:eastAsia="zh-CN"/>
            </w:rPr>
          </w:rPrChange>
        </w:rPr>
        <w:t xml:space="preserve">      </w:t>
      </w:r>
      <w:r>
        <w:rPr>
          <w:rFonts w:hint="eastAsia" w:ascii="阿里巴巴普惠体 2.0 45 Light" w:hAnsi="阿里巴巴普惠体 2.0 45 Light" w:eastAsia="阿里巴巴普惠体 2.0 45 Light" w:cs="阿里巴巴普惠体 2.0 45 Light"/>
          <w:lang w:val="en-US" w:eastAsia="zh-CN"/>
          <w:rPrChange w:id="2643" w:author="成成" w:date="2025-09-18T16:03:44Z">
            <w:rPr>
              <w:rFonts w:hint="eastAsia" w:ascii="阿里巴巴普惠体 2.0 45 Light" w:hAnsi="阿里巴巴普惠体 2.0 45 Light" w:eastAsia="阿里巴巴普惠体 2.0 45 Light" w:cs="阿里巴巴普惠体 2.0 45 Light"/>
              <w:lang w:val="en-US" w:eastAsia="zh-CN"/>
            </w:rPr>
          </w:rPrChange>
        </w:rPr>
        <w:t xml:space="preserve">    </w:t>
      </w:r>
      <w:ins w:id="2644" w:author="成成" w:date="2025-09-18T15:19:50Z">
        <w:bookmarkStart w:id="237" w:name="_Ref31033"/>
        <w:r>
          <w:rPr>
            <w:rFonts w:hint="eastAsia" w:ascii="阿里巴巴普惠体 2.0 45 Light" w:hAnsi="阿里巴巴普惠体 2.0 45 Light" w:eastAsia="阿里巴巴普惠体 2.0 45 Light" w:cs="阿里巴巴普惠体 2.0 45 Light"/>
            <w:rPrChange w:id="2645" w:author="成成" w:date="2025-09-18T16:03:44Z">
              <w:rPr/>
            </w:rPrChange>
          </w:rPr>
          <w:t xml:space="preserve">表 </w:t>
        </w:r>
      </w:ins>
      <w:ins w:id="2647" w:author="成成" w:date="2025-09-18T15:19:50Z">
        <w:r>
          <w:rPr>
            <w:rFonts w:hint="eastAsia" w:ascii="阿里巴巴普惠体 2.0 45 Light" w:hAnsi="阿里巴巴普惠体 2.0 45 Light" w:eastAsia="阿里巴巴普惠体 2.0 45 Light" w:cs="阿里巴巴普惠体 2.0 45 Light"/>
            <w:rPrChange w:id="2648" w:author="成成" w:date="2025-09-18T16:03:44Z">
              <w:rPr/>
            </w:rPrChange>
          </w:rPr>
          <w:fldChar w:fldCharType="begin"/>
        </w:r>
      </w:ins>
      <w:ins w:id="2650" w:author="成成" w:date="2025-09-18T15:19:50Z">
        <w:r>
          <w:rPr>
            <w:rFonts w:hint="eastAsia" w:ascii="阿里巴巴普惠体 2.0 45 Light" w:hAnsi="阿里巴巴普惠体 2.0 45 Light" w:eastAsia="阿里巴巴普惠体 2.0 45 Light" w:cs="阿里巴巴普惠体 2.0 45 Light"/>
            <w:rPrChange w:id="2651" w:author="成成" w:date="2025-09-18T16:03:44Z">
              <w:rPr/>
            </w:rPrChange>
          </w:rPr>
          <w:instrText xml:space="preserve"> SEQ 表 \* ARABIC </w:instrText>
        </w:r>
      </w:ins>
      <w:ins w:id="2653" w:author="成成" w:date="2025-09-18T15:19:50Z">
        <w:r>
          <w:rPr>
            <w:rFonts w:hint="eastAsia" w:ascii="阿里巴巴普惠体 2.0 45 Light" w:hAnsi="阿里巴巴普惠体 2.0 45 Light" w:eastAsia="阿里巴巴普惠体 2.0 45 Light" w:cs="阿里巴巴普惠体 2.0 45 Light"/>
            <w:rPrChange w:id="2654" w:author="成成" w:date="2025-09-18T16:03:44Z">
              <w:rPr/>
            </w:rPrChange>
          </w:rPr>
          <w:fldChar w:fldCharType="separate"/>
        </w:r>
      </w:ins>
      <w:ins w:id="2656" w:author="成成" w:date="2025-09-18T16:08:19Z">
        <w:r>
          <w:rPr>
            <w:rFonts w:hint="eastAsia" w:ascii="阿里巴巴普惠体 2.0 45 Light" w:hAnsi="阿里巴巴普惠体 2.0 45 Light" w:eastAsia="阿里巴巴普惠体 2.0 45 Light" w:cs="阿里巴巴普惠体 2.0 45 Light"/>
          </w:rPr>
          <w:t>13</w:t>
        </w:r>
      </w:ins>
      <w:ins w:id="2657" w:author="成成" w:date="2025-09-18T15:19:50Z">
        <w:r>
          <w:rPr>
            <w:rFonts w:hint="eastAsia" w:ascii="阿里巴巴普惠体 2.0 45 Light" w:hAnsi="阿里巴巴普惠体 2.0 45 Light" w:eastAsia="阿里巴巴普惠体 2.0 45 Light" w:cs="阿里巴巴普惠体 2.0 45 Light"/>
            <w:rPrChange w:id="2658" w:author="成成" w:date="2025-09-18T16:03:44Z">
              <w:rPr/>
            </w:rPrChange>
          </w:rPr>
          <w:fldChar w:fldCharType="end"/>
        </w:r>
        <w:bookmarkEnd w:id="237"/>
      </w:ins>
      <w:del w:id="2660" w:author="成成" w:date="2025-09-18T15:19:46Z">
        <w:r>
          <w:rPr>
            <w:rFonts w:hint="eastAsia" w:ascii="阿里巴巴普惠体 2.0 45 Light" w:hAnsi="阿里巴巴普惠体 2.0 45 Light" w:eastAsia="阿里巴巴普惠体 2.0 45 Light" w:cs="阿里巴巴普惠体 2.0 45 Light"/>
            <w:rPrChange w:id="2661" w:author="成成" w:date="2025-09-18T16:03:44Z">
              <w:rPr>
                <w:rFonts w:hint="eastAsia" w:ascii="阿里巴巴普惠体 2.0 45 Light" w:hAnsi="阿里巴巴普惠体 2.0 45 Light" w:eastAsia="阿里巴巴普惠体 2.0 45 Light" w:cs="阿里巴巴普惠体 2.0 45 Light"/>
              </w:rPr>
            </w:rPrChange>
          </w:rPr>
          <w:delText xml:space="preserve">表 </w:delText>
        </w:r>
        <w:bookmarkEnd w:id="236"/>
      </w:del>
      <w:del w:id="2663" w:author="成成" w:date="2025-09-18T15:19:46Z">
        <w:r>
          <w:rPr>
            <w:rFonts w:hint="eastAsia" w:ascii="阿里巴巴普惠体 2.0 45 Light" w:hAnsi="阿里巴巴普惠体 2.0 45 Light" w:eastAsia="阿里巴巴普惠体 2.0 45 Light" w:cs="阿里巴巴普惠体 2.0 45 Light"/>
            <w:lang w:val="en-US" w:eastAsia="zh-CN"/>
            <w:rPrChange w:id="2664" w:author="成成" w:date="2025-09-18T16:03:44Z">
              <w:rPr>
                <w:rFonts w:hint="eastAsia" w:ascii="阿里巴巴普惠体 2.0 45 Light" w:hAnsi="阿里巴巴普惠体 2.0 45 Light" w:eastAsia="阿里巴巴普惠体 2.0 45 Light" w:cs="阿里巴巴普惠体 2.0 45 Light"/>
                <w:lang w:val="en-US" w:eastAsia="zh-CN"/>
              </w:rPr>
            </w:rPrChange>
          </w:rPr>
          <w:delText>1</w:delText>
        </w:r>
      </w:del>
      <w:del w:id="2666" w:author="成成" w:date="2025-09-18T15:19:45Z">
        <w:r>
          <w:rPr>
            <w:rFonts w:hint="eastAsia" w:ascii="阿里巴巴普惠体 2.0 45 Light" w:hAnsi="阿里巴巴普惠体 2.0 45 Light" w:eastAsia="阿里巴巴普惠体 2.0 45 Light" w:cs="阿里巴巴普惠体 2.0 45 Light"/>
            <w:lang w:val="en-US" w:eastAsia="zh-CN"/>
            <w:rPrChange w:id="2667" w:author="成成" w:date="2025-09-18T16:03:44Z">
              <w:rPr>
                <w:rFonts w:hint="eastAsia" w:ascii="阿里巴巴普惠体 2.0 45 Light" w:hAnsi="阿里巴巴普惠体 2.0 45 Light" w:eastAsia="阿里巴巴普惠体 2.0 45 Light" w:cs="阿里巴巴普惠体 2.0 45 Light"/>
                <w:lang w:val="en-US" w:eastAsia="zh-CN"/>
              </w:rPr>
            </w:rPrChange>
          </w:rPr>
          <w:delText>3</w:delText>
        </w:r>
      </w:del>
      <w:r>
        <w:rPr>
          <w:rFonts w:hint="eastAsia" w:ascii="阿里巴巴普惠体 2.0 45 Light" w:hAnsi="阿里巴巴普惠体 2.0 45 Light" w:eastAsia="阿里巴巴普惠体 2.0 45 Light" w:cs="阿里巴巴普惠体 2.0 45 Light"/>
          <w:lang w:val="en-US" w:eastAsia="zh-CN"/>
          <w:rPrChange w:id="2669" w:author="成成" w:date="2025-09-18T16:03:44Z">
            <w:rPr>
              <w:rFonts w:hint="eastAsia" w:ascii="阿里巴巴普惠体 2.0 45 Light" w:hAnsi="阿里巴巴普惠体 2.0 45 Light" w:eastAsia="阿里巴巴普惠体 2.0 45 Light" w:cs="阿里巴巴普惠体 2.0 45 Light"/>
              <w:lang w:val="en-US" w:eastAsia="zh-CN"/>
            </w:rPr>
          </w:rPrChange>
        </w:rPr>
        <w:t xml:space="preserve"> Modbus读取</w:t>
      </w:r>
      <w:r>
        <w:rPr>
          <w:rFonts w:hint="eastAsia" w:ascii="阿里巴巴普惠体 2.0 45 Light" w:hAnsi="阿里巴巴普惠体 2.0 45 Light" w:eastAsia="阿里巴巴普惠体 2.0 45 Light" w:cs="阿里巴巴普惠体 2.0 45 Light"/>
          <w:lang w:val="en-US" w:eastAsia="zh-CN"/>
        </w:rPr>
        <w:t>保持寄存器</w:t>
      </w:r>
    </w:p>
    <w:tbl>
      <w:tblPr>
        <w:tblStyle w:val="24"/>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2"/>
        <w:gridCol w:w="1042"/>
        <w:gridCol w:w="965"/>
        <w:gridCol w:w="1243"/>
        <w:gridCol w:w="1258"/>
        <w:gridCol w:w="1243"/>
        <w:gridCol w:w="1242"/>
        <w:gridCol w:w="796"/>
      </w:tblGrid>
      <w:tr w14:paraId="04FDF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12" w:type="dxa"/>
            <w:vMerge w:val="restart"/>
            <w:tcBorders>
              <w:tl2br w:val="nil"/>
              <w:tr2bl w:val="nil"/>
            </w:tcBorders>
            <w:shd w:val="clear" w:color="auto" w:fill="auto"/>
            <w:noWrap w:val="0"/>
            <w:vAlign w:val="center"/>
          </w:tcPr>
          <w:p w14:paraId="7393F893">
            <w:pPr>
              <w:pStyle w:val="111"/>
              <w:spacing w:line="240" w:lineRule="auto"/>
              <w:ind w:firstLineChars="0"/>
              <w:jc w:val="center"/>
              <w:rPr>
                <w:rFonts w:hint="eastAsia" w:ascii="阿里巴巴普惠体 2.0 45 Light" w:hAnsi="阿里巴巴普惠体 2.0 45 Light" w:eastAsia="阿里巴巴普惠体 2.0 45 Light" w:cs="阿里巴巴普惠体 2.0 45 Light"/>
                <w:b w:val="0"/>
                <w:bCs w:val="0"/>
                <w:sz w:val="24"/>
                <w:szCs w:val="24"/>
                <w:rPrChange w:id="2670" w:author="成成" w:date="2025-09-18T15:47:44Z">
                  <w:rPr>
                    <w:rFonts w:hint="eastAsia" w:ascii="阿里巴巴普惠体 2.0 45 Light" w:hAnsi="阿里巴巴普惠体 2.0 45 Light" w:eastAsia="阿里巴巴普惠体 2.0 45 Light" w:cs="阿里巴巴普惠体 2.0 45 Light"/>
                    <w:b w:val="0"/>
                    <w:bCs w:val="0"/>
                    <w:color w:val="000000"/>
                    <w:sz w:val="21"/>
                    <w:szCs w:val="20"/>
                  </w:rPr>
                </w:rPrChange>
              </w:rPr>
            </w:pPr>
            <w:r>
              <w:rPr>
                <w:rFonts w:hint="eastAsia" w:ascii="阿里巴巴普惠体 2.0 45 Light" w:hAnsi="阿里巴巴普惠体 2.0 45 Light" w:eastAsia="阿里巴巴普惠体 2.0 45 Light" w:cs="阿里巴巴普惠体 2.0 45 Light"/>
                <w:b w:val="0"/>
                <w:bCs w:val="0"/>
                <w:sz w:val="24"/>
                <w:szCs w:val="24"/>
                <w:rPrChange w:id="2671" w:author="成成" w:date="2025-09-18T15:47:44Z">
                  <w:rPr>
                    <w:rFonts w:hint="eastAsia" w:ascii="阿里巴巴普惠体 2.0 45 Light" w:hAnsi="阿里巴巴普惠体 2.0 45 Light" w:eastAsia="阿里巴巴普惠体 2.0 45 Light" w:cs="阿里巴巴普惠体 2.0 45 Light"/>
                    <w:b w:val="0"/>
                    <w:bCs w:val="0"/>
                    <w:color w:val="000000"/>
                    <w:sz w:val="21"/>
                    <w:szCs w:val="20"/>
                  </w:rPr>
                </w:rPrChange>
              </w:rPr>
              <w:t>主站询问帧格式</w:t>
            </w:r>
          </w:p>
        </w:tc>
        <w:tc>
          <w:tcPr>
            <w:tcW w:w="1042" w:type="dxa"/>
            <w:tcBorders>
              <w:tl2br w:val="nil"/>
              <w:tr2bl w:val="nil"/>
            </w:tcBorders>
            <w:shd w:val="clear" w:color="auto" w:fill="auto"/>
            <w:noWrap w:val="0"/>
            <w:vAlign w:val="center"/>
          </w:tcPr>
          <w:p w14:paraId="5D07BF78">
            <w:pPr>
              <w:pStyle w:val="111"/>
              <w:spacing w:line="240" w:lineRule="auto"/>
              <w:ind w:firstLineChars="0"/>
              <w:rPr>
                <w:rFonts w:hint="eastAsia" w:ascii="阿里巴巴普惠体 2.0 45 Light" w:hAnsi="阿里巴巴普惠体 2.0 45 Light" w:eastAsia="阿里巴巴普惠体 2.0 45 Light" w:cs="阿里巴巴普惠体 2.0 45 Light"/>
                <w:sz w:val="24"/>
                <w:szCs w:val="24"/>
                <w:rPrChange w:id="2672"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pPr>
            <w:r>
              <w:rPr>
                <w:rFonts w:hint="eastAsia" w:ascii="阿里巴巴普惠体 2.0 45 Light" w:hAnsi="阿里巴巴普惠体 2.0 45 Light" w:eastAsia="阿里巴巴普惠体 2.0 45 Light" w:cs="阿里巴巴普惠体 2.0 45 Light"/>
                <w:sz w:val="24"/>
                <w:szCs w:val="24"/>
                <w:rPrChange w:id="2673"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t>从站地址</w:t>
            </w:r>
          </w:p>
        </w:tc>
        <w:tc>
          <w:tcPr>
            <w:tcW w:w="965" w:type="dxa"/>
            <w:tcBorders>
              <w:tl2br w:val="nil"/>
              <w:tr2bl w:val="nil"/>
            </w:tcBorders>
            <w:shd w:val="clear" w:color="auto" w:fill="auto"/>
            <w:noWrap w:val="0"/>
            <w:vAlign w:val="center"/>
          </w:tcPr>
          <w:p w14:paraId="512C8782">
            <w:pPr>
              <w:pStyle w:val="111"/>
              <w:spacing w:line="240" w:lineRule="auto"/>
              <w:ind w:firstLineChars="0"/>
              <w:rPr>
                <w:rFonts w:hint="eastAsia" w:ascii="阿里巴巴普惠体 2.0 45 Light" w:hAnsi="阿里巴巴普惠体 2.0 45 Light" w:eastAsia="阿里巴巴普惠体 2.0 45 Light" w:cs="阿里巴巴普惠体 2.0 45 Light"/>
                <w:sz w:val="24"/>
                <w:szCs w:val="24"/>
                <w:rPrChange w:id="2674"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pPr>
            <w:r>
              <w:rPr>
                <w:rFonts w:hint="eastAsia" w:ascii="阿里巴巴普惠体 2.0 45 Light" w:hAnsi="阿里巴巴普惠体 2.0 45 Light" w:eastAsia="阿里巴巴普惠体 2.0 45 Light" w:cs="阿里巴巴普惠体 2.0 45 Light"/>
                <w:sz w:val="24"/>
                <w:szCs w:val="24"/>
                <w:rPrChange w:id="2675"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t>功能码</w:t>
            </w:r>
          </w:p>
        </w:tc>
        <w:tc>
          <w:tcPr>
            <w:tcW w:w="1243" w:type="dxa"/>
            <w:tcBorders>
              <w:tl2br w:val="nil"/>
              <w:tr2bl w:val="nil"/>
            </w:tcBorders>
            <w:shd w:val="clear" w:color="auto" w:fill="auto"/>
            <w:noWrap w:val="0"/>
            <w:vAlign w:val="center"/>
          </w:tcPr>
          <w:p w14:paraId="64625801">
            <w:pPr>
              <w:pStyle w:val="111"/>
              <w:spacing w:line="240" w:lineRule="auto"/>
              <w:ind w:firstLineChars="0"/>
              <w:jc w:val="center"/>
              <w:rPr>
                <w:rFonts w:hint="eastAsia" w:ascii="阿里巴巴普惠体 2.0 45 Light" w:hAnsi="阿里巴巴普惠体 2.0 45 Light" w:eastAsia="阿里巴巴普惠体 2.0 45 Light" w:cs="阿里巴巴普惠体 2.0 45 Light"/>
                <w:sz w:val="24"/>
                <w:szCs w:val="24"/>
                <w:rPrChange w:id="2676"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pPr>
            <w:r>
              <w:rPr>
                <w:rFonts w:hint="eastAsia" w:ascii="阿里巴巴普惠体 2.0 45 Light" w:hAnsi="阿里巴巴普惠体 2.0 45 Light" w:eastAsia="阿里巴巴普惠体 2.0 45 Light" w:cs="阿里巴巴普惠体 2.0 45 Light"/>
                <w:sz w:val="24"/>
                <w:szCs w:val="24"/>
                <w:rPrChange w:id="2677"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t>起始寄存器（高位）</w:t>
            </w:r>
          </w:p>
        </w:tc>
        <w:tc>
          <w:tcPr>
            <w:tcW w:w="1258" w:type="dxa"/>
            <w:tcBorders>
              <w:tl2br w:val="nil"/>
              <w:tr2bl w:val="nil"/>
            </w:tcBorders>
            <w:shd w:val="clear" w:color="auto" w:fill="auto"/>
            <w:noWrap w:val="0"/>
            <w:vAlign w:val="center"/>
          </w:tcPr>
          <w:p w14:paraId="17AFC82C">
            <w:pPr>
              <w:pStyle w:val="111"/>
              <w:spacing w:line="240" w:lineRule="auto"/>
              <w:ind w:firstLineChars="0"/>
              <w:jc w:val="center"/>
              <w:rPr>
                <w:rFonts w:hint="eastAsia" w:ascii="阿里巴巴普惠体 2.0 45 Light" w:hAnsi="阿里巴巴普惠体 2.0 45 Light" w:eastAsia="阿里巴巴普惠体 2.0 45 Light" w:cs="阿里巴巴普惠体 2.0 45 Light"/>
                <w:sz w:val="24"/>
                <w:szCs w:val="24"/>
                <w:rPrChange w:id="2678"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pPr>
            <w:r>
              <w:rPr>
                <w:rFonts w:hint="eastAsia" w:ascii="阿里巴巴普惠体 2.0 45 Light" w:hAnsi="阿里巴巴普惠体 2.0 45 Light" w:eastAsia="阿里巴巴普惠体 2.0 45 Light" w:cs="阿里巴巴普惠体 2.0 45 Light"/>
                <w:sz w:val="24"/>
                <w:szCs w:val="24"/>
                <w:rPrChange w:id="2679"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t>起始寄存器（低位）</w:t>
            </w:r>
          </w:p>
        </w:tc>
        <w:tc>
          <w:tcPr>
            <w:tcW w:w="1243" w:type="dxa"/>
            <w:tcBorders>
              <w:tl2br w:val="nil"/>
              <w:tr2bl w:val="nil"/>
            </w:tcBorders>
            <w:shd w:val="clear" w:color="auto" w:fill="auto"/>
            <w:noWrap w:val="0"/>
            <w:vAlign w:val="center"/>
          </w:tcPr>
          <w:p w14:paraId="1685DF99">
            <w:pPr>
              <w:pStyle w:val="111"/>
              <w:spacing w:line="240" w:lineRule="auto"/>
              <w:ind w:firstLineChars="0"/>
              <w:jc w:val="center"/>
              <w:rPr>
                <w:rFonts w:hint="eastAsia" w:ascii="阿里巴巴普惠体 2.0 45 Light" w:hAnsi="阿里巴巴普惠体 2.0 45 Light" w:eastAsia="阿里巴巴普惠体 2.0 45 Light" w:cs="阿里巴巴普惠体 2.0 45 Light"/>
                <w:sz w:val="24"/>
                <w:szCs w:val="24"/>
                <w:rPrChange w:id="2680"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pPr>
            <w:r>
              <w:rPr>
                <w:rFonts w:hint="eastAsia" w:ascii="阿里巴巴普惠体 2.0 45 Light" w:hAnsi="阿里巴巴普惠体 2.0 45 Light" w:eastAsia="阿里巴巴普惠体 2.0 45 Light" w:cs="阿里巴巴普惠体 2.0 45 Light"/>
                <w:sz w:val="24"/>
                <w:szCs w:val="24"/>
                <w:rPrChange w:id="2681"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t>寄存器数量（高位）</w:t>
            </w:r>
          </w:p>
        </w:tc>
        <w:tc>
          <w:tcPr>
            <w:tcW w:w="1242" w:type="dxa"/>
            <w:tcBorders>
              <w:tl2br w:val="nil"/>
              <w:tr2bl w:val="nil"/>
            </w:tcBorders>
            <w:shd w:val="clear" w:color="auto" w:fill="auto"/>
            <w:noWrap w:val="0"/>
            <w:vAlign w:val="center"/>
          </w:tcPr>
          <w:p w14:paraId="784F3487">
            <w:pPr>
              <w:pStyle w:val="111"/>
              <w:spacing w:line="240" w:lineRule="auto"/>
              <w:ind w:firstLineChars="0"/>
              <w:jc w:val="center"/>
              <w:rPr>
                <w:rFonts w:hint="eastAsia" w:ascii="阿里巴巴普惠体 2.0 45 Light" w:hAnsi="阿里巴巴普惠体 2.0 45 Light" w:eastAsia="阿里巴巴普惠体 2.0 45 Light" w:cs="阿里巴巴普惠体 2.0 45 Light"/>
                <w:sz w:val="24"/>
                <w:szCs w:val="24"/>
                <w:rPrChange w:id="2682"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pPr>
            <w:r>
              <w:rPr>
                <w:rFonts w:hint="eastAsia" w:ascii="阿里巴巴普惠体 2.0 45 Light" w:hAnsi="阿里巴巴普惠体 2.0 45 Light" w:eastAsia="阿里巴巴普惠体 2.0 45 Light" w:cs="阿里巴巴普惠体 2.0 45 Light"/>
                <w:sz w:val="24"/>
                <w:szCs w:val="24"/>
                <w:rPrChange w:id="2683"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t>寄存器数量（低位）</w:t>
            </w:r>
          </w:p>
        </w:tc>
        <w:tc>
          <w:tcPr>
            <w:tcW w:w="796" w:type="dxa"/>
            <w:tcBorders>
              <w:tl2br w:val="nil"/>
              <w:tr2bl w:val="nil"/>
            </w:tcBorders>
            <w:shd w:val="clear" w:color="auto" w:fill="auto"/>
            <w:noWrap w:val="0"/>
            <w:vAlign w:val="center"/>
          </w:tcPr>
          <w:p w14:paraId="036BB7E9">
            <w:pPr>
              <w:pStyle w:val="111"/>
              <w:spacing w:line="240" w:lineRule="auto"/>
              <w:ind w:firstLineChars="0"/>
              <w:jc w:val="center"/>
              <w:rPr>
                <w:rFonts w:hint="eastAsia" w:ascii="阿里巴巴普惠体 2.0 45 Light" w:hAnsi="阿里巴巴普惠体 2.0 45 Light" w:eastAsia="阿里巴巴普惠体 2.0 45 Light" w:cs="阿里巴巴普惠体 2.0 45 Light"/>
                <w:sz w:val="24"/>
                <w:szCs w:val="24"/>
                <w:rPrChange w:id="2684"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pPr>
            <w:r>
              <w:rPr>
                <w:rFonts w:hint="eastAsia" w:ascii="阿里巴巴普惠体 2.0 45 Light" w:hAnsi="阿里巴巴普惠体 2.0 45 Light" w:eastAsia="阿里巴巴普惠体 2.0 45 Light" w:cs="阿里巴巴普惠体 2.0 45 Light"/>
                <w:sz w:val="24"/>
                <w:szCs w:val="24"/>
                <w:rPrChange w:id="2685"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t>CRC</w:t>
            </w:r>
          </w:p>
        </w:tc>
      </w:tr>
      <w:tr w14:paraId="12F62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12" w:type="dxa"/>
            <w:vMerge w:val="continue"/>
            <w:tcBorders>
              <w:tl2br w:val="nil"/>
              <w:tr2bl w:val="nil"/>
            </w:tcBorders>
            <w:shd w:val="clear" w:color="auto" w:fill="auto"/>
            <w:noWrap w:val="0"/>
            <w:vAlign w:val="center"/>
          </w:tcPr>
          <w:p w14:paraId="555DE514">
            <w:pPr>
              <w:pStyle w:val="111"/>
              <w:spacing w:line="240" w:lineRule="auto"/>
              <w:ind w:firstLineChars="0"/>
              <w:jc w:val="center"/>
              <w:rPr>
                <w:rFonts w:hint="eastAsia" w:ascii="阿里巴巴普惠体 2.0 45 Light" w:hAnsi="阿里巴巴普惠体 2.0 45 Light" w:eastAsia="阿里巴巴普惠体 2.0 45 Light" w:cs="阿里巴巴普惠体 2.0 45 Light"/>
                <w:sz w:val="24"/>
                <w:szCs w:val="24"/>
                <w:rPrChange w:id="2686"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pPr>
          </w:p>
        </w:tc>
        <w:tc>
          <w:tcPr>
            <w:tcW w:w="1042" w:type="dxa"/>
            <w:tcBorders>
              <w:tl2br w:val="nil"/>
              <w:tr2bl w:val="nil"/>
            </w:tcBorders>
            <w:shd w:val="clear" w:color="auto" w:fill="auto"/>
            <w:noWrap w:val="0"/>
            <w:vAlign w:val="center"/>
          </w:tcPr>
          <w:p w14:paraId="56E52EAB">
            <w:pPr>
              <w:pStyle w:val="111"/>
              <w:spacing w:line="240" w:lineRule="auto"/>
              <w:ind w:firstLineChars="0"/>
              <w:jc w:val="center"/>
              <w:rPr>
                <w:rFonts w:hint="eastAsia" w:ascii="阿里巴巴普惠体 2.0 45 Light" w:hAnsi="阿里巴巴普惠体 2.0 45 Light" w:eastAsia="阿里巴巴普惠体 2.0 45 Light" w:cs="阿里巴巴普惠体 2.0 45 Light"/>
                <w:sz w:val="24"/>
                <w:szCs w:val="24"/>
                <w:rPrChange w:id="2687"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pPr>
            <w:r>
              <w:rPr>
                <w:rFonts w:hint="eastAsia" w:ascii="阿里巴巴普惠体 2.0 45 Light" w:hAnsi="阿里巴巴普惠体 2.0 45 Light" w:eastAsia="阿里巴巴普惠体 2.0 45 Light" w:cs="阿里巴巴普惠体 2.0 45 Light"/>
                <w:sz w:val="24"/>
                <w:szCs w:val="24"/>
                <w:rPrChange w:id="2688"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t>0x</w:t>
            </w:r>
            <w:r>
              <w:rPr>
                <w:rFonts w:hint="eastAsia" w:ascii="阿里巴巴普惠体 2.0 45 Light" w:hAnsi="阿里巴巴普惠体 2.0 45 Light" w:eastAsia="阿里巴巴普惠体 2.0 45 Light" w:cs="阿里巴巴普惠体 2.0 45 Light"/>
                <w:sz w:val="24"/>
                <w:szCs w:val="24"/>
                <w:lang w:val="en-US" w:eastAsia="zh-CN"/>
                <w:rPrChange w:id="2689" w:author="成成" w:date="2025-09-18T15:47:44Z">
                  <w:rPr>
                    <w:rFonts w:hint="eastAsia" w:ascii="阿里巴巴普惠体 2.0 45 Light" w:hAnsi="阿里巴巴普惠体 2.0 45 Light" w:eastAsia="阿里巴巴普惠体 2.0 45 Light" w:cs="阿里巴巴普惠体 2.0 45 Light"/>
                    <w:color w:val="000000"/>
                    <w:sz w:val="21"/>
                    <w:szCs w:val="20"/>
                    <w:lang w:val="en-US" w:eastAsia="zh-CN"/>
                  </w:rPr>
                </w:rPrChange>
              </w:rPr>
              <w:t>0</w:t>
            </w:r>
            <w:r>
              <w:rPr>
                <w:rFonts w:hint="eastAsia" w:ascii="阿里巴巴普惠体 2.0 45 Light" w:hAnsi="阿里巴巴普惠体 2.0 45 Light" w:eastAsia="阿里巴巴普惠体 2.0 45 Light" w:cs="阿里巴巴普惠体 2.0 45 Light"/>
                <w:sz w:val="24"/>
                <w:szCs w:val="24"/>
                <w:rPrChange w:id="2690"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t>1</w:t>
            </w:r>
          </w:p>
        </w:tc>
        <w:tc>
          <w:tcPr>
            <w:tcW w:w="965" w:type="dxa"/>
            <w:tcBorders>
              <w:tl2br w:val="nil"/>
              <w:tr2bl w:val="nil"/>
            </w:tcBorders>
            <w:shd w:val="clear" w:color="auto" w:fill="auto"/>
            <w:noWrap w:val="0"/>
            <w:vAlign w:val="center"/>
          </w:tcPr>
          <w:p w14:paraId="431CF898">
            <w:pPr>
              <w:pStyle w:val="111"/>
              <w:spacing w:line="240" w:lineRule="auto"/>
              <w:ind w:firstLineChars="0"/>
              <w:jc w:val="center"/>
              <w:rPr>
                <w:rFonts w:hint="eastAsia" w:ascii="阿里巴巴普惠体 2.0 45 Light" w:hAnsi="阿里巴巴普惠体 2.0 45 Light" w:eastAsia="阿里巴巴普惠体 2.0 45 Light" w:cs="阿里巴巴普惠体 2.0 45 Light"/>
                <w:sz w:val="24"/>
                <w:szCs w:val="24"/>
                <w:rPrChange w:id="2691"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pPr>
            <w:r>
              <w:rPr>
                <w:rFonts w:hint="eastAsia" w:ascii="阿里巴巴普惠体 2.0 45 Light" w:hAnsi="阿里巴巴普惠体 2.0 45 Light" w:eastAsia="阿里巴巴普惠体 2.0 45 Light" w:cs="阿里巴巴普惠体 2.0 45 Light"/>
                <w:sz w:val="24"/>
                <w:szCs w:val="24"/>
                <w:rPrChange w:id="2692"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t>0x03</w:t>
            </w:r>
          </w:p>
        </w:tc>
        <w:tc>
          <w:tcPr>
            <w:tcW w:w="1243" w:type="dxa"/>
            <w:tcBorders>
              <w:tl2br w:val="nil"/>
              <w:tr2bl w:val="nil"/>
            </w:tcBorders>
            <w:shd w:val="clear" w:color="auto" w:fill="auto"/>
            <w:noWrap w:val="0"/>
            <w:vAlign w:val="center"/>
          </w:tcPr>
          <w:p w14:paraId="6FECCD59">
            <w:pPr>
              <w:pStyle w:val="111"/>
              <w:spacing w:line="240" w:lineRule="auto"/>
              <w:ind w:firstLineChars="0"/>
              <w:jc w:val="center"/>
              <w:rPr>
                <w:rFonts w:hint="eastAsia" w:ascii="阿里巴巴普惠体 2.0 45 Light" w:hAnsi="阿里巴巴普惠体 2.0 45 Light" w:eastAsia="阿里巴巴普惠体 2.0 45 Light" w:cs="阿里巴巴普惠体 2.0 45 Light"/>
                <w:sz w:val="24"/>
                <w:szCs w:val="24"/>
                <w:rPrChange w:id="2693"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pPr>
            <w:r>
              <w:rPr>
                <w:rFonts w:hint="eastAsia" w:ascii="阿里巴巴普惠体 2.0 45 Light" w:hAnsi="阿里巴巴普惠体 2.0 45 Light" w:eastAsia="阿里巴巴普惠体 2.0 45 Light" w:cs="阿里巴巴普惠体 2.0 45 Light"/>
                <w:sz w:val="24"/>
                <w:szCs w:val="24"/>
                <w:rPrChange w:id="2694"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t>0x</w:t>
            </w:r>
            <w:r>
              <w:rPr>
                <w:rFonts w:hint="eastAsia" w:ascii="阿里巴巴普惠体 2.0 45 Light" w:hAnsi="阿里巴巴普惠体 2.0 45 Light" w:eastAsia="阿里巴巴普惠体 2.0 45 Light" w:cs="阿里巴巴普惠体 2.0 45 Light"/>
                <w:sz w:val="24"/>
                <w:szCs w:val="24"/>
                <w:lang w:val="en-US" w:eastAsia="zh-CN"/>
                <w:rPrChange w:id="2695" w:author="成成" w:date="2025-09-18T15:47:44Z">
                  <w:rPr>
                    <w:rFonts w:hint="eastAsia" w:ascii="阿里巴巴普惠体 2.0 45 Light" w:hAnsi="阿里巴巴普惠体 2.0 45 Light" w:eastAsia="阿里巴巴普惠体 2.0 45 Light" w:cs="阿里巴巴普惠体 2.0 45 Light"/>
                    <w:color w:val="000000"/>
                    <w:sz w:val="21"/>
                    <w:szCs w:val="20"/>
                    <w:lang w:val="en-US" w:eastAsia="zh-CN"/>
                  </w:rPr>
                </w:rPrChange>
              </w:rPr>
              <w:t>03</w:t>
            </w:r>
          </w:p>
        </w:tc>
        <w:tc>
          <w:tcPr>
            <w:tcW w:w="1258" w:type="dxa"/>
            <w:tcBorders>
              <w:tl2br w:val="nil"/>
              <w:tr2bl w:val="nil"/>
            </w:tcBorders>
            <w:shd w:val="clear" w:color="auto" w:fill="auto"/>
            <w:noWrap w:val="0"/>
            <w:vAlign w:val="center"/>
          </w:tcPr>
          <w:p w14:paraId="1E6D7BA5">
            <w:pPr>
              <w:pStyle w:val="111"/>
              <w:spacing w:line="240" w:lineRule="auto"/>
              <w:ind w:firstLineChars="0"/>
              <w:jc w:val="center"/>
              <w:rPr>
                <w:rFonts w:hint="eastAsia" w:ascii="阿里巴巴普惠体 2.0 45 Light" w:hAnsi="阿里巴巴普惠体 2.0 45 Light" w:eastAsia="阿里巴巴普惠体 2.0 45 Light" w:cs="阿里巴巴普惠体 2.0 45 Light"/>
                <w:sz w:val="24"/>
                <w:szCs w:val="24"/>
                <w:rPrChange w:id="2696"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pPr>
            <w:r>
              <w:rPr>
                <w:rFonts w:hint="eastAsia" w:ascii="阿里巴巴普惠体 2.0 45 Light" w:hAnsi="阿里巴巴普惠体 2.0 45 Light" w:eastAsia="阿里巴巴普惠体 2.0 45 Light" w:cs="阿里巴巴普惠体 2.0 45 Light"/>
                <w:sz w:val="24"/>
                <w:szCs w:val="24"/>
                <w:rPrChange w:id="2697"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t>0x</w:t>
            </w:r>
            <w:r>
              <w:rPr>
                <w:rFonts w:hint="eastAsia" w:ascii="阿里巴巴普惠体 2.0 45 Light" w:hAnsi="阿里巴巴普惠体 2.0 45 Light" w:eastAsia="阿里巴巴普惠体 2.0 45 Light" w:cs="阿里巴巴普惠体 2.0 45 Light"/>
                <w:sz w:val="24"/>
                <w:szCs w:val="24"/>
                <w:lang w:val="en-US" w:eastAsia="zh-CN"/>
                <w:rPrChange w:id="2698" w:author="成成" w:date="2025-09-18T15:47:44Z">
                  <w:rPr>
                    <w:rFonts w:hint="eastAsia" w:ascii="阿里巴巴普惠体 2.0 45 Light" w:hAnsi="阿里巴巴普惠体 2.0 45 Light" w:eastAsia="阿里巴巴普惠体 2.0 45 Light" w:cs="阿里巴巴普惠体 2.0 45 Light"/>
                    <w:color w:val="000000"/>
                    <w:sz w:val="21"/>
                    <w:szCs w:val="20"/>
                    <w:lang w:val="en-US" w:eastAsia="zh-CN"/>
                  </w:rPr>
                </w:rPrChange>
              </w:rPr>
              <w:t>E8</w:t>
            </w:r>
          </w:p>
        </w:tc>
        <w:tc>
          <w:tcPr>
            <w:tcW w:w="1243" w:type="dxa"/>
            <w:tcBorders>
              <w:tl2br w:val="nil"/>
              <w:tr2bl w:val="nil"/>
            </w:tcBorders>
            <w:shd w:val="clear" w:color="auto" w:fill="auto"/>
            <w:noWrap w:val="0"/>
            <w:vAlign w:val="center"/>
          </w:tcPr>
          <w:p w14:paraId="0546A268">
            <w:pPr>
              <w:pStyle w:val="111"/>
              <w:spacing w:line="240" w:lineRule="auto"/>
              <w:ind w:firstLineChars="0"/>
              <w:jc w:val="center"/>
              <w:rPr>
                <w:rFonts w:hint="eastAsia" w:ascii="阿里巴巴普惠体 2.0 45 Light" w:hAnsi="阿里巴巴普惠体 2.0 45 Light" w:eastAsia="阿里巴巴普惠体 2.0 45 Light" w:cs="阿里巴巴普惠体 2.0 45 Light"/>
                <w:sz w:val="24"/>
                <w:szCs w:val="24"/>
                <w:rPrChange w:id="2699"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pPr>
            <w:r>
              <w:rPr>
                <w:rFonts w:hint="eastAsia" w:ascii="阿里巴巴普惠体 2.0 45 Light" w:hAnsi="阿里巴巴普惠体 2.0 45 Light" w:eastAsia="阿里巴巴普惠体 2.0 45 Light" w:cs="阿里巴巴普惠体 2.0 45 Light"/>
                <w:sz w:val="24"/>
                <w:szCs w:val="24"/>
                <w:rPrChange w:id="2700"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t>0x00</w:t>
            </w:r>
          </w:p>
        </w:tc>
        <w:tc>
          <w:tcPr>
            <w:tcW w:w="1242" w:type="dxa"/>
            <w:tcBorders>
              <w:tl2br w:val="nil"/>
              <w:tr2bl w:val="nil"/>
            </w:tcBorders>
            <w:shd w:val="clear" w:color="auto" w:fill="auto"/>
            <w:noWrap w:val="0"/>
            <w:vAlign w:val="center"/>
          </w:tcPr>
          <w:p w14:paraId="48D259D4">
            <w:pPr>
              <w:pStyle w:val="111"/>
              <w:spacing w:line="240" w:lineRule="auto"/>
              <w:ind w:firstLineChars="0"/>
              <w:jc w:val="center"/>
              <w:rPr>
                <w:rFonts w:hint="eastAsia" w:ascii="阿里巴巴普惠体 2.0 45 Light" w:hAnsi="阿里巴巴普惠体 2.0 45 Light" w:eastAsia="阿里巴巴普惠体 2.0 45 Light" w:cs="阿里巴巴普惠体 2.0 45 Light"/>
                <w:sz w:val="24"/>
                <w:szCs w:val="24"/>
                <w:rPrChange w:id="2701"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pPr>
            <w:r>
              <w:rPr>
                <w:rFonts w:hint="eastAsia" w:ascii="阿里巴巴普惠体 2.0 45 Light" w:hAnsi="阿里巴巴普惠体 2.0 45 Light" w:eastAsia="阿里巴巴普惠体 2.0 45 Light" w:cs="阿里巴巴普惠体 2.0 45 Light"/>
                <w:sz w:val="24"/>
                <w:szCs w:val="24"/>
                <w:rPrChange w:id="2702"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t>0x02</w:t>
            </w:r>
          </w:p>
        </w:tc>
        <w:tc>
          <w:tcPr>
            <w:tcW w:w="796" w:type="dxa"/>
            <w:tcBorders>
              <w:tl2br w:val="nil"/>
              <w:tr2bl w:val="nil"/>
            </w:tcBorders>
            <w:shd w:val="clear" w:color="auto" w:fill="auto"/>
            <w:noWrap w:val="0"/>
            <w:vAlign w:val="center"/>
          </w:tcPr>
          <w:p w14:paraId="7084978A">
            <w:pPr>
              <w:pStyle w:val="111"/>
              <w:spacing w:line="240" w:lineRule="auto"/>
              <w:ind w:firstLineChars="0"/>
              <w:jc w:val="center"/>
              <w:rPr>
                <w:rFonts w:hint="eastAsia" w:ascii="阿里巴巴普惠体 2.0 45 Light" w:hAnsi="阿里巴巴普惠体 2.0 45 Light" w:eastAsia="阿里巴巴普惠体 2.0 45 Light" w:cs="阿里巴巴普惠体 2.0 45 Light"/>
                <w:sz w:val="24"/>
                <w:szCs w:val="24"/>
                <w:rPrChange w:id="2703"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pPr>
            <w:r>
              <w:rPr>
                <w:rFonts w:hint="eastAsia" w:ascii="阿里巴巴普惠体 2.0 45 Light" w:hAnsi="阿里巴巴普惠体 2.0 45 Light" w:eastAsia="阿里巴巴普惠体 2.0 45 Light" w:cs="阿里巴巴普惠体 2.0 45 Light"/>
                <w:sz w:val="24"/>
                <w:szCs w:val="24"/>
                <w:rPrChange w:id="2704" w:author="成成" w:date="2025-09-18T15:47:44Z">
                  <w:rPr>
                    <w:rFonts w:hint="eastAsia" w:ascii="阿里巴巴普惠体 2.0 45 Light" w:hAnsi="阿里巴巴普惠体 2.0 45 Light" w:eastAsia="阿里巴巴普惠体 2.0 45 Light" w:cs="阿里巴巴普惠体 2.0 45 Light"/>
                    <w:color w:val="000000"/>
                    <w:sz w:val="21"/>
                    <w:szCs w:val="20"/>
                  </w:rPr>
                </w:rPrChange>
              </w:rPr>
              <w:t>XXXX</w:t>
            </w:r>
          </w:p>
        </w:tc>
      </w:tr>
    </w:tbl>
    <w:p w14:paraId="4FCA48E9">
      <w:pPr>
        <w:pStyle w:val="12"/>
        <w:tabs>
          <w:tab w:val="left" w:pos="420"/>
          <w:tab w:val="left" w:pos="851"/>
        </w:tabs>
        <w:ind w:firstLine="472" w:firstLineChars="200"/>
        <w:rPr>
          <w:rFonts w:hint="eastAsia" w:ascii="阿里巴巴普惠体 2.0 45 Light" w:hAnsi="阿里巴巴普惠体 2.0 45 Light" w:eastAsia="阿里巴巴普惠体 2.0 45 Light" w:cs="阿里巴巴普惠体 2.0 45 Light"/>
          <w:kern w:val="2"/>
          <w:sz w:val="24"/>
          <w:rPrChange w:id="2706" w:author="成成" w:date="2025-09-18T16:03:32Z">
            <w:rPr>
              <w:rFonts w:hint="eastAsia" w:ascii="阿里巴巴普惠体 2.0 45 Light" w:hAnsi="阿里巴巴普惠体 2.0 45 Light" w:eastAsia="阿里巴巴普惠体 2.0 45 Light" w:cs="阿里巴巴普惠体 2.0 45 Light"/>
            </w:rPr>
          </w:rPrChange>
        </w:rPr>
        <w:pPrChange w:id="2705" w:author="成成" w:date="2025-09-18T16:03:36Z">
          <w:pPr>
            <w:pStyle w:val="32"/>
            <w:spacing w:line="240" w:lineRule="auto"/>
            <w:ind w:firstLineChars="0"/>
          </w:pPr>
        </w:pPrChange>
      </w:pPr>
      <w:r>
        <w:rPr>
          <w:rFonts w:hint="eastAsia" w:ascii="阿里巴巴普惠体 2.0 45 Light" w:hAnsi="阿里巴巴普惠体 2.0 45 Light" w:eastAsia="阿里巴巴普惠体 2.0 45 Light" w:cs="阿里巴巴普惠体 2.0 45 Light"/>
          <w:kern w:val="2"/>
          <w:sz w:val="24"/>
          <w:szCs w:val="20"/>
          <w:rPrChange w:id="2707" w:author="成成" w:date="2025-09-18T16:03:32Z">
            <w:rPr>
              <w:rFonts w:hint="eastAsia" w:ascii="阿里巴巴普惠体 2.0 45 Light" w:hAnsi="阿里巴巴普惠体 2.0 45 Light" w:eastAsia="阿里巴巴普惠体 2.0 45 Light" w:cs="阿里巴巴普惠体 2.0 45 Light"/>
            </w:rPr>
          </w:rPrChange>
        </w:rPr>
        <w:t>含义：读1号（0x1）号从站保持寄存器，起始地址=0x0</w:t>
      </w:r>
      <w:r>
        <w:rPr>
          <w:rFonts w:hint="eastAsia" w:ascii="阿里巴巴普惠体 2.0 45 Light" w:hAnsi="阿里巴巴普惠体 2.0 45 Light" w:eastAsia="阿里巴巴普惠体 2.0 45 Light" w:cs="阿里巴巴普惠体 2.0 45 Light"/>
          <w:kern w:val="2"/>
          <w:sz w:val="24"/>
          <w:szCs w:val="20"/>
          <w:lang w:val="en-US" w:eastAsia="zh-CN"/>
          <w:rPrChange w:id="2708" w:author="成成" w:date="2025-09-18T16:03:32Z">
            <w:rPr>
              <w:rFonts w:hint="eastAsia" w:ascii="阿里巴巴普惠体 2.0 45 Light" w:hAnsi="阿里巴巴普惠体 2.0 45 Light" w:eastAsia="阿里巴巴普惠体 2.0 45 Light" w:cs="阿里巴巴普惠体 2.0 45 Light"/>
              <w:lang w:val="en-US" w:eastAsia="zh-CN"/>
            </w:rPr>
          </w:rPrChange>
        </w:rPr>
        <w:t>3E8</w:t>
      </w:r>
      <w:r>
        <w:rPr>
          <w:rFonts w:hint="eastAsia" w:ascii="阿里巴巴普惠体 2.0 45 Light" w:hAnsi="阿里巴巴普惠体 2.0 45 Light" w:eastAsia="阿里巴巴普惠体 2.0 45 Light" w:cs="阿里巴巴普惠体 2.0 45 Light"/>
          <w:kern w:val="2"/>
          <w:sz w:val="24"/>
          <w:szCs w:val="20"/>
          <w:rPrChange w:id="2709" w:author="成成" w:date="2025-09-18T16:03:32Z">
            <w:rPr>
              <w:rFonts w:hint="eastAsia" w:ascii="阿里巴巴普惠体 2.0 45 Light" w:hAnsi="阿里巴巴普惠体 2.0 45 Light" w:eastAsia="阿里巴巴普惠体 2.0 45 Light" w:cs="阿里巴巴普惠体 2.0 45 Light"/>
            </w:rPr>
          </w:rPrChange>
        </w:rPr>
        <w:t>；寄存器个数=0x0002，结束地址=0x0</w:t>
      </w:r>
      <w:r>
        <w:rPr>
          <w:rFonts w:hint="eastAsia" w:ascii="阿里巴巴普惠体 2.0 45 Light" w:hAnsi="阿里巴巴普惠体 2.0 45 Light" w:eastAsia="阿里巴巴普惠体 2.0 45 Light" w:cs="阿里巴巴普惠体 2.0 45 Light"/>
          <w:kern w:val="2"/>
          <w:sz w:val="24"/>
          <w:szCs w:val="20"/>
          <w:lang w:val="en-US" w:eastAsia="zh-CN"/>
          <w:rPrChange w:id="2710" w:author="成成" w:date="2025-09-18T16:03:32Z">
            <w:rPr>
              <w:rFonts w:hint="eastAsia" w:ascii="阿里巴巴普惠体 2.0 45 Light" w:hAnsi="阿里巴巴普惠体 2.0 45 Light" w:eastAsia="阿里巴巴普惠体 2.0 45 Light" w:cs="阿里巴巴普惠体 2.0 45 Light"/>
              <w:lang w:val="en-US" w:eastAsia="zh-CN"/>
            </w:rPr>
          </w:rPrChange>
        </w:rPr>
        <w:t>3E8</w:t>
      </w:r>
      <w:r>
        <w:rPr>
          <w:rFonts w:hint="eastAsia" w:ascii="阿里巴巴普惠体 2.0 45 Light" w:hAnsi="阿里巴巴普惠体 2.0 45 Light" w:eastAsia="阿里巴巴普惠体 2.0 45 Light" w:cs="阿里巴巴普惠体 2.0 45 Light"/>
          <w:kern w:val="2"/>
          <w:sz w:val="24"/>
          <w:szCs w:val="20"/>
          <w:rPrChange w:id="2711" w:author="成成" w:date="2025-09-18T16:03:32Z">
            <w:rPr>
              <w:rFonts w:hint="eastAsia" w:ascii="阿里巴巴普惠体 2.0 45 Light" w:hAnsi="阿里巴巴普惠体 2.0 45 Light" w:eastAsia="阿里巴巴普惠体 2.0 45 Light" w:cs="阿里巴巴普惠体 2.0 45 Light"/>
            </w:rPr>
          </w:rPrChange>
        </w:rPr>
        <w:t>+2-1=0x0</w:t>
      </w:r>
      <w:r>
        <w:rPr>
          <w:rFonts w:hint="eastAsia" w:ascii="阿里巴巴普惠体 2.0 45 Light" w:hAnsi="阿里巴巴普惠体 2.0 45 Light" w:eastAsia="阿里巴巴普惠体 2.0 45 Light" w:cs="阿里巴巴普惠体 2.0 45 Light"/>
          <w:kern w:val="2"/>
          <w:sz w:val="24"/>
          <w:szCs w:val="20"/>
          <w:lang w:val="en-US" w:eastAsia="zh-CN"/>
          <w:rPrChange w:id="2712" w:author="成成" w:date="2025-09-18T16:03:32Z">
            <w:rPr>
              <w:rFonts w:hint="eastAsia" w:ascii="阿里巴巴普惠体 2.0 45 Light" w:hAnsi="阿里巴巴普惠体 2.0 45 Light" w:eastAsia="阿里巴巴普惠体 2.0 45 Light" w:cs="阿里巴巴普惠体 2.0 45 Light"/>
              <w:lang w:val="en-US" w:eastAsia="zh-CN"/>
            </w:rPr>
          </w:rPrChange>
        </w:rPr>
        <w:t>3E9</w:t>
      </w:r>
      <w:r>
        <w:rPr>
          <w:rFonts w:hint="eastAsia" w:ascii="阿里巴巴普惠体 2.0 45 Light" w:hAnsi="阿里巴巴普惠体 2.0 45 Light" w:eastAsia="阿里巴巴普惠体 2.0 45 Light" w:cs="阿里巴巴普惠体 2.0 45 Light"/>
          <w:kern w:val="2"/>
          <w:sz w:val="24"/>
          <w:szCs w:val="20"/>
          <w:rPrChange w:id="2713" w:author="成成" w:date="2025-09-18T16:03:32Z">
            <w:rPr>
              <w:rFonts w:hint="eastAsia" w:ascii="阿里巴巴普惠体 2.0 45 Light" w:hAnsi="阿里巴巴普惠体 2.0 45 Light" w:eastAsia="阿里巴巴普惠体 2.0 45 Light" w:cs="阿里巴巴普惠体 2.0 45 Light"/>
            </w:rPr>
          </w:rPrChange>
        </w:rPr>
        <w:t>，</w:t>
      </w:r>
      <w:r>
        <w:rPr>
          <w:rFonts w:hint="eastAsia" w:ascii="阿里巴巴普惠体 2.0 45 Light" w:hAnsi="阿里巴巴普惠体 2.0 45 Light" w:eastAsia="阿里巴巴普惠体 2.0 45 Light" w:cs="阿里巴巴普惠体 2.0 45 Light"/>
          <w:kern w:val="2"/>
          <w:sz w:val="24"/>
          <w:rPrChange w:id="2714" w:author="成成" w:date="2025-09-18T16:03:32Z">
            <w:rPr>
              <w:rFonts w:hint="eastAsia" w:ascii="阿里巴巴普惠体 2.0 45 Light" w:hAnsi="阿里巴巴普惠体 2.0 45 Light" w:eastAsia="阿里巴巴普惠体 2.0 45 Light" w:cs="阿里巴巴普惠体 2.0 45 Light"/>
            </w:rPr>
          </w:rPrChange>
        </w:rPr>
        <w:t>即读1号从站保持寄存器0x0</w:t>
      </w:r>
      <w:r>
        <w:rPr>
          <w:rFonts w:hint="eastAsia" w:ascii="阿里巴巴普惠体 2.0 45 Light" w:hAnsi="阿里巴巴普惠体 2.0 45 Light" w:eastAsia="阿里巴巴普惠体 2.0 45 Light" w:cs="阿里巴巴普惠体 2.0 45 Light"/>
          <w:kern w:val="2"/>
          <w:sz w:val="24"/>
          <w:lang w:val="en-US" w:eastAsia="zh-CN"/>
          <w:rPrChange w:id="2715" w:author="成成" w:date="2025-09-18T16:03:32Z">
            <w:rPr>
              <w:rFonts w:hint="eastAsia" w:ascii="阿里巴巴普惠体 2.0 45 Light" w:hAnsi="阿里巴巴普惠体 2.0 45 Light" w:eastAsia="阿里巴巴普惠体 2.0 45 Light" w:cs="阿里巴巴普惠体 2.0 45 Light"/>
              <w:lang w:val="en-US" w:eastAsia="zh-CN"/>
            </w:rPr>
          </w:rPrChange>
        </w:rPr>
        <w:t>3E8</w:t>
      </w:r>
      <w:r>
        <w:rPr>
          <w:rFonts w:hint="eastAsia" w:ascii="阿里巴巴普惠体 2.0 45 Light" w:hAnsi="阿里巴巴普惠体 2.0 45 Light" w:eastAsia="阿里巴巴普惠体 2.0 45 Light" w:cs="阿里巴巴普惠体 2.0 45 Light"/>
          <w:kern w:val="2"/>
          <w:sz w:val="24"/>
          <w:rPrChange w:id="2716" w:author="成成" w:date="2025-09-18T16:03:32Z">
            <w:rPr>
              <w:rFonts w:hint="eastAsia" w:ascii="阿里巴巴普惠体 2.0 45 Light" w:hAnsi="阿里巴巴普惠体 2.0 45 Light" w:eastAsia="阿里巴巴普惠体 2.0 45 Light" w:cs="阿里巴巴普惠体 2.0 45 Light"/>
            </w:rPr>
          </w:rPrChange>
        </w:rPr>
        <w:t>-0x0</w:t>
      </w:r>
      <w:r>
        <w:rPr>
          <w:rFonts w:hint="eastAsia" w:ascii="阿里巴巴普惠体 2.0 45 Light" w:hAnsi="阿里巴巴普惠体 2.0 45 Light" w:eastAsia="阿里巴巴普惠体 2.0 45 Light" w:cs="阿里巴巴普惠体 2.0 45 Light"/>
          <w:kern w:val="2"/>
          <w:sz w:val="24"/>
          <w:lang w:val="en-US" w:eastAsia="zh-CN"/>
          <w:rPrChange w:id="2717" w:author="成成" w:date="2025-09-18T16:03:32Z">
            <w:rPr>
              <w:rFonts w:hint="eastAsia" w:ascii="阿里巴巴普惠体 2.0 45 Light" w:hAnsi="阿里巴巴普惠体 2.0 45 Light" w:eastAsia="阿里巴巴普惠体 2.0 45 Light" w:cs="阿里巴巴普惠体 2.0 45 Light"/>
              <w:lang w:val="en-US" w:eastAsia="zh-CN"/>
            </w:rPr>
          </w:rPrChange>
        </w:rPr>
        <w:t>3E9</w:t>
      </w:r>
      <w:r>
        <w:rPr>
          <w:rFonts w:hint="eastAsia" w:ascii="阿里巴巴普惠体 2.0 45 Light" w:hAnsi="阿里巴巴普惠体 2.0 45 Light" w:eastAsia="阿里巴巴普惠体 2.0 45 Light" w:cs="阿里巴巴普惠体 2.0 45 Light"/>
          <w:kern w:val="2"/>
          <w:sz w:val="24"/>
          <w:rPrChange w:id="2718" w:author="成成" w:date="2025-09-18T16:03:32Z">
            <w:rPr>
              <w:rFonts w:hint="eastAsia" w:ascii="阿里巴巴普惠体 2.0 45 Light" w:hAnsi="阿里巴巴普惠体 2.0 45 Light" w:eastAsia="阿里巴巴普惠体 2.0 45 Light" w:cs="阿里巴巴普惠体 2.0 45 Light"/>
            </w:rPr>
          </w:rPrChange>
        </w:rPr>
        <w:t>，共两个寄存器</w:t>
      </w:r>
      <w:r>
        <w:rPr>
          <w:rFonts w:hint="eastAsia" w:ascii="阿里巴巴普惠体 2.0 45 Light" w:hAnsi="阿里巴巴普惠体 2.0 45 Light" w:eastAsia="阿里巴巴普惠体 2.0 45 Light" w:cs="阿里巴巴普惠体 2.0 45 Light"/>
          <w:kern w:val="2"/>
          <w:sz w:val="24"/>
          <w:lang w:eastAsia="zh-CN"/>
          <w:rPrChange w:id="2719" w:author="成成" w:date="2025-09-18T16:03:32Z">
            <w:rPr>
              <w:rFonts w:hint="eastAsia" w:ascii="阿里巴巴普惠体 2.0 45 Light" w:hAnsi="阿里巴巴普惠体 2.0 45 Light" w:eastAsia="阿里巴巴普惠体 2.0 45 Light" w:cs="阿里巴巴普惠体 2.0 45 Light"/>
              <w:lang w:eastAsia="zh-CN"/>
            </w:rPr>
          </w:rPrChange>
        </w:rPr>
        <w:t>，</w:t>
      </w:r>
      <w:r>
        <w:rPr>
          <w:rFonts w:hint="eastAsia" w:ascii="阿里巴巴普惠体 2.0 45 Light" w:hAnsi="阿里巴巴普惠体 2.0 45 Light" w:eastAsia="阿里巴巴普惠体 2.0 45 Light" w:cs="阿里巴巴普惠体 2.0 45 Light"/>
          <w:kern w:val="2"/>
          <w:sz w:val="24"/>
          <w:lang w:val="en-US" w:eastAsia="zh-CN"/>
          <w:rPrChange w:id="2720" w:author="成成" w:date="2025-09-18T16:03:32Z">
            <w:rPr>
              <w:rFonts w:hint="eastAsia" w:ascii="阿里巴巴普惠体 2.0 45 Light" w:hAnsi="阿里巴巴普惠体 2.0 45 Light" w:eastAsia="阿里巴巴普惠体 2.0 45 Light" w:cs="阿里巴巴普惠体 2.0 45 Light"/>
              <w:lang w:val="en-US" w:eastAsia="zh-CN"/>
            </w:rPr>
          </w:rPrChange>
        </w:rPr>
        <w:t>如下</w:t>
      </w:r>
      <w:ins w:id="2721" w:author="成成" w:date="2025-09-18T15:20:31Z">
        <w:r>
          <w:rPr>
            <w:rFonts w:hint="eastAsia" w:ascii="阿里巴巴普惠体 2.0 45 Light" w:hAnsi="阿里巴巴普惠体 2.0 45 Light" w:eastAsia="阿里巴巴普惠体 2.0 45 Light" w:cs="阿里巴巴普惠体 2.0 45 Light"/>
            <w:kern w:val="2"/>
            <w:sz w:val="24"/>
            <w:lang w:val="en-US" w:eastAsia="zh-CN"/>
            <w:rPrChange w:id="2722" w:author="成成" w:date="2025-09-18T16:03:32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2724" w:author="成成" w:date="2025-09-18T15:20:31Z">
        <w:r>
          <w:rPr>
            <w:rFonts w:hint="eastAsia" w:ascii="阿里巴巴普惠体 2.0 45 Light" w:hAnsi="阿里巴巴普惠体 2.0 45 Light" w:eastAsia="阿里巴巴普惠体 2.0 45 Light" w:cs="阿里巴巴普惠体 2.0 45 Light"/>
            <w:kern w:val="2"/>
            <w:sz w:val="24"/>
            <w:lang w:val="en-US" w:eastAsia="zh-CN"/>
            <w:rPrChange w:id="2725" w:author="成成" w:date="2025-09-18T16:03:32Z">
              <w:rPr>
                <w:rFonts w:hint="eastAsia" w:ascii="阿里巴巴普惠体 2.0 45 Light" w:hAnsi="阿里巴巴普惠体 2.0 45 Light" w:eastAsia="阿里巴巴普惠体 2.0 45 Light" w:cs="阿里巴巴普惠体 2.0 45 Light"/>
                <w:lang w:val="en-US" w:eastAsia="zh-CN"/>
              </w:rPr>
            </w:rPrChange>
          </w:rPr>
          <w:instrText xml:space="preserve"> REF _Ref31099 \h </w:instrText>
        </w:r>
      </w:ins>
      <w:ins w:id="2727" w:author="成成" w:date="2025-09-18T15:20:31Z">
        <w:r>
          <w:rPr>
            <w:rFonts w:hint="eastAsia" w:ascii="阿里巴巴普惠体 2.0 45 Light" w:hAnsi="阿里巴巴普惠体 2.0 45 Light" w:eastAsia="阿里巴巴普惠体 2.0 45 Light" w:cs="阿里巴巴普惠体 2.0 45 Light"/>
            <w:kern w:val="2"/>
            <w:sz w:val="24"/>
            <w:lang w:val="en-US" w:eastAsia="zh-CN"/>
            <w:rPrChange w:id="2728" w:author="成成" w:date="2025-09-18T16:03:32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2730" w:author="成成" w:date="2025-09-18T15:20:31Z">
        <w:r>
          <w:rPr>
            <w:rFonts w:hint="eastAsia" w:ascii="阿里巴巴普惠体 2.0 45 Light" w:hAnsi="阿里巴巴普惠体 2.0 45 Light" w:eastAsia="阿里巴巴普惠体 2.0 45 Light" w:cs="阿里巴巴普惠体 2.0 45 Light"/>
            <w:kern w:val="2"/>
            <w:sz w:val="24"/>
            <w:rPrChange w:id="2731" w:author="成成" w:date="2025-09-18T16:03:32Z">
              <w:rPr/>
            </w:rPrChange>
          </w:rPr>
          <w:t>表 14</w:t>
        </w:r>
      </w:ins>
      <w:ins w:id="2733" w:author="成成" w:date="2025-09-18T15:20:31Z">
        <w:r>
          <w:rPr>
            <w:rFonts w:hint="eastAsia" w:ascii="阿里巴巴普惠体 2.0 45 Light" w:hAnsi="阿里巴巴普惠体 2.0 45 Light" w:eastAsia="阿里巴巴普惠体 2.0 45 Light" w:cs="阿里巴巴普惠体 2.0 45 Light"/>
            <w:kern w:val="2"/>
            <w:sz w:val="24"/>
            <w:lang w:val="en-US" w:eastAsia="zh-CN"/>
            <w:rPrChange w:id="2734" w:author="成成" w:date="2025-09-18T16:03:32Z">
              <w:rPr>
                <w:rFonts w:hint="eastAsia" w:ascii="阿里巴巴普惠体 2.0 45 Light" w:hAnsi="阿里巴巴普惠体 2.0 45 Light" w:eastAsia="阿里巴巴普惠体 2.0 45 Light" w:cs="阿里巴巴普惠体 2.0 45 Light"/>
                <w:lang w:val="en-US" w:eastAsia="zh-CN"/>
              </w:rPr>
            </w:rPrChange>
          </w:rPr>
          <w:fldChar w:fldCharType="end"/>
        </w:r>
      </w:ins>
      <w:del w:id="2736" w:author="成成" w:date="2025-09-18T15:20:25Z">
        <w:r>
          <w:rPr>
            <w:rFonts w:hint="eastAsia" w:ascii="阿里巴巴普惠体 2.0 45 Light" w:hAnsi="阿里巴巴普惠体 2.0 45 Light" w:eastAsia="阿里巴巴普惠体 2.0 45 Light" w:cs="阿里巴巴普惠体 2.0 45 Light"/>
            <w:kern w:val="2"/>
            <w:sz w:val="24"/>
            <w:lang w:val="en-US" w:eastAsia="zh-CN"/>
            <w:rPrChange w:id="2737" w:author="成成" w:date="2025-09-18T16:03:32Z">
              <w:rPr>
                <w:rFonts w:hint="eastAsia" w:ascii="阿里巴巴普惠体 2.0 45 Light" w:hAnsi="阿里巴巴普惠体 2.0 45 Light" w:eastAsia="阿里巴巴普惠体 2.0 45 Light" w:cs="阿里巴巴普惠体 2.0 45 Light"/>
                <w:lang w:val="en-US" w:eastAsia="zh-CN"/>
              </w:rPr>
            </w:rPrChange>
          </w:rPr>
          <w:delText>表1</w:delText>
        </w:r>
      </w:del>
      <w:del w:id="2739" w:author="成成" w:date="2025-09-18T15:20:24Z">
        <w:r>
          <w:rPr>
            <w:rFonts w:hint="eastAsia" w:ascii="阿里巴巴普惠体 2.0 45 Light" w:hAnsi="阿里巴巴普惠体 2.0 45 Light" w:eastAsia="阿里巴巴普惠体 2.0 45 Light" w:cs="阿里巴巴普惠体 2.0 45 Light"/>
            <w:kern w:val="2"/>
            <w:sz w:val="24"/>
            <w:lang w:val="en-US" w:eastAsia="zh-CN"/>
            <w:rPrChange w:id="2740" w:author="成成" w:date="2025-09-18T16:03:32Z">
              <w:rPr>
                <w:rFonts w:hint="eastAsia" w:ascii="阿里巴巴普惠体 2.0 45 Light" w:hAnsi="阿里巴巴普惠体 2.0 45 Light" w:eastAsia="阿里巴巴普惠体 2.0 45 Light" w:cs="阿里巴巴普惠体 2.0 45 Light"/>
                <w:lang w:val="en-US" w:eastAsia="zh-CN"/>
              </w:rPr>
            </w:rPrChange>
          </w:rPr>
          <w:delText>4</w:delText>
        </w:r>
      </w:del>
      <w:r>
        <w:rPr>
          <w:rFonts w:hint="eastAsia" w:ascii="阿里巴巴普惠体 2.0 45 Light" w:hAnsi="阿里巴巴普惠体 2.0 45 Light" w:eastAsia="阿里巴巴普惠体 2.0 45 Light" w:cs="阿里巴巴普惠体 2.0 45 Light"/>
          <w:kern w:val="2"/>
          <w:sz w:val="24"/>
          <w:rPrChange w:id="2742" w:author="成成" w:date="2025-09-18T16:03:32Z">
            <w:rPr>
              <w:rFonts w:hint="eastAsia" w:ascii="阿里巴巴普惠体 2.0 45 Light" w:hAnsi="阿里巴巴普惠体 2.0 45 Light" w:eastAsia="阿里巴巴普惠体 2.0 45 Light" w:cs="阿里巴巴普惠体 2.0 45 Light"/>
            </w:rPr>
          </w:rPrChange>
        </w:rPr>
        <w:t>。</w:t>
      </w:r>
    </w:p>
    <w:p w14:paraId="76F11314">
      <w:pPr>
        <w:pStyle w:val="32"/>
        <w:spacing w:line="240" w:lineRule="auto"/>
        <w:ind w:firstLineChars="0"/>
        <w:jc w:val="center"/>
        <w:rPr>
          <w:rFonts w:hint="eastAsia" w:ascii="阿里巴巴普惠体 2.0 45 Light" w:hAnsi="阿里巴巴普惠体 2.0 45 Light" w:eastAsia="阿里巴巴普惠体 2.0 45 Light" w:cs="阿里巴巴普惠体 2.0 45 Light"/>
        </w:rPr>
      </w:pPr>
      <w:ins w:id="2743" w:author="成成" w:date="2025-09-18T15:20:21Z">
        <w:bookmarkStart w:id="238" w:name="_Ref31099"/>
        <w:bookmarkStart w:id="239" w:name="_Ref8562"/>
        <w:bookmarkStart w:id="240" w:name="_Ref8480"/>
        <w:r>
          <w:rPr>
            <w:rFonts w:hint="eastAsia" w:ascii="阿里巴巴普惠体 2.0 45 Light" w:hAnsi="阿里巴巴普惠体 2.0 45 Light" w:eastAsia="阿里巴巴普惠体 2.0 45 Light" w:cs="阿里巴巴普惠体 2.0 45 Light"/>
            <w:kern w:val="2"/>
            <w:szCs w:val="20"/>
            <w:rPrChange w:id="2744" w:author="成成" w:date="2025-09-18T16:03:26Z">
              <w:rPr/>
            </w:rPrChange>
          </w:rPr>
          <w:t xml:space="preserve">表 </w:t>
        </w:r>
      </w:ins>
      <w:ins w:id="2746" w:author="成成" w:date="2025-09-18T15:20:21Z">
        <w:r>
          <w:rPr>
            <w:rFonts w:hint="eastAsia" w:ascii="阿里巴巴普惠体 2.0 45 Light" w:hAnsi="阿里巴巴普惠体 2.0 45 Light" w:eastAsia="阿里巴巴普惠体 2.0 45 Light" w:cs="阿里巴巴普惠体 2.0 45 Light"/>
            <w:kern w:val="2"/>
            <w:szCs w:val="20"/>
            <w:rPrChange w:id="2747" w:author="成成" w:date="2025-09-18T16:03:26Z">
              <w:rPr/>
            </w:rPrChange>
          </w:rPr>
          <w:fldChar w:fldCharType="begin"/>
        </w:r>
      </w:ins>
      <w:ins w:id="2749" w:author="成成" w:date="2025-09-18T15:20:21Z">
        <w:r>
          <w:rPr>
            <w:rFonts w:hint="eastAsia" w:ascii="阿里巴巴普惠体 2.0 45 Light" w:hAnsi="阿里巴巴普惠体 2.0 45 Light" w:eastAsia="阿里巴巴普惠体 2.0 45 Light" w:cs="阿里巴巴普惠体 2.0 45 Light"/>
            <w:kern w:val="2"/>
            <w:szCs w:val="20"/>
            <w:rPrChange w:id="2750" w:author="成成" w:date="2025-09-18T16:03:26Z">
              <w:rPr/>
            </w:rPrChange>
          </w:rPr>
          <w:instrText xml:space="preserve"> SEQ 表 \* ARABIC </w:instrText>
        </w:r>
      </w:ins>
      <w:ins w:id="2752" w:author="成成" w:date="2025-09-18T15:20:21Z">
        <w:r>
          <w:rPr>
            <w:rFonts w:hint="eastAsia" w:ascii="阿里巴巴普惠体 2.0 45 Light" w:hAnsi="阿里巴巴普惠体 2.0 45 Light" w:eastAsia="阿里巴巴普惠体 2.0 45 Light" w:cs="阿里巴巴普惠体 2.0 45 Light"/>
            <w:kern w:val="2"/>
            <w:szCs w:val="20"/>
            <w:rPrChange w:id="2753" w:author="成成" w:date="2025-09-18T16:03:26Z">
              <w:rPr/>
            </w:rPrChange>
          </w:rPr>
          <w:fldChar w:fldCharType="separate"/>
        </w:r>
      </w:ins>
      <w:ins w:id="2755" w:author="成成" w:date="2025-09-18T16:08:19Z">
        <w:r>
          <w:rPr>
            <w:rFonts w:hint="eastAsia" w:ascii="阿里巴巴普惠体 2.0 45 Light" w:hAnsi="阿里巴巴普惠体 2.0 45 Light" w:eastAsia="阿里巴巴普惠体 2.0 45 Light" w:cs="阿里巴巴普惠体 2.0 45 Light"/>
            <w:kern w:val="2"/>
            <w:szCs w:val="20"/>
          </w:rPr>
          <w:t>14</w:t>
        </w:r>
      </w:ins>
      <w:ins w:id="2756" w:author="成成" w:date="2025-09-18T15:20:21Z">
        <w:r>
          <w:rPr>
            <w:rFonts w:hint="eastAsia" w:ascii="阿里巴巴普惠体 2.0 45 Light" w:hAnsi="阿里巴巴普惠体 2.0 45 Light" w:eastAsia="阿里巴巴普惠体 2.0 45 Light" w:cs="阿里巴巴普惠体 2.0 45 Light"/>
            <w:kern w:val="2"/>
            <w:szCs w:val="20"/>
            <w:rPrChange w:id="2757" w:author="成成" w:date="2025-09-18T16:03:26Z">
              <w:rPr/>
            </w:rPrChange>
          </w:rPr>
          <w:fldChar w:fldCharType="end"/>
        </w:r>
        <w:bookmarkEnd w:id="238"/>
      </w:ins>
      <w:del w:id="2759" w:author="成成" w:date="2025-09-18T15:20:17Z">
        <w:r>
          <w:rPr>
            <w:rFonts w:hint="eastAsia" w:ascii="阿里巴巴普惠体 2.0 45 Light" w:hAnsi="阿里巴巴普惠体 2.0 45 Light" w:eastAsia="阿里巴巴普惠体 2.0 45 Light" w:cs="阿里巴巴普惠体 2.0 45 Light"/>
            <w:kern w:val="2"/>
            <w:szCs w:val="20"/>
            <w:rPrChange w:id="2760" w:author="成成" w:date="2025-09-18T16:03:26Z">
              <w:rPr>
                <w:rFonts w:hint="eastAsia" w:ascii="阿里巴巴普惠体 2.0 45 Light" w:hAnsi="阿里巴巴普惠体 2.0 45 Light" w:eastAsia="阿里巴巴普惠体 2.0 45 Light" w:cs="阿里巴巴普惠体 2.0 45 Light"/>
              </w:rPr>
            </w:rPrChange>
          </w:rPr>
          <w:delText xml:space="preserve">表 </w:delText>
        </w:r>
        <w:bookmarkEnd w:id="239"/>
      </w:del>
      <w:del w:id="2762" w:author="成成" w:date="2025-09-18T15:20:17Z">
        <w:r>
          <w:rPr>
            <w:rFonts w:hint="eastAsia" w:ascii="阿里巴巴普惠体 2.0 45 Light" w:hAnsi="阿里巴巴普惠体 2.0 45 Light" w:eastAsia="阿里巴巴普惠体 2.0 45 Light" w:cs="阿里巴巴普惠体 2.0 45 Light"/>
            <w:kern w:val="2"/>
            <w:szCs w:val="20"/>
            <w:lang w:val="en-US" w:eastAsia="zh-CN"/>
            <w:rPrChange w:id="2763" w:author="成成" w:date="2025-09-18T16:03:26Z">
              <w:rPr>
                <w:rFonts w:hint="eastAsia" w:ascii="阿里巴巴普惠体 2.0 45 Light" w:hAnsi="阿里巴巴普惠体 2.0 45 Light" w:eastAsia="阿里巴巴普惠体 2.0 45 Light" w:cs="阿里巴巴普惠体 2.0 45 Light"/>
                <w:lang w:val="en-US" w:eastAsia="zh-CN"/>
              </w:rPr>
            </w:rPrChange>
          </w:rPr>
          <w:delText>1</w:delText>
        </w:r>
      </w:del>
      <w:del w:id="2765" w:author="成成" w:date="2025-09-18T15:20:16Z">
        <w:r>
          <w:rPr>
            <w:rFonts w:hint="eastAsia" w:ascii="阿里巴巴普惠体 2.0 45 Light" w:hAnsi="阿里巴巴普惠体 2.0 45 Light" w:eastAsia="阿里巴巴普惠体 2.0 45 Light" w:cs="阿里巴巴普惠体 2.0 45 Light"/>
            <w:kern w:val="2"/>
            <w:szCs w:val="20"/>
            <w:lang w:val="en-US" w:eastAsia="zh-CN"/>
            <w:rPrChange w:id="2766" w:author="成成" w:date="2025-09-18T16:03:26Z">
              <w:rPr>
                <w:rFonts w:hint="eastAsia" w:ascii="阿里巴巴普惠体 2.0 45 Light" w:hAnsi="阿里巴巴普惠体 2.0 45 Light" w:eastAsia="阿里巴巴普惠体 2.0 45 Light" w:cs="阿里巴巴普惠体 2.0 45 Light"/>
                <w:lang w:val="en-US" w:eastAsia="zh-CN"/>
              </w:rPr>
            </w:rPrChange>
          </w:rPr>
          <w:delText>4</w:delText>
        </w:r>
      </w:del>
      <w:r>
        <w:rPr>
          <w:rFonts w:hint="eastAsia" w:ascii="阿里巴巴普惠体 2.0 45 Light" w:hAnsi="阿里巴巴普惠体 2.0 45 Light" w:eastAsia="阿里巴巴普惠体 2.0 45 Light" w:cs="阿里巴巴普惠体 2.0 45 Light"/>
          <w:kern w:val="2"/>
          <w:szCs w:val="20"/>
          <w:lang w:val="en-US" w:eastAsia="zh-CN"/>
          <w:rPrChange w:id="2768" w:author="成成" w:date="2025-09-18T16:03:26Z">
            <w:rPr>
              <w:rFonts w:hint="eastAsia" w:ascii="阿里巴巴普惠体 2.0 45 Light" w:hAnsi="阿里巴巴普惠体 2.0 45 Light" w:eastAsia="阿里巴巴普惠体 2.0 45 Light" w:cs="阿里巴巴普惠体 2.0 45 Light"/>
              <w:lang w:val="en-US" w:eastAsia="zh-CN"/>
            </w:rPr>
          </w:rPrChange>
        </w:rPr>
        <w:t xml:space="preserve"> Mod</w:t>
      </w:r>
      <w:r>
        <w:rPr>
          <w:rFonts w:hint="eastAsia" w:ascii="阿里巴巴普惠体 2.0 45 Light" w:hAnsi="阿里巴巴普惠体 2.0 45 Light" w:eastAsia="阿里巴巴普惠体 2.0 45 Light" w:cs="阿里巴巴普惠体 2.0 45 Light"/>
          <w:lang w:val="en-US" w:eastAsia="zh-CN"/>
        </w:rPr>
        <w:t>bus从站应答帧</w:t>
      </w:r>
      <w:bookmarkEnd w:id="240"/>
    </w:p>
    <w:tbl>
      <w:tblPr>
        <w:tblStyle w:val="24"/>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9"/>
        <w:gridCol w:w="1057"/>
        <w:gridCol w:w="847"/>
        <w:gridCol w:w="1074"/>
        <w:gridCol w:w="1010"/>
        <w:gridCol w:w="1009"/>
        <w:gridCol w:w="1057"/>
        <w:gridCol w:w="1025"/>
        <w:gridCol w:w="813"/>
      </w:tblGrid>
      <w:tr w14:paraId="09B9A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09" w:type="dxa"/>
            <w:vMerge w:val="restart"/>
            <w:tcBorders>
              <w:tl2br w:val="nil"/>
              <w:tr2bl w:val="nil"/>
            </w:tcBorders>
            <w:shd w:val="clear" w:color="auto" w:fill="auto"/>
            <w:noWrap w:val="0"/>
            <w:vAlign w:val="center"/>
          </w:tcPr>
          <w:p w14:paraId="4CCDDB9A">
            <w:pPr>
              <w:pStyle w:val="111"/>
              <w:spacing w:line="240" w:lineRule="auto"/>
              <w:ind w:firstLineChars="0"/>
              <w:jc w:val="center"/>
              <w:rPr>
                <w:rFonts w:hint="eastAsia" w:ascii="阿里巴巴普惠体 2.0 45 Light" w:hAnsi="阿里巴巴普惠体 2.0 45 Light" w:eastAsia="阿里巴巴普惠体 2.0 45 Light" w:cs="阿里巴巴普惠体 2.0 45 Light"/>
                <w:b w:val="0"/>
                <w:bCs w:val="0"/>
                <w:color w:val="000000"/>
                <w:sz w:val="21"/>
                <w:szCs w:val="20"/>
              </w:rPr>
            </w:pPr>
            <w:r>
              <w:rPr>
                <w:rFonts w:hint="eastAsia" w:ascii="阿里巴巴普惠体 2.0 45 Light" w:hAnsi="阿里巴巴普惠体 2.0 45 Light" w:eastAsia="阿里巴巴普惠体 2.0 45 Light" w:cs="阿里巴巴普惠体 2.0 45 Light"/>
                <w:b w:val="0"/>
                <w:bCs w:val="0"/>
                <w:color w:val="000000"/>
                <w:sz w:val="21"/>
                <w:szCs w:val="20"/>
              </w:rPr>
              <w:t>从站应答帧格式</w:t>
            </w:r>
          </w:p>
        </w:tc>
        <w:tc>
          <w:tcPr>
            <w:tcW w:w="1057" w:type="dxa"/>
            <w:tcBorders>
              <w:tl2br w:val="nil"/>
              <w:tr2bl w:val="nil"/>
            </w:tcBorders>
            <w:shd w:val="clear" w:color="auto" w:fill="auto"/>
            <w:noWrap w:val="0"/>
            <w:vAlign w:val="center"/>
          </w:tcPr>
          <w:p w14:paraId="21605F85">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从站地址</w:t>
            </w:r>
          </w:p>
        </w:tc>
        <w:tc>
          <w:tcPr>
            <w:tcW w:w="847" w:type="dxa"/>
            <w:tcBorders>
              <w:tl2br w:val="nil"/>
              <w:tr2bl w:val="nil"/>
            </w:tcBorders>
            <w:shd w:val="clear" w:color="auto" w:fill="auto"/>
            <w:noWrap w:val="0"/>
            <w:vAlign w:val="center"/>
          </w:tcPr>
          <w:p w14:paraId="6E78FC4A">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功能码</w:t>
            </w:r>
          </w:p>
        </w:tc>
        <w:tc>
          <w:tcPr>
            <w:tcW w:w="1074" w:type="dxa"/>
            <w:tcBorders>
              <w:tl2br w:val="nil"/>
              <w:tr2bl w:val="nil"/>
            </w:tcBorders>
            <w:shd w:val="clear" w:color="auto" w:fill="auto"/>
            <w:noWrap w:val="0"/>
            <w:vAlign w:val="center"/>
          </w:tcPr>
          <w:p w14:paraId="5E307881">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字节计数</w:t>
            </w:r>
          </w:p>
        </w:tc>
        <w:tc>
          <w:tcPr>
            <w:tcW w:w="1010" w:type="dxa"/>
            <w:tcBorders>
              <w:tl2br w:val="nil"/>
              <w:tr2bl w:val="nil"/>
            </w:tcBorders>
            <w:shd w:val="clear" w:color="auto" w:fill="auto"/>
            <w:noWrap w:val="0"/>
            <w:vAlign w:val="center"/>
          </w:tcPr>
          <w:p w14:paraId="6324B994">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0x006B寄存器（高位）</w:t>
            </w:r>
          </w:p>
        </w:tc>
        <w:tc>
          <w:tcPr>
            <w:tcW w:w="1009" w:type="dxa"/>
            <w:tcBorders>
              <w:tl2br w:val="nil"/>
              <w:tr2bl w:val="nil"/>
            </w:tcBorders>
            <w:shd w:val="clear" w:color="auto" w:fill="auto"/>
            <w:noWrap w:val="0"/>
            <w:vAlign w:val="center"/>
          </w:tcPr>
          <w:p w14:paraId="67613F1C">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0x006B寄存器（低位）</w:t>
            </w:r>
          </w:p>
        </w:tc>
        <w:tc>
          <w:tcPr>
            <w:tcW w:w="1057" w:type="dxa"/>
            <w:tcBorders>
              <w:tl2br w:val="nil"/>
              <w:tr2bl w:val="nil"/>
            </w:tcBorders>
            <w:shd w:val="clear" w:color="auto" w:fill="auto"/>
            <w:noWrap w:val="0"/>
            <w:vAlign w:val="center"/>
          </w:tcPr>
          <w:p w14:paraId="1C87D7F3">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0x006C寄存器（高位）</w:t>
            </w:r>
          </w:p>
        </w:tc>
        <w:tc>
          <w:tcPr>
            <w:tcW w:w="1025" w:type="dxa"/>
            <w:tcBorders>
              <w:tl2br w:val="nil"/>
              <w:tr2bl w:val="nil"/>
            </w:tcBorders>
            <w:shd w:val="clear" w:color="auto" w:fill="auto"/>
            <w:noWrap w:val="0"/>
            <w:vAlign w:val="center"/>
          </w:tcPr>
          <w:p w14:paraId="3A0A459D">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0x006C寄存器（低位）</w:t>
            </w:r>
          </w:p>
        </w:tc>
        <w:tc>
          <w:tcPr>
            <w:tcW w:w="813" w:type="dxa"/>
            <w:tcBorders>
              <w:tl2br w:val="nil"/>
              <w:tr2bl w:val="nil"/>
            </w:tcBorders>
            <w:shd w:val="clear" w:color="auto" w:fill="auto"/>
            <w:noWrap w:val="0"/>
            <w:vAlign w:val="center"/>
          </w:tcPr>
          <w:p w14:paraId="0044A9B6">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CRC</w:t>
            </w:r>
          </w:p>
        </w:tc>
      </w:tr>
      <w:tr w14:paraId="0FEEA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09" w:type="dxa"/>
            <w:vMerge w:val="continue"/>
            <w:tcBorders>
              <w:tl2br w:val="nil"/>
              <w:tr2bl w:val="nil"/>
            </w:tcBorders>
            <w:shd w:val="clear" w:color="auto" w:fill="auto"/>
            <w:noWrap w:val="0"/>
            <w:vAlign w:val="center"/>
          </w:tcPr>
          <w:p w14:paraId="02FDDEF2">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p>
        </w:tc>
        <w:tc>
          <w:tcPr>
            <w:tcW w:w="1057" w:type="dxa"/>
            <w:tcBorders>
              <w:tl2br w:val="nil"/>
              <w:tr2bl w:val="nil"/>
            </w:tcBorders>
            <w:shd w:val="clear" w:color="auto" w:fill="auto"/>
            <w:noWrap w:val="0"/>
            <w:vAlign w:val="center"/>
          </w:tcPr>
          <w:p w14:paraId="362C1650">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0x01</w:t>
            </w:r>
          </w:p>
        </w:tc>
        <w:tc>
          <w:tcPr>
            <w:tcW w:w="847" w:type="dxa"/>
            <w:tcBorders>
              <w:tl2br w:val="nil"/>
              <w:tr2bl w:val="nil"/>
            </w:tcBorders>
            <w:shd w:val="clear" w:color="auto" w:fill="auto"/>
            <w:noWrap w:val="0"/>
            <w:vAlign w:val="center"/>
          </w:tcPr>
          <w:p w14:paraId="2A686D95">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0x03</w:t>
            </w:r>
          </w:p>
        </w:tc>
        <w:tc>
          <w:tcPr>
            <w:tcW w:w="1074" w:type="dxa"/>
            <w:tcBorders>
              <w:tl2br w:val="nil"/>
              <w:tr2bl w:val="nil"/>
            </w:tcBorders>
            <w:shd w:val="clear" w:color="auto" w:fill="auto"/>
            <w:noWrap w:val="0"/>
            <w:vAlign w:val="center"/>
          </w:tcPr>
          <w:p w14:paraId="45619F14">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rPr>
              <w:t>0x04</w:t>
            </w:r>
          </w:p>
        </w:tc>
        <w:tc>
          <w:tcPr>
            <w:tcW w:w="1010" w:type="dxa"/>
            <w:tcBorders>
              <w:tl2br w:val="nil"/>
              <w:tr2bl w:val="nil"/>
            </w:tcBorders>
            <w:shd w:val="clear" w:color="auto" w:fill="auto"/>
            <w:noWrap w:val="0"/>
            <w:vAlign w:val="center"/>
          </w:tcPr>
          <w:p w14:paraId="5921337E">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0x00</w:t>
            </w:r>
          </w:p>
        </w:tc>
        <w:tc>
          <w:tcPr>
            <w:tcW w:w="1009" w:type="dxa"/>
            <w:tcBorders>
              <w:tl2br w:val="nil"/>
              <w:tr2bl w:val="nil"/>
            </w:tcBorders>
            <w:shd w:val="clear" w:color="auto" w:fill="auto"/>
            <w:noWrap w:val="0"/>
            <w:vAlign w:val="center"/>
          </w:tcPr>
          <w:p w14:paraId="3B1F2499">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0x01</w:t>
            </w:r>
          </w:p>
        </w:tc>
        <w:tc>
          <w:tcPr>
            <w:tcW w:w="1057" w:type="dxa"/>
            <w:tcBorders>
              <w:tl2br w:val="nil"/>
              <w:tr2bl w:val="nil"/>
            </w:tcBorders>
            <w:shd w:val="clear" w:color="auto" w:fill="auto"/>
            <w:noWrap w:val="0"/>
            <w:vAlign w:val="center"/>
          </w:tcPr>
          <w:p w14:paraId="518F5C00">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0x00</w:t>
            </w:r>
          </w:p>
        </w:tc>
        <w:tc>
          <w:tcPr>
            <w:tcW w:w="1025" w:type="dxa"/>
            <w:tcBorders>
              <w:tl2br w:val="nil"/>
              <w:tr2bl w:val="nil"/>
            </w:tcBorders>
            <w:shd w:val="clear" w:color="auto" w:fill="auto"/>
            <w:noWrap w:val="0"/>
            <w:vAlign w:val="center"/>
          </w:tcPr>
          <w:p w14:paraId="0F35A39E">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0x02</w:t>
            </w:r>
          </w:p>
        </w:tc>
        <w:tc>
          <w:tcPr>
            <w:tcW w:w="813" w:type="dxa"/>
            <w:tcBorders>
              <w:tl2br w:val="nil"/>
              <w:tr2bl w:val="nil"/>
            </w:tcBorders>
            <w:shd w:val="clear" w:color="auto" w:fill="auto"/>
            <w:noWrap w:val="0"/>
            <w:vAlign w:val="center"/>
          </w:tcPr>
          <w:p w14:paraId="55B6A2B7">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XXXX</w:t>
            </w:r>
          </w:p>
        </w:tc>
      </w:tr>
    </w:tbl>
    <w:p w14:paraId="51040E7C">
      <w:pPr>
        <w:pStyle w:val="12"/>
        <w:tabs>
          <w:tab w:val="left" w:pos="420"/>
          <w:tab w:val="left" w:pos="851"/>
        </w:tabs>
        <w:ind w:firstLine="472" w:firstLineChars="200"/>
        <w:rPr>
          <w:ins w:id="2770" w:author="成成" w:date="2025-09-18T16:03:06Z"/>
          <w:rFonts w:hint="eastAsia" w:ascii="阿里巴巴普惠体 2.0 45 Light" w:hAnsi="阿里巴巴普惠体 2.0 45 Light" w:eastAsia="阿里巴巴普惠体 2.0 45 Light" w:cs="阿里巴巴普惠体 2.0 45 Light"/>
          <w:kern w:val="2"/>
          <w:sz w:val="24"/>
        </w:rPr>
        <w:pPrChange w:id="2769" w:author="成成" w:date="2025-09-18T15:48:09Z">
          <w:pPr>
            <w:pStyle w:val="32"/>
            <w:spacing w:line="240" w:lineRule="auto"/>
            <w:ind w:firstLineChars="0"/>
          </w:pPr>
        </w:pPrChange>
      </w:pPr>
    </w:p>
    <w:p w14:paraId="6FF4A8AA">
      <w:pPr>
        <w:pStyle w:val="12"/>
        <w:tabs>
          <w:tab w:val="left" w:pos="420"/>
          <w:tab w:val="left" w:pos="851"/>
        </w:tabs>
        <w:ind w:firstLine="472" w:firstLineChars="200"/>
        <w:rPr>
          <w:rFonts w:hint="eastAsia" w:ascii="阿里巴巴普惠体 2.0 45 Light" w:hAnsi="阿里巴巴普惠体 2.0 45 Light" w:eastAsia="阿里巴巴普惠体 2.0 45 Light" w:cs="阿里巴巴普惠体 2.0 45 Light"/>
          <w:kern w:val="2"/>
          <w:sz w:val="24"/>
          <w:szCs w:val="20"/>
          <w:rPrChange w:id="2772" w:author="成成" w:date="2025-09-18T15:48:04Z">
            <w:rPr>
              <w:rFonts w:hint="eastAsia" w:ascii="阿里巴巴普惠体 2.0 45 Light" w:hAnsi="阿里巴巴普惠体 2.0 45 Light" w:eastAsia="阿里巴巴普惠体 2.0 45 Light" w:cs="阿里巴巴普惠体 2.0 45 Light"/>
              <w:szCs w:val="24"/>
            </w:rPr>
          </w:rPrChange>
        </w:rPr>
        <w:pPrChange w:id="2771" w:author="成成" w:date="2025-09-18T15:48:09Z">
          <w:pPr>
            <w:pStyle w:val="32"/>
            <w:spacing w:line="240" w:lineRule="auto"/>
            <w:ind w:firstLineChars="0"/>
          </w:pPr>
        </w:pPrChange>
      </w:pPr>
      <w:r>
        <w:rPr>
          <w:rFonts w:hint="eastAsia" w:ascii="阿里巴巴普惠体 2.0 45 Light" w:hAnsi="阿里巴巴普惠体 2.0 45 Light" w:eastAsia="阿里巴巴普惠体 2.0 45 Light" w:cs="阿里巴巴普惠体 2.0 45 Light"/>
          <w:kern w:val="2"/>
          <w:sz w:val="24"/>
          <w:rPrChange w:id="2773" w:author="成成" w:date="2025-09-18T15:48:04Z">
            <w:rPr>
              <w:rFonts w:hint="eastAsia" w:ascii="阿里巴巴普惠体 2.0 45 Light" w:hAnsi="阿里巴巴普惠体 2.0 45 Light" w:eastAsia="阿里巴巴普惠体 2.0 45 Light" w:cs="阿里巴巴普惠体 2.0 45 Light"/>
            </w:rPr>
          </w:rPrChange>
        </w:rPr>
        <w:t>含义：返回1（0x</w:t>
      </w:r>
      <w:r>
        <w:rPr>
          <w:rFonts w:hint="eastAsia" w:ascii="阿里巴巴普惠体 2.0 45 Light" w:hAnsi="阿里巴巴普惠体 2.0 45 Light" w:eastAsia="阿里巴巴普惠体 2.0 45 Light" w:cs="阿里巴巴普惠体 2.0 45 Light"/>
          <w:kern w:val="2"/>
          <w:sz w:val="24"/>
          <w:lang w:val="en-US" w:eastAsia="zh-CN"/>
          <w:rPrChange w:id="2774" w:author="成成" w:date="2025-09-18T15:48:04Z">
            <w:rPr>
              <w:rFonts w:hint="eastAsia" w:ascii="阿里巴巴普惠体 2.0 45 Light" w:hAnsi="阿里巴巴普惠体 2.0 45 Light" w:eastAsia="阿里巴巴普惠体 2.0 45 Light" w:cs="阿里巴巴普惠体 2.0 45 Light"/>
              <w:lang w:val="en-US" w:eastAsia="zh-CN"/>
            </w:rPr>
          </w:rPrChange>
        </w:rPr>
        <w:t>0</w:t>
      </w:r>
      <w:r>
        <w:rPr>
          <w:rFonts w:hint="eastAsia" w:ascii="阿里巴巴普惠体 2.0 45 Light" w:hAnsi="阿里巴巴普惠体 2.0 45 Light" w:eastAsia="阿里巴巴普惠体 2.0 45 Light" w:cs="阿里巴巴普惠体 2.0 45 Light"/>
          <w:kern w:val="2"/>
          <w:sz w:val="24"/>
          <w:rPrChange w:id="2775" w:author="成成" w:date="2025-09-18T15:48:04Z">
            <w:rPr>
              <w:rFonts w:hint="eastAsia" w:ascii="阿里巴巴普惠体 2.0 45 Light" w:hAnsi="阿里巴巴普惠体 2.0 45 Light" w:eastAsia="阿里巴巴普惠体 2.0 45 Light" w:cs="阿里巴巴普惠体 2.0 45 Light"/>
            </w:rPr>
          </w:rPrChange>
        </w:rPr>
        <w:t>1）号从站保持寄存器0x0</w:t>
      </w:r>
      <w:r>
        <w:rPr>
          <w:rFonts w:hint="eastAsia" w:ascii="阿里巴巴普惠体 2.0 45 Light" w:hAnsi="阿里巴巴普惠体 2.0 45 Light" w:eastAsia="阿里巴巴普惠体 2.0 45 Light" w:cs="阿里巴巴普惠体 2.0 45 Light"/>
          <w:kern w:val="2"/>
          <w:sz w:val="24"/>
          <w:lang w:val="en-US" w:eastAsia="zh-CN"/>
          <w:rPrChange w:id="2776" w:author="成成" w:date="2025-09-18T15:48:04Z">
            <w:rPr>
              <w:rFonts w:hint="eastAsia" w:ascii="阿里巴巴普惠体 2.0 45 Light" w:hAnsi="阿里巴巴普惠体 2.0 45 Light" w:eastAsia="阿里巴巴普惠体 2.0 45 Light" w:cs="阿里巴巴普惠体 2.0 45 Light"/>
              <w:lang w:val="en-US" w:eastAsia="zh-CN"/>
            </w:rPr>
          </w:rPrChange>
        </w:rPr>
        <w:t>3E8</w:t>
      </w:r>
      <w:r>
        <w:rPr>
          <w:rFonts w:hint="eastAsia" w:ascii="阿里巴巴普惠体 2.0 45 Light" w:hAnsi="阿里巴巴普惠体 2.0 45 Light" w:eastAsia="阿里巴巴普惠体 2.0 45 Light" w:cs="阿里巴巴普惠体 2.0 45 Light"/>
          <w:kern w:val="2"/>
          <w:sz w:val="24"/>
          <w:rPrChange w:id="2777" w:author="成成" w:date="2025-09-18T15:48:04Z">
            <w:rPr>
              <w:rFonts w:hint="eastAsia" w:ascii="阿里巴巴普惠体 2.0 45 Light" w:hAnsi="阿里巴巴普惠体 2.0 45 Light" w:eastAsia="阿里巴巴普惠体 2.0 45 Light" w:cs="阿里巴巴普惠体 2.0 45 Light"/>
            </w:rPr>
          </w:rPrChange>
        </w:rPr>
        <w:t>-0x0</w:t>
      </w:r>
      <w:r>
        <w:rPr>
          <w:rFonts w:hint="eastAsia" w:ascii="阿里巴巴普惠体 2.0 45 Light" w:hAnsi="阿里巴巴普惠体 2.0 45 Light" w:eastAsia="阿里巴巴普惠体 2.0 45 Light" w:cs="阿里巴巴普惠体 2.0 45 Light"/>
          <w:kern w:val="2"/>
          <w:sz w:val="24"/>
          <w:lang w:val="en-US" w:eastAsia="zh-CN"/>
          <w:rPrChange w:id="2778" w:author="成成" w:date="2025-09-18T15:48:04Z">
            <w:rPr>
              <w:rFonts w:hint="eastAsia" w:ascii="阿里巴巴普惠体 2.0 45 Light" w:hAnsi="阿里巴巴普惠体 2.0 45 Light" w:eastAsia="阿里巴巴普惠体 2.0 45 Light" w:cs="阿里巴巴普惠体 2.0 45 Light"/>
              <w:lang w:val="en-US" w:eastAsia="zh-CN"/>
            </w:rPr>
          </w:rPrChange>
        </w:rPr>
        <w:t>3E9</w:t>
      </w:r>
      <w:r>
        <w:rPr>
          <w:rFonts w:hint="eastAsia" w:ascii="阿里巴巴普惠体 2.0 45 Light" w:hAnsi="阿里巴巴普惠体 2.0 45 Light" w:eastAsia="阿里巴巴普惠体 2.0 45 Light" w:cs="阿里巴巴普惠体 2.0 45 Light"/>
          <w:kern w:val="2"/>
          <w:sz w:val="24"/>
          <w:rPrChange w:id="2779" w:author="成成" w:date="2025-09-18T15:48:04Z">
            <w:rPr>
              <w:rFonts w:hint="eastAsia" w:ascii="阿里巴巴普惠体 2.0 45 Light" w:hAnsi="阿里巴巴普惠体 2.0 45 Light" w:eastAsia="阿里巴巴普惠体 2.0 45 Light" w:cs="阿里巴巴普惠体 2.0 45 Light"/>
            </w:rPr>
          </w:rPrChange>
        </w:rPr>
        <w:t>，共两个寄</w:t>
      </w:r>
      <w:r>
        <w:rPr>
          <w:rFonts w:hint="eastAsia" w:ascii="阿里巴巴普惠体 2.0 45 Light" w:hAnsi="阿里巴巴普惠体 2.0 45 Light" w:eastAsia="阿里巴巴普惠体 2.0 45 Light" w:cs="阿里巴巴普惠体 2.0 45 Light"/>
          <w:kern w:val="2"/>
          <w:sz w:val="24"/>
          <w:rPrChange w:id="2780" w:author="成成" w:date="2025-09-18T15:48:04Z">
            <w:rPr>
              <w:rFonts w:hint="eastAsia" w:ascii="阿里巴巴普惠体 2.0 45 Light" w:hAnsi="阿里巴巴普惠体 2.0 45 Light" w:eastAsia="阿里巴巴普惠体 2.0 45 Light" w:cs="阿里巴巴普惠体 2.0 45 Light"/>
            </w:rPr>
          </w:rPrChange>
        </w:rPr>
        <w:t>存器，0x</w:t>
      </w:r>
      <w:r>
        <w:rPr>
          <w:rFonts w:hint="eastAsia" w:ascii="阿里巴巴普惠体 2.0 45 Light" w:hAnsi="阿里巴巴普惠体 2.0 45 Light" w:eastAsia="阿里巴巴普惠体 2.0 45 Light" w:cs="阿里巴巴普惠体 2.0 45 Light"/>
          <w:kern w:val="2"/>
          <w:sz w:val="24"/>
          <w:lang w:val="en-US" w:eastAsia="zh-CN"/>
          <w:rPrChange w:id="2781" w:author="成成" w:date="2025-09-18T15:48:04Z">
            <w:rPr>
              <w:rFonts w:hint="eastAsia" w:ascii="阿里巴巴普惠体 2.0 45 Light" w:hAnsi="阿里巴巴普惠体 2.0 45 Light" w:eastAsia="阿里巴巴普惠体 2.0 45 Light" w:cs="阿里巴巴普惠体 2.0 45 Light"/>
              <w:lang w:val="en-US" w:eastAsia="zh-CN"/>
            </w:rPr>
          </w:rPrChange>
        </w:rPr>
        <w:t>03E8</w:t>
      </w:r>
      <w:r>
        <w:rPr>
          <w:rFonts w:hint="eastAsia" w:ascii="阿里巴巴普惠体 2.0 45 Light" w:hAnsi="阿里巴巴普惠体 2.0 45 Light" w:eastAsia="阿里巴巴普惠体 2.0 45 Light" w:cs="阿里巴巴普惠体 2.0 45 Light"/>
          <w:kern w:val="2"/>
          <w:sz w:val="24"/>
          <w:rPrChange w:id="2782" w:author="成成" w:date="2025-09-18T15:48:04Z">
            <w:rPr>
              <w:rFonts w:hint="eastAsia" w:ascii="阿里巴巴普惠体 2.0 45 Light" w:hAnsi="阿里巴巴普惠体 2.0 45 Light" w:eastAsia="阿里巴巴普惠体 2.0 45 Light" w:cs="阿里巴巴普惠体 2.0 45 Light"/>
            </w:rPr>
          </w:rPrChange>
        </w:rPr>
        <w:t>寄存器数值是0x0001，0x</w:t>
      </w:r>
      <w:r>
        <w:rPr>
          <w:rFonts w:hint="eastAsia" w:ascii="阿里巴巴普惠体 2.0 45 Light" w:hAnsi="阿里巴巴普惠体 2.0 45 Light" w:eastAsia="阿里巴巴普惠体 2.0 45 Light" w:cs="阿里巴巴普惠体 2.0 45 Light"/>
          <w:kern w:val="2"/>
          <w:sz w:val="24"/>
          <w:lang w:val="en-US" w:eastAsia="zh-CN"/>
          <w:rPrChange w:id="2783" w:author="成成" w:date="2025-09-18T15:48:04Z">
            <w:rPr>
              <w:rFonts w:hint="eastAsia" w:ascii="阿里巴巴普惠体 2.0 45 Light" w:hAnsi="阿里巴巴普惠体 2.0 45 Light" w:eastAsia="阿里巴巴普惠体 2.0 45 Light" w:cs="阿里巴巴普惠体 2.0 45 Light"/>
              <w:lang w:val="en-US" w:eastAsia="zh-CN"/>
            </w:rPr>
          </w:rPrChange>
        </w:rPr>
        <w:t>03E9</w:t>
      </w:r>
      <w:r>
        <w:rPr>
          <w:rFonts w:hint="eastAsia" w:ascii="阿里巴巴普惠体 2.0 45 Light" w:hAnsi="阿里巴巴普惠体 2.0 45 Light" w:eastAsia="阿里巴巴普惠体 2.0 45 Light" w:cs="阿里巴巴普惠体 2.0 45 Light"/>
          <w:kern w:val="2"/>
          <w:sz w:val="24"/>
          <w:rPrChange w:id="2784" w:author="成成" w:date="2025-09-18T15:48:04Z">
            <w:rPr>
              <w:rFonts w:hint="eastAsia" w:ascii="阿里巴巴普惠体 2.0 45 Light" w:hAnsi="阿里巴巴普惠体 2.0 45 Light" w:eastAsia="阿里巴巴普惠体 2.0 45 Light" w:cs="阿里巴巴普惠体 2.0 45 Light"/>
            </w:rPr>
          </w:rPrChange>
        </w:rPr>
        <w:t>寄存器数值是0x0002。</w:t>
      </w:r>
    </w:p>
    <w:p w14:paraId="0F196F84">
      <w:pPr>
        <w:pStyle w:val="5"/>
        <w:numPr>
          <w:ilvl w:val="-1"/>
          <w:numId w:val="0"/>
        </w:numPr>
        <w:tabs>
          <w:tab w:val="left" w:pos="0"/>
          <w:tab w:val="clear" w:pos="882"/>
        </w:tabs>
        <w:ind w:left="397" w:firstLine="0"/>
        <w:rPr>
          <w:rFonts w:hint="eastAsia" w:ascii="阿里巴巴普惠体 2.0 45 Light" w:hAnsi="阿里巴巴普惠体 2.0 45 Light" w:eastAsia="阿里巴巴普惠体 2.0 45 Light" w:cs="阿里巴巴普惠体 2.0 45 Light"/>
          <w:b/>
          <w:bCs/>
          <w:kern w:val="2"/>
          <w:szCs w:val="20"/>
          <w:lang w:val="en-US" w:eastAsia="zh-CN"/>
          <w:rPrChange w:id="2785" w:author="成成" w:date="2025-09-18T16:13:29Z">
            <w:rPr>
              <w:rFonts w:hint="default" w:ascii="阿里巴巴普惠体 2.0 45 Light" w:hAnsi="阿里巴巴普惠体 2.0 45 Light" w:eastAsia="阿里巴巴普惠体 2.0 45 Light" w:cs="阿里巴巴普惠体 2.0 45 Light"/>
              <w:lang w:val="en-US" w:eastAsia="zh-CN"/>
            </w:rPr>
          </w:rPrChange>
        </w:rPr>
      </w:pPr>
      <w:bookmarkStart w:id="241" w:name="预置单寄存器"/>
      <w:bookmarkStart w:id="242" w:name="_Toc19788"/>
      <w:bookmarkStart w:id="243" w:name="_Toc28010"/>
      <w:bookmarkStart w:id="244" w:name="_Toc27681"/>
      <w:bookmarkStart w:id="245" w:name="_Toc23375"/>
      <w:bookmarkStart w:id="246" w:name="_Toc17536"/>
      <w:bookmarkStart w:id="247" w:name="_Toc28656"/>
      <w:bookmarkStart w:id="248" w:name="_Toc32520"/>
      <w:bookmarkStart w:id="249" w:name="_Toc23667"/>
      <w:bookmarkStart w:id="250" w:name="_Toc91080141"/>
      <w:bookmarkStart w:id="251" w:name="_Toc26670"/>
      <w:bookmarkStart w:id="252" w:name="_Toc10850"/>
      <w:bookmarkStart w:id="253" w:name="_Toc12388"/>
      <w:r>
        <w:rPr>
          <w:rFonts w:hint="eastAsia" w:ascii="阿里巴巴普惠体 2.0 45 Light" w:hAnsi="阿里巴巴普惠体 2.0 45 Light" w:eastAsia="阿里巴巴普惠体 2.0 45 Light" w:cs="阿里巴巴普惠体 2.0 45 Light"/>
          <w:lang w:val="en-US" w:eastAsia="zh-CN"/>
        </w:rPr>
        <w:t>2.3.2</w:t>
      </w:r>
      <w:r>
        <w:rPr>
          <w:rFonts w:hint="eastAsia" w:ascii="阿里巴巴普惠体 2.0 45 Light" w:hAnsi="阿里巴巴普惠体 2.0 45 Light" w:eastAsia="阿里巴巴普惠体 2.0 45 Light" w:cs="阿里巴巴普惠体 2.0 45 Light"/>
          <w:b/>
          <w:bCs/>
          <w:rPrChange w:id="2786" w:author="成成" w:date="2025-09-18T16:13:29Z">
            <w:rPr>
              <w:rFonts w:hint="eastAsia" w:ascii="阿里巴巴普惠体 2.0 45 Light" w:hAnsi="阿里巴巴普惠体 2.0 45 Light" w:eastAsia="阿里巴巴普惠体 2.0 45 Light" w:cs="阿里巴巴普惠体 2.0 45 Light"/>
            </w:rPr>
          </w:rPrChange>
        </w:rPr>
        <w:t>预置单寄存器</w:t>
      </w:r>
      <w:bookmarkEnd w:id="241"/>
      <w:r>
        <w:rPr>
          <w:rFonts w:hint="eastAsia" w:ascii="阿里巴巴普惠体 2.0 45 Light" w:hAnsi="阿里巴巴普惠体 2.0 45 Light" w:eastAsia="阿里巴巴普惠体 2.0 45 Light" w:cs="阿里巴巴普惠体 2.0 45 Light"/>
          <w:b/>
          <w:bCs/>
          <w:rPrChange w:id="2786" w:author="成成" w:date="2025-09-18T16:13:29Z">
            <w:rPr>
              <w:rFonts w:hint="eastAsia" w:ascii="阿里巴巴普惠体 2.0 45 Light" w:hAnsi="阿里巴巴普惠体 2.0 45 Light" w:eastAsia="阿里巴巴普惠体 2.0 45 Light" w:cs="阿里巴巴普惠体 2.0 45 Light"/>
            </w:rPr>
          </w:rPrChange>
        </w:rPr>
        <w:t xml:space="preserve"> 功能码：0x06</w:t>
      </w:r>
      <w:bookmarkEnd w:id="242"/>
      <w:bookmarkEnd w:id="243"/>
      <w:bookmarkEnd w:id="244"/>
      <w:bookmarkEnd w:id="245"/>
      <w:bookmarkEnd w:id="246"/>
      <w:bookmarkEnd w:id="247"/>
      <w:bookmarkEnd w:id="248"/>
      <w:bookmarkEnd w:id="249"/>
      <w:bookmarkEnd w:id="250"/>
      <w:bookmarkEnd w:id="251"/>
      <w:bookmarkEnd w:id="252"/>
      <w:bookmarkEnd w:id="253"/>
      <w:ins w:id="2787" w:author="成成" w:date="2025-09-18T15:20:44Z">
        <w:r>
          <w:rPr>
            <w:rFonts w:hint="eastAsia" w:ascii="阿里巴巴普惠体 2.0 45 Light" w:hAnsi="阿里巴巴普惠体 2.0 45 Light" w:eastAsia="阿里巴巴普惠体 2.0 45 Light" w:cs="阿里巴巴普惠体 2.0 45 Light"/>
            <w:b/>
            <w:bCs/>
            <w:lang w:eastAsia="zh-CN"/>
            <w:rPrChange w:id="2788" w:author="成成" w:date="2025-09-18T16:13:29Z">
              <w:rPr>
                <w:rFonts w:hint="eastAsia" w:ascii="阿里巴巴普惠体 2.0 45 Light" w:hAnsi="阿里巴巴普惠体 2.0 45 Light" w:eastAsia="阿里巴巴普惠体 2.0 45 Light" w:cs="阿里巴巴普惠体 2.0 45 Light"/>
                <w:lang w:eastAsia="zh-CN"/>
              </w:rPr>
            </w:rPrChange>
          </w:rPr>
          <w:t>，</w:t>
        </w:r>
      </w:ins>
      <w:ins w:id="2790" w:author="成成" w:date="2025-09-18T15:20:56Z">
        <w:r>
          <w:rPr>
            <w:rFonts w:hint="eastAsia" w:ascii="阿里巴巴普惠体 2.0 45 Light" w:hAnsi="阿里巴巴普惠体 2.0 45 Light" w:eastAsia="阿里巴巴普惠体 2.0 45 Light" w:cs="阿里巴巴普惠体 2.0 45 Light"/>
            <w:b/>
            <w:bCs/>
            <w:kern w:val="2"/>
            <w:szCs w:val="20"/>
            <w:lang w:val="en-US" w:eastAsia="zh-CN"/>
            <w:rPrChange w:id="2791" w:author="成成" w:date="2025-09-18T16:13:29Z">
              <w:rPr>
                <w:rFonts w:hint="eastAsia" w:ascii="阿里巴巴普惠体 2.0 45 Light" w:hAnsi="阿里巴巴普惠体 2.0 45 Light" w:eastAsia="阿里巴巴普惠体 2.0 45 Light" w:cs="阿里巴巴普惠体 2.0 45 Light"/>
                <w:lang w:val="en-US" w:eastAsia="zh-CN"/>
              </w:rPr>
            </w:rPrChange>
          </w:rPr>
          <w:t>如下</w:t>
        </w:r>
      </w:ins>
      <w:ins w:id="2793" w:author="成成" w:date="2025-09-18T15:21:03Z">
        <w:r>
          <w:rPr>
            <w:rFonts w:hint="eastAsia" w:ascii="阿里巴巴普惠体 2.0 45 Light" w:hAnsi="阿里巴巴普惠体 2.0 45 Light" w:eastAsia="阿里巴巴普惠体 2.0 45 Light" w:cs="阿里巴巴普惠体 2.0 45 Light"/>
            <w:b/>
            <w:bCs/>
            <w:kern w:val="2"/>
            <w:szCs w:val="20"/>
            <w:lang w:val="en-US" w:eastAsia="zh-CN"/>
            <w:rPrChange w:id="2794" w:author="成成" w:date="2025-09-18T16:13:29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2796" w:author="成成" w:date="2025-09-18T15:21:03Z">
        <w:r>
          <w:rPr>
            <w:rFonts w:hint="eastAsia" w:ascii="阿里巴巴普惠体 2.0 45 Light" w:hAnsi="阿里巴巴普惠体 2.0 45 Light" w:eastAsia="阿里巴巴普惠体 2.0 45 Light" w:cs="阿里巴巴普惠体 2.0 45 Light"/>
            <w:b/>
            <w:bCs/>
            <w:kern w:val="2"/>
            <w:szCs w:val="20"/>
            <w:lang w:val="en-US" w:eastAsia="zh-CN"/>
            <w:rPrChange w:id="2797" w:author="成成" w:date="2025-09-18T16:13:29Z">
              <w:rPr>
                <w:rFonts w:hint="eastAsia" w:ascii="阿里巴巴普惠体 2.0 45 Light" w:hAnsi="阿里巴巴普惠体 2.0 45 Light" w:eastAsia="阿里巴巴普惠体 2.0 45 Light" w:cs="阿里巴巴普惠体 2.0 45 Light"/>
                <w:lang w:val="en-US" w:eastAsia="zh-CN"/>
              </w:rPr>
            </w:rPrChange>
          </w:rPr>
          <w:instrText xml:space="preserve"> REF _Ref31203 \h </w:instrText>
        </w:r>
      </w:ins>
      <w:ins w:id="2799" w:author="成成" w:date="2025-09-18T15:21:03Z">
        <w:r>
          <w:rPr>
            <w:rFonts w:hint="eastAsia" w:ascii="阿里巴巴普惠体 2.0 45 Light" w:hAnsi="阿里巴巴普惠体 2.0 45 Light" w:eastAsia="阿里巴巴普惠体 2.0 45 Light" w:cs="阿里巴巴普惠体 2.0 45 Light"/>
            <w:b/>
            <w:bCs/>
            <w:kern w:val="2"/>
            <w:szCs w:val="20"/>
            <w:lang w:val="en-US" w:eastAsia="zh-CN"/>
            <w:rPrChange w:id="2800" w:author="成成" w:date="2025-09-18T16:13:29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2802" w:author="成成" w:date="2025-09-18T15:21:03Z">
        <w:r>
          <w:rPr>
            <w:rFonts w:hint="eastAsia" w:ascii="阿里巴巴普惠体 2.0 45 Light" w:hAnsi="阿里巴巴普惠体 2.0 45 Light" w:eastAsia="阿里巴巴普惠体 2.0 45 Light" w:cs="阿里巴巴普惠体 2.0 45 Light"/>
            <w:b/>
            <w:bCs/>
            <w:kern w:val="2"/>
            <w:szCs w:val="20"/>
            <w:rPrChange w:id="2803" w:author="成成" w:date="2025-09-18T16:13:29Z">
              <w:rPr/>
            </w:rPrChange>
          </w:rPr>
          <w:t>表 15</w:t>
        </w:r>
      </w:ins>
      <w:ins w:id="2805" w:author="成成" w:date="2025-09-18T15:21:03Z">
        <w:r>
          <w:rPr>
            <w:rFonts w:hint="eastAsia" w:ascii="阿里巴巴普惠体 2.0 45 Light" w:hAnsi="阿里巴巴普惠体 2.0 45 Light" w:eastAsia="阿里巴巴普惠体 2.0 45 Light" w:cs="阿里巴巴普惠体 2.0 45 Light"/>
            <w:b/>
            <w:bCs/>
            <w:kern w:val="2"/>
            <w:szCs w:val="20"/>
            <w:lang w:val="en-US" w:eastAsia="zh-CN"/>
            <w:rPrChange w:id="2806" w:author="成成" w:date="2025-09-18T16:13:29Z">
              <w:rPr>
                <w:rFonts w:hint="eastAsia" w:ascii="阿里巴巴普惠体 2.0 45 Light" w:hAnsi="阿里巴巴普惠体 2.0 45 Light" w:eastAsia="阿里巴巴普惠体 2.0 45 Light" w:cs="阿里巴巴普惠体 2.0 45 Light"/>
                <w:lang w:val="en-US" w:eastAsia="zh-CN"/>
              </w:rPr>
            </w:rPrChange>
          </w:rPr>
          <w:fldChar w:fldCharType="end"/>
        </w:r>
      </w:ins>
    </w:p>
    <w:p w14:paraId="310B3716">
      <w:pPr>
        <w:pStyle w:val="3"/>
        <w:ind w:firstLine="0" w:firstLineChars="0"/>
        <w:jc w:val="center"/>
        <w:rPr>
          <w:rFonts w:hint="eastAsia"/>
          <w:lang w:val="en-US" w:eastAsia="zh-CN"/>
        </w:rPr>
      </w:pPr>
      <w:bookmarkStart w:id="254" w:name="_Ref8744"/>
      <w:r>
        <w:rPr>
          <w:rFonts w:hint="eastAsia" w:ascii="阿里巴巴普惠体 2.0 45 Light" w:hAnsi="阿里巴巴普惠体 2.0 45 Light" w:eastAsia="阿里巴巴普惠体 2.0 45 Light" w:cs="阿里巴巴普惠体 2.0 45 Light"/>
          <w:lang w:val="en-US" w:eastAsia="zh-CN"/>
        </w:rPr>
        <w:t xml:space="preserve">       </w:t>
      </w:r>
      <w:ins w:id="2808" w:author="成成" w:date="2025-09-18T15:20:40Z">
        <w:bookmarkStart w:id="255" w:name="_Ref31203"/>
        <w:r>
          <w:rPr/>
          <w:t xml:space="preserve">表 </w:t>
        </w:r>
      </w:ins>
      <w:ins w:id="2809" w:author="成成" w:date="2025-09-18T15:20:40Z">
        <w:r>
          <w:rPr/>
          <w:fldChar w:fldCharType="begin"/>
        </w:r>
      </w:ins>
      <w:ins w:id="2810" w:author="成成" w:date="2025-09-18T15:20:40Z">
        <w:r>
          <w:rPr/>
          <w:instrText xml:space="preserve"> SEQ 表 \* ARABIC </w:instrText>
        </w:r>
      </w:ins>
      <w:ins w:id="2811" w:author="成成" w:date="2025-09-18T15:20:40Z">
        <w:r>
          <w:rPr/>
          <w:fldChar w:fldCharType="separate"/>
        </w:r>
      </w:ins>
      <w:ins w:id="2812" w:author="成成" w:date="2025-09-18T16:08:19Z">
        <w:r>
          <w:rPr/>
          <w:t>15</w:t>
        </w:r>
      </w:ins>
      <w:ins w:id="2813" w:author="成成" w:date="2025-09-18T15:20:40Z">
        <w:r>
          <w:rPr/>
          <w:fldChar w:fldCharType="end"/>
        </w:r>
        <w:bookmarkEnd w:id="255"/>
      </w:ins>
      <w:del w:id="2814" w:author="成成" w:date="2025-09-18T15:20:37Z">
        <w:r>
          <w:rPr>
            <w:rFonts w:hint="eastAsia" w:ascii="阿里巴巴普惠体 2.0 45 Light" w:hAnsi="阿里巴巴普惠体 2.0 45 Light" w:eastAsia="阿里巴巴普惠体 2.0 45 Light" w:cs="阿里巴巴普惠体 2.0 45 Light"/>
            <w:lang w:val="en-US" w:eastAsia="zh-CN"/>
          </w:rPr>
          <w:delText>表</w:delText>
        </w:r>
      </w:del>
      <w:del w:id="2815" w:author="成成" w:date="2025-09-18T15:20:36Z">
        <w:r>
          <w:rPr>
            <w:rFonts w:hint="eastAsia" w:ascii="阿里巴巴普惠体 2.0 45 Light" w:hAnsi="阿里巴巴普惠体 2.0 45 Light" w:eastAsia="阿里巴巴普惠体 2.0 45 Light" w:cs="阿里巴巴普惠体 2.0 45 Light"/>
            <w:lang w:val="en-US" w:eastAsia="zh-CN"/>
          </w:rPr>
          <w:delText xml:space="preserve"> </w:delText>
        </w:r>
        <w:bookmarkEnd w:id="254"/>
        <w:r>
          <w:rPr>
            <w:rFonts w:hint="eastAsia" w:ascii="阿里巴巴普惠体 2.0 45 Light" w:hAnsi="阿里巴巴普惠体 2.0 45 Light" w:eastAsia="阿里巴巴普惠体 2.0 45 Light" w:cs="阿里巴巴普惠体 2.0 45 Light"/>
            <w:lang w:val="en-US" w:eastAsia="zh-CN"/>
          </w:rPr>
          <w:delText>15</w:delText>
        </w:r>
      </w:del>
      <w:r>
        <w:rPr>
          <w:rFonts w:hint="eastAsia" w:ascii="阿里巴巴普惠体 2.0 45 Light" w:hAnsi="阿里巴巴普惠体 2.0 45 Light" w:eastAsia="阿里巴巴普惠体 2.0 45 Light" w:cs="阿里巴巴普惠体 2.0 45 Light"/>
          <w:lang w:val="en-US" w:eastAsia="zh-CN"/>
        </w:rPr>
        <w:t xml:space="preserve"> 预置单寄存器</w:t>
      </w:r>
    </w:p>
    <w:tbl>
      <w:tblPr>
        <w:tblStyle w:val="24"/>
        <w:tblW w:w="8901" w:type="dxa"/>
        <w:tblInd w:w="85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112"/>
        <w:gridCol w:w="1112"/>
        <w:gridCol w:w="1112"/>
        <w:gridCol w:w="1113"/>
        <w:gridCol w:w="1113"/>
        <w:gridCol w:w="1113"/>
        <w:gridCol w:w="1113"/>
        <w:gridCol w:w="1113"/>
      </w:tblGrid>
      <w:tr w14:paraId="2C4832D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12" w:type="dxa"/>
            <w:vMerge w:val="restart"/>
            <w:tcBorders>
              <w:tl2br w:val="nil"/>
              <w:tr2bl w:val="nil"/>
            </w:tcBorders>
            <w:shd w:val="clear" w:color="auto" w:fill="auto"/>
            <w:noWrap w:val="0"/>
            <w:vAlign w:val="center"/>
          </w:tcPr>
          <w:p w14:paraId="4C39573A">
            <w:pPr>
              <w:pStyle w:val="111"/>
              <w:spacing w:line="240" w:lineRule="auto"/>
              <w:ind w:firstLineChars="0"/>
              <w:jc w:val="center"/>
              <w:rPr>
                <w:rFonts w:hint="eastAsia" w:ascii="阿里巴巴普惠体 2.0 45 Light" w:hAnsi="阿里巴巴普惠体 2.0 45 Light" w:eastAsia="阿里巴巴普惠体 2.0 45 Light" w:cs="阿里巴巴普惠体 2.0 45 Light"/>
                <w:b w:val="0"/>
                <w:bCs w:val="0"/>
                <w:color w:val="000000"/>
                <w:sz w:val="21"/>
                <w:szCs w:val="20"/>
              </w:rPr>
            </w:pPr>
            <w:r>
              <w:rPr>
                <w:rFonts w:hint="eastAsia" w:ascii="阿里巴巴普惠体 2.0 45 Light" w:hAnsi="阿里巴巴普惠体 2.0 45 Light" w:eastAsia="阿里巴巴普惠体 2.0 45 Light" w:cs="阿里巴巴普惠体 2.0 45 Light"/>
                <w:b w:val="0"/>
                <w:bCs w:val="0"/>
                <w:color w:val="000000"/>
                <w:sz w:val="21"/>
                <w:szCs w:val="20"/>
              </w:rPr>
              <w:t>主站询问帧格式</w:t>
            </w:r>
          </w:p>
        </w:tc>
        <w:tc>
          <w:tcPr>
            <w:tcW w:w="1112" w:type="dxa"/>
            <w:tcBorders>
              <w:tl2br w:val="nil"/>
              <w:tr2bl w:val="nil"/>
            </w:tcBorders>
            <w:shd w:val="clear" w:color="auto" w:fill="auto"/>
            <w:noWrap w:val="0"/>
            <w:vAlign w:val="center"/>
          </w:tcPr>
          <w:p w14:paraId="27BBF3EC">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从站地址</w:t>
            </w:r>
          </w:p>
        </w:tc>
        <w:tc>
          <w:tcPr>
            <w:tcW w:w="1112" w:type="dxa"/>
            <w:tcBorders>
              <w:tl2br w:val="nil"/>
              <w:tr2bl w:val="nil"/>
            </w:tcBorders>
            <w:shd w:val="clear" w:color="auto" w:fill="auto"/>
            <w:noWrap w:val="0"/>
            <w:vAlign w:val="center"/>
          </w:tcPr>
          <w:p w14:paraId="785BF7C6">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功能码</w:t>
            </w:r>
          </w:p>
        </w:tc>
        <w:tc>
          <w:tcPr>
            <w:tcW w:w="1113" w:type="dxa"/>
            <w:tcBorders>
              <w:tl2br w:val="nil"/>
              <w:tr2bl w:val="nil"/>
            </w:tcBorders>
            <w:shd w:val="clear" w:color="auto" w:fill="auto"/>
            <w:noWrap w:val="0"/>
            <w:vAlign w:val="center"/>
          </w:tcPr>
          <w:p w14:paraId="59DBF3BF">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起始寄存器（高位）</w:t>
            </w:r>
          </w:p>
        </w:tc>
        <w:tc>
          <w:tcPr>
            <w:tcW w:w="1113" w:type="dxa"/>
            <w:tcBorders>
              <w:tl2br w:val="nil"/>
              <w:tr2bl w:val="nil"/>
            </w:tcBorders>
            <w:shd w:val="clear" w:color="auto" w:fill="auto"/>
            <w:noWrap w:val="0"/>
            <w:vAlign w:val="center"/>
          </w:tcPr>
          <w:p w14:paraId="38156D59">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起始寄存器（低位）</w:t>
            </w:r>
          </w:p>
        </w:tc>
        <w:tc>
          <w:tcPr>
            <w:tcW w:w="1113" w:type="dxa"/>
            <w:tcBorders>
              <w:tl2br w:val="nil"/>
              <w:tr2bl w:val="nil"/>
            </w:tcBorders>
            <w:shd w:val="clear" w:color="auto" w:fill="auto"/>
            <w:noWrap w:val="0"/>
            <w:vAlign w:val="center"/>
          </w:tcPr>
          <w:p w14:paraId="797BBBDF">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数据内容（高位）</w:t>
            </w:r>
          </w:p>
        </w:tc>
        <w:tc>
          <w:tcPr>
            <w:tcW w:w="1113" w:type="dxa"/>
            <w:tcBorders>
              <w:tl2br w:val="nil"/>
              <w:tr2bl w:val="nil"/>
            </w:tcBorders>
            <w:shd w:val="clear" w:color="auto" w:fill="auto"/>
            <w:noWrap w:val="0"/>
            <w:vAlign w:val="center"/>
          </w:tcPr>
          <w:p w14:paraId="14A3AA6A">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数据内容量（低位）</w:t>
            </w:r>
          </w:p>
        </w:tc>
        <w:tc>
          <w:tcPr>
            <w:tcW w:w="1113" w:type="dxa"/>
            <w:tcBorders>
              <w:tl2br w:val="nil"/>
              <w:tr2bl w:val="nil"/>
            </w:tcBorders>
            <w:shd w:val="clear" w:color="auto" w:fill="auto"/>
            <w:noWrap w:val="0"/>
            <w:vAlign w:val="center"/>
          </w:tcPr>
          <w:p w14:paraId="05CF72FA">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CRC</w:t>
            </w:r>
          </w:p>
        </w:tc>
      </w:tr>
      <w:tr w14:paraId="2DC0281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12" w:type="dxa"/>
            <w:vMerge w:val="continue"/>
            <w:tcBorders>
              <w:tl2br w:val="nil"/>
              <w:tr2bl w:val="nil"/>
            </w:tcBorders>
            <w:shd w:val="clear" w:color="auto" w:fill="auto"/>
            <w:noWrap w:val="0"/>
            <w:vAlign w:val="center"/>
          </w:tcPr>
          <w:p w14:paraId="412A219E">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p>
        </w:tc>
        <w:tc>
          <w:tcPr>
            <w:tcW w:w="1112" w:type="dxa"/>
            <w:tcBorders>
              <w:tl2br w:val="nil"/>
              <w:tr2bl w:val="nil"/>
            </w:tcBorders>
            <w:shd w:val="clear" w:color="auto" w:fill="auto"/>
            <w:noWrap w:val="0"/>
            <w:vAlign w:val="center"/>
          </w:tcPr>
          <w:p w14:paraId="22F8858D">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w:t>
            </w:r>
            <w:r>
              <w:rPr>
                <w:rFonts w:hint="eastAsia" w:ascii="阿里巴巴普惠体 2.0 45 Light" w:hAnsi="阿里巴巴普惠体 2.0 45 Light" w:eastAsia="阿里巴巴普惠体 2.0 45 Light" w:cs="阿里巴巴普惠体 2.0 45 Light"/>
                <w:color w:val="000000"/>
                <w:sz w:val="21"/>
                <w:szCs w:val="20"/>
                <w:lang w:val="en-US" w:eastAsia="zh-CN"/>
              </w:rPr>
              <w:t>0</w:t>
            </w:r>
            <w:r>
              <w:rPr>
                <w:rFonts w:hint="eastAsia" w:ascii="阿里巴巴普惠体 2.0 45 Light" w:hAnsi="阿里巴巴普惠体 2.0 45 Light" w:eastAsia="阿里巴巴普惠体 2.0 45 Light" w:cs="阿里巴巴普惠体 2.0 45 Light"/>
                <w:color w:val="000000"/>
                <w:sz w:val="21"/>
                <w:szCs w:val="20"/>
              </w:rPr>
              <w:t>1</w:t>
            </w:r>
          </w:p>
        </w:tc>
        <w:tc>
          <w:tcPr>
            <w:tcW w:w="1112" w:type="dxa"/>
            <w:tcBorders>
              <w:tl2br w:val="nil"/>
              <w:tr2bl w:val="nil"/>
            </w:tcBorders>
            <w:shd w:val="clear" w:color="auto" w:fill="auto"/>
            <w:noWrap w:val="0"/>
            <w:vAlign w:val="center"/>
          </w:tcPr>
          <w:p w14:paraId="027CB404">
            <w:pPr>
              <w:pStyle w:val="12"/>
              <w:tabs>
                <w:tab w:val="left" w:pos="420"/>
                <w:tab w:val="left" w:pos="851"/>
              </w:tabs>
              <w:ind w:firstLineChars="0"/>
              <w:jc w:val="center"/>
              <w:rPr>
                <w:rFonts w:hint="eastAsia" w:ascii="阿里巴巴普惠体 2.0 45 Light" w:hAnsi="阿里巴巴普惠体 2.0 45 Light" w:eastAsia="阿里巴巴普惠体 2.0 45 Light" w:cs="阿里巴巴普惠体 2.0 45 Light"/>
                <w:color w:val="000000"/>
                <w:sz w:val="21"/>
                <w:szCs w:val="20"/>
              </w:rPr>
              <w:pPrChange w:id="2816" w:author="成成" w:date="2025-09-18T15:21:40Z">
                <w:pPr>
                  <w:pStyle w:val="111"/>
                  <w:spacing w:line="240" w:lineRule="auto"/>
                  <w:ind w:firstLineChars="0"/>
                  <w:jc w:val="center"/>
                </w:pPr>
              </w:pPrChange>
            </w:pPr>
            <w:r>
              <w:rPr>
                <w:rFonts w:hint="eastAsia" w:ascii="阿里巴巴普惠体 2.0 45 Light" w:hAnsi="阿里巴巴普惠体 2.0 45 Light" w:eastAsia="阿里巴巴普惠体 2.0 45 Light" w:cs="阿里巴巴普惠体 2.0 45 Light"/>
                <w:color w:val="000000"/>
                <w:sz w:val="21"/>
                <w:szCs w:val="20"/>
              </w:rPr>
              <w:t>0x06</w:t>
            </w:r>
          </w:p>
        </w:tc>
        <w:tc>
          <w:tcPr>
            <w:tcW w:w="1113" w:type="dxa"/>
            <w:tcBorders>
              <w:tl2br w:val="nil"/>
              <w:tr2bl w:val="nil"/>
            </w:tcBorders>
            <w:shd w:val="clear" w:color="auto" w:fill="auto"/>
            <w:noWrap w:val="0"/>
            <w:vAlign w:val="center"/>
          </w:tcPr>
          <w:p w14:paraId="502F19F3">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w:t>
            </w:r>
            <w:r>
              <w:rPr>
                <w:rFonts w:hint="eastAsia" w:ascii="阿里巴巴普惠体 2.0 45 Light" w:hAnsi="阿里巴巴普惠体 2.0 45 Light" w:eastAsia="阿里巴巴普惠体 2.0 45 Light" w:cs="阿里巴巴普惠体 2.0 45 Light"/>
                <w:color w:val="000000"/>
                <w:sz w:val="21"/>
                <w:szCs w:val="20"/>
                <w:lang w:val="en-US" w:eastAsia="zh-CN"/>
              </w:rPr>
              <w:t>3</w:t>
            </w:r>
          </w:p>
        </w:tc>
        <w:tc>
          <w:tcPr>
            <w:tcW w:w="1113" w:type="dxa"/>
            <w:tcBorders>
              <w:tl2br w:val="nil"/>
              <w:tr2bl w:val="nil"/>
            </w:tcBorders>
            <w:shd w:val="clear" w:color="auto" w:fill="auto"/>
            <w:noWrap w:val="0"/>
            <w:vAlign w:val="center"/>
          </w:tcPr>
          <w:p w14:paraId="016A34D1">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w:t>
            </w:r>
            <w:r>
              <w:rPr>
                <w:rFonts w:hint="eastAsia" w:ascii="阿里巴巴普惠体 2.0 45 Light" w:hAnsi="阿里巴巴普惠体 2.0 45 Light" w:eastAsia="阿里巴巴普惠体 2.0 45 Light" w:cs="阿里巴巴普惠体 2.0 45 Light"/>
                <w:color w:val="000000"/>
                <w:sz w:val="21"/>
                <w:szCs w:val="20"/>
                <w:lang w:val="en-US" w:eastAsia="zh-CN"/>
              </w:rPr>
              <w:t>E8</w:t>
            </w:r>
          </w:p>
        </w:tc>
        <w:tc>
          <w:tcPr>
            <w:tcW w:w="1113" w:type="dxa"/>
            <w:tcBorders>
              <w:tl2br w:val="nil"/>
              <w:tr2bl w:val="nil"/>
            </w:tcBorders>
            <w:shd w:val="clear" w:color="auto" w:fill="auto"/>
            <w:noWrap w:val="0"/>
            <w:vAlign w:val="center"/>
          </w:tcPr>
          <w:p w14:paraId="4311D274">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0x10</w:t>
            </w:r>
          </w:p>
        </w:tc>
        <w:tc>
          <w:tcPr>
            <w:tcW w:w="1113" w:type="dxa"/>
            <w:tcBorders>
              <w:tl2br w:val="nil"/>
              <w:tr2bl w:val="nil"/>
            </w:tcBorders>
            <w:shd w:val="clear" w:color="auto" w:fill="auto"/>
            <w:noWrap w:val="0"/>
            <w:vAlign w:val="center"/>
          </w:tcPr>
          <w:p w14:paraId="6D14EAEA">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0x00</w:t>
            </w:r>
          </w:p>
        </w:tc>
        <w:tc>
          <w:tcPr>
            <w:tcW w:w="1113" w:type="dxa"/>
            <w:tcBorders>
              <w:tl2br w:val="nil"/>
              <w:tr2bl w:val="nil"/>
            </w:tcBorders>
            <w:shd w:val="clear" w:color="auto" w:fill="auto"/>
            <w:noWrap w:val="0"/>
            <w:vAlign w:val="center"/>
          </w:tcPr>
          <w:p w14:paraId="71A05276">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XXXX</w:t>
            </w:r>
          </w:p>
        </w:tc>
      </w:tr>
    </w:tbl>
    <w:p w14:paraId="152D1727">
      <w:pPr>
        <w:pStyle w:val="12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含义：设置1号（0x</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1）号从站保持寄存器，寄存器地址0x0</w:t>
      </w:r>
      <w:r>
        <w:rPr>
          <w:rFonts w:hint="eastAsia" w:ascii="阿里巴巴普惠体 2.0 45 Light" w:hAnsi="阿里巴巴普惠体 2.0 45 Light" w:eastAsia="阿里巴巴普惠体 2.0 45 Light" w:cs="阿里巴巴普惠体 2.0 45 Light"/>
          <w:lang w:val="en-US" w:eastAsia="zh-CN"/>
        </w:rPr>
        <w:t>3E8</w:t>
      </w:r>
      <w:r>
        <w:rPr>
          <w:rFonts w:hint="eastAsia" w:ascii="阿里巴巴普惠体 2.0 45 Light" w:hAnsi="阿里巴巴普惠体 2.0 45 Light" w:eastAsia="阿里巴巴普惠体 2.0 45 Light" w:cs="阿里巴巴普惠体 2.0 45 Light"/>
        </w:rPr>
        <w:t>，数据内容是0x1000</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如</w:t>
      </w:r>
      <w:ins w:id="2817" w:author="成成" w:date="2025-09-18T15:21:50Z">
        <w:r>
          <w:rPr>
            <w:rFonts w:hint="eastAsia" w:ascii="阿里巴巴普惠体 2.0 45 Light" w:hAnsi="阿里巴巴普惠体 2.0 45 Light" w:eastAsia="阿里巴巴普惠体 2.0 45 Light" w:cs="阿里巴巴普惠体 2.0 45 Light"/>
            <w:kern w:val="0"/>
            <w:szCs w:val="24"/>
            <w:lang w:val="en-US" w:eastAsia="zh-CN"/>
            <w:rPrChange w:id="2818" w:author="成成" w:date="2025-09-18T15:47:10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2820" w:author="成成" w:date="2025-09-18T15:21:50Z">
        <w:r>
          <w:rPr>
            <w:rFonts w:hint="eastAsia" w:ascii="阿里巴巴普惠体 2.0 45 Light" w:hAnsi="阿里巴巴普惠体 2.0 45 Light" w:eastAsia="阿里巴巴普惠体 2.0 45 Light" w:cs="阿里巴巴普惠体 2.0 45 Light"/>
            <w:kern w:val="0"/>
            <w:szCs w:val="24"/>
            <w:lang w:val="en-US" w:eastAsia="zh-CN"/>
            <w:rPrChange w:id="2821" w:author="成成" w:date="2025-09-18T15:47:10Z">
              <w:rPr>
                <w:rFonts w:hint="eastAsia" w:ascii="阿里巴巴普惠体 2.0 45 Light" w:hAnsi="阿里巴巴普惠体 2.0 45 Light" w:eastAsia="阿里巴巴普惠体 2.0 45 Light" w:cs="阿里巴巴普惠体 2.0 45 Light"/>
                <w:lang w:val="en-US" w:eastAsia="zh-CN"/>
              </w:rPr>
            </w:rPrChange>
          </w:rPr>
          <w:instrText xml:space="preserve"> REF _Ref31353 \h </w:instrText>
        </w:r>
      </w:ins>
      <w:ins w:id="2823" w:author="成成" w:date="2025-09-18T15:21:50Z">
        <w:r>
          <w:rPr>
            <w:rFonts w:hint="eastAsia" w:ascii="阿里巴巴普惠体 2.0 45 Light" w:hAnsi="阿里巴巴普惠体 2.0 45 Light" w:eastAsia="阿里巴巴普惠体 2.0 45 Light" w:cs="阿里巴巴普惠体 2.0 45 Light"/>
            <w:kern w:val="0"/>
            <w:szCs w:val="24"/>
            <w:lang w:val="en-US" w:eastAsia="zh-CN"/>
            <w:rPrChange w:id="2824" w:author="成成" w:date="2025-09-18T15:47:10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2826" w:author="成成" w:date="2025-09-18T15:21:50Z">
        <w:r>
          <w:rPr>
            <w:rFonts w:hint="eastAsia" w:ascii="阿里巴巴普惠体 2.0 45 Light" w:hAnsi="阿里巴巴普惠体 2.0 45 Light" w:eastAsia="阿里巴巴普惠体 2.0 45 Light" w:cs="阿里巴巴普惠体 2.0 45 Light"/>
            <w:kern w:val="0"/>
            <w:szCs w:val="24"/>
            <w:rPrChange w:id="2827" w:author="成成" w:date="2025-09-18T15:47:10Z">
              <w:rPr/>
            </w:rPrChange>
          </w:rPr>
          <w:t>表 16</w:t>
        </w:r>
      </w:ins>
      <w:ins w:id="2829" w:author="成成" w:date="2025-09-18T15:21:50Z">
        <w:r>
          <w:rPr>
            <w:rFonts w:hint="eastAsia" w:ascii="阿里巴巴普惠体 2.0 45 Light" w:hAnsi="阿里巴巴普惠体 2.0 45 Light" w:eastAsia="阿里巴巴普惠体 2.0 45 Light" w:cs="阿里巴巴普惠体 2.0 45 Light"/>
            <w:kern w:val="0"/>
            <w:szCs w:val="24"/>
            <w:lang w:val="en-US" w:eastAsia="zh-CN"/>
            <w:rPrChange w:id="2830" w:author="成成" w:date="2025-09-18T15:47:10Z">
              <w:rPr>
                <w:rFonts w:hint="eastAsia" w:ascii="阿里巴巴普惠体 2.0 45 Light" w:hAnsi="阿里巴巴普惠体 2.0 45 Light" w:eastAsia="阿里巴巴普惠体 2.0 45 Light" w:cs="阿里巴巴普惠体 2.0 45 Light"/>
                <w:lang w:val="en-US" w:eastAsia="zh-CN"/>
              </w:rPr>
            </w:rPrChange>
          </w:rPr>
          <w:fldChar w:fldCharType="end"/>
        </w:r>
      </w:ins>
      <w:del w:id="2832" w:author="成成" w:date="2025-09-18T15:21:43Z">
        <w:r>
          <w:rPr>
            <w:rFonts w:hint="eastAsia" w:ascii="阿里巴巴普惠体 2.0 45 Light" w:hAnsi="阿里巴巴普惠体 2.0 45 Light" w:eastAsia="阿里巴巴普惠体 2.0 45 Light" w:cs="阿里巴巴普惠体 2.0 45 Light"/>
            <w:lang w:val="en-US" w:eastAsia="zh-CN"/>
          </w:rPr>
          <w:delText>表16</w:delText>
        </w:r>
      </w:del>
      <w:r>
        <w:rPr>
          <w:rFonts w:hint="eastAsia" w:ascii="阿里巴巴普惠体 2.0 45 Light" w:hAnsi="阿里巴巴普惠体 2.0 45 Light" w:eastAsia="阿里巴巴普惠体 2.0 45 Light" w:cs="阿里巴巴普惠体 2.0 45 Light"/>
          <w:lang w:val="en-US" w:eastAsia="zh-CN"/>
        </w:rPr>
        <w:t>所示</w:t>
      </w:r>
    </w:p>
    <w:p w14:paraId="18FAA1EA">
      <w:pPr>
        <w:pStyle w:val="120"/>
        <w:ind w:left="0" w:leftChars="0" w:firstLine="0"/>
        <w:jc w:val="center"/>
        <w:rPr>
          <w:rFonts w:hint="eastAsia" w:ascii="阿里巴巴普惠体 2.0 45 Light" w:hAnsi="阿里巴巴普惠体 2.0 45 Light" w:eastAsia="阿里巴巴普惠体 2.0 45 Light" w:cs="阿里巴巴普惠体 2.0 45 Light"/>
        </w:rPr>
      </w:pPr>
      <w:bookmarkStart w:id="256" w:name="_Ref8927"/>
      <w:r>
        <w:rPr>
          <w:rFonts w:hint="eastAsia" w:ascii="阿里巴巴普惠体 2.0 45 Light" w:hAnsi="阿里巴巴普惠体 2.0 45 Light" w:eastAsia="阿里巴巴普惠体 2.0 45 Light" w:cs="阿里巴巴普惠体 2.0 45 Light"/>
          <w:lang w:val="en-US" w:eastAsia="zh-CN"/>
        </w:rPr>
        <w:t xml:space="preserve">        </w:t>
      </w:r>
      <w:ins w:id="2833" w:author="成成" w:date="2025-09-18T15:21:40Z">
        <w:bookmarkStart w:id="257" w:name="_Ref31353"/>
        <w:r>
          <w:rPr>
            <w:rFonts w:hint="eastAsia" w:ascii="阿里巴巴普惠体 2.0 45 Light" w:hAnsi="阿里巴巴普惠体 2.0 45 Light" w:eastAsia="阿里巴巴普惠体 2.0 45 Light" w:cs="阿里巴巴普惠体 2.0 45 Light"/>
            <w:kern w:val="0"/>
            <w:szCs w:val="24"/>
            <w:rPrChange w:id="2834" w:author="成成" w:date="2025-09-18T15:47:04Z">
              <w:rPr/>
            </w:rPrChange>
          </w:rPr>
          <w:t xml:space="preserve">表 </w:t>
        </w:r>
      </w:ins>
      <w:ins w:id="2836" w:author="成成" w:date="2025-09-18T15:21:40Z">
        <w:r>
          <w:rPr>
            <w:rFonts w:hint="eastAsia" w:ascii="阿里巴巴普惠体 2.0 45 Light" w:hAnsi="阿里巴巴普惠体 2.0 45 Light" w:eastAsia="阿里巴巴普惠体 2.0 45 Light" w:cs="阿里巴巴普惠体 2.0 45 Light"/>
            <w:kern w:val="0"/>
            <w:szCs w:val="24"/>
            <w:rPrChange w:id="2837" w:author="成成" w:date="2025-09-18T15:47:04Z">
              <w:rPr/>
            </w:rPrChange>
          </w:rPr>
          <w:fldChar w:fldCharType="begin"/>
        </w:r>
      </w:ins>
      <w:ins w:id="2839" w:author="成成" w:date="2025-09-18T15:21:40Z">
        <w:r>
          <w:rPr>
            <w:rFonts w:hint="eastAsia" w:ascii="阿里巴巴普惠体 2.0 45 Light" w:hAnsi="阿里巴巴普惠体 2.0 45 Light" w:eastAsia="阿里巴巴普惠体 2.0 45 Light" w:cs="阿里巴巴普惠体 2.0 45 Light"/>
            <w:kern w:val="0"/>
            <w:szCs w:val="24"/>
            <w:rPrChange w:id="2840" w:author="成成" w:date="2025-09-18T15:47:04Z">
              <w:rPr/>
            </w:rPrChange>
          </w:rPr>
          <w:instrText xml:space="preserve"> SEQ 表 \* ARABIC </w:instrText>
        </w:r>
      </w:ins>
      <w:ins w:id="2842" w:author="成成" w:date="2025-09-18T15:21:40Z">
        <w:r>
          <w:rPr>
            <w:rFonts w:hint="eastAsia" w:ascii="阿里巴巴普惠体 2.0 45 Light" w:hAnsi="阿里巴巴普惠体 2.0 45 Light" w:eastAsia="阿里巴巴普惠体 2.0 45 Light" w:cs="阿里巴巴普惠体 2.0 45 Light"/>
            <w:kern w:val="0"/>
            <w:szCs w:val="24"/>
            <w:rPrChange w:id="2843" w:author="成成" w:date="2025-09-18T15:47:04Z">
              <w:rPr/>
            </w:rPrChange>
          </w:rPr>
          <w:fldChar w:fldCharType="separate"/>
        </w:r>
      </w:ins>
      <w:ins w:id="2845" w:author="成成" w:date="2025-09-18T16:08:19Z">
        <w:r>
          <w:rPr>
            <w:rFonts w:hint="eastAsia" w:ascii="阿里巴巴普惠体 2.0 45 Light" w:hAnsi="阿里巴巴普惠体 2.0 45 Light" w:eastAsia="阿里巴巴普惠体 2.0 45 Light" w:cs="阿里巴巴普惠体 2.0 45 Light"/>
            <w:kern w:val="0"/>
            <w:szCs w:val="24"/>
          </w:rPr>
          <w:t>16</w:t>
        </w:r>
      </w:ins>
      <w:ins w:id="2846" w:author="成成" w:date="2025-09-18T15:21:40Z">
        <w:r>
          <w:rPr>
            <w:rFonts w:hint="eastAsia" w:ascii="阿里巴巴普惠体 2.0 45 Light" w:hAnsi="阿里巴巴普惠体 2.0 45 Light" w:eastAsia="阿里巴巴普惠体 2.0 45 Light" w:cs="阿里巴巴普惠体 2.0 45 Light"/>
            <w:kern w:val="0"/>
            <w:szCs w:val="24"/>
            <w:rPrChange w:id="2847" w:author="成成" w:date="2025-09-18T15:47:04Z">
              <w:rPr/>
            </w:rPrChange>
          </w:rPr>
          <w:fldChar w:fldCharType="end"/>
        </w:r>
        <w:bookmarkEnd w:id="257"/>
      </w:ins>
      <w:del w:id="2849" w:author="成成" w:date="2025-09-18T15:21:34Z">
        <w:r>
          <w:rPr>
            <w:rFonts w:hint="eastAsia" w:ascii="阿里巴巴普惠体 2.0 45 Light" w:hAnsi="阿里巴巴普惠体 2.0 45 Light" w:eastAsia="阿里巴巴普惠体 2.0 45 Light" w:cs="阿里巴巴普惠体 2.0 45 Light"/>
            <w:kern w:val="0"/>
            <w:szCs w:val="24"/>
            <w:rPrChange w:id="2850" w:author="成成" w:date="2025-09-18T15:47:04Z">
              <w:rPr>
                <w:rFonts w:hint="eastAsia" w:ascii="阿里巴巴普惠体 2.0 45 Light" w:hAnsi="阿里巴巴普惠体 2.0 45 Light" w:eastAsia="阿里巴巴普惠体 2.0 45 Light" w:cs="阿里巴巴普惠体 2.0 45 Light"/>
              </w:rPr>
            </w:rPrChange>
          </w:rPr>
          <w:delText xml:space="preserve">表 </w:delText>
        </w:r>
        <w:bookmarkEnd w:id="256"/>
      </w:del>
      <w:del w:id="2852" w:author="成成" w:date="2025-09-18T15:21:34Z">
        <w:r>
          <w:rPr>
            <w:rFonts w:hint="eastAsia" w:ascii="阿里巴巴普惠体 2.0 45 Light" w:hAnsi="阿里巴巴普惠体 2.0 45 Light" w:eastAsia="阿里巴巴普惠体 2.0 45 Light" w:cs="阿里巴巴普惠体 2.0 45 Light"/>
            <w:kern w:val="0"/>
            <w:szCs w:val="24"/>
            <w:lang w:val="en-US" w:eastAsia="zh-CN"/>
            <w:rPrChange w:id="2853" w:author="成成" w:date="2025-09-18T15:47:04Z">
              <w:rPr>
                <w:rFonts w:hint="eastAsia" w:ascii="阿里巴巴普惠体 2.0 45 Light" w:hAnsi="阿里巴巴普惠体 2.0 45 Light" w:eastAsia="阿里巴巴普惠体 2.0 45 Light" w:cs="阿里巴巴普惠体 2.0 45 Light"/>
                <w:lang w:val="en-US" w:eastAsia="zh-CN"/>
              </w:rPr>
            </w:rPrChange>
          </w:rPr>
          <w:delText>1</w:delText>
        </w:r>
      </w:del>
      <w:del w:id="2855" w:author="成成" w:date="2025-09-18T15:21:33Z">
        <w:r>
          <w:rPr>
            <w:rFonts w:hint="eastAsia" w:ascii="阿里巴巴普惠体 2.0 45 Light" w:hAnsi="阿里巴巴普惠体 2.0 45 Light" w:eastAsia="阿里巴巴普惠体 2.0 45 Light" w:cs="阿里巴巴普惠体 2.0 45 Light"/>
            <w:kern w:val="0"/>
            <w:szCs w:val="24"/>
            <w:lang w:val="en-US" w:eastAsia="zh-CN"/>
            <w:rPrChange w:id="2856" w:author="成成" w:date="2025-09-18T15:47:04Z">
              <w:rPr>
                <w:rFonts w:hint="eastAsia" w:ascii="阿里巴巴普惠体 2.0 45 Light" w:hAnsi="阿里巴巴普惠体 2.0 45 Light" w:eastAsia="阿里巴巴普惠体 2.0 45 Light" w:cs="阿里巴巴普惠体 2.0 45 Light"/>
                <w:lang w:val="en-US" w:eastAsia="zh-CN"/>
              </w:rPr>
            </w:rPrChange>
          </w:rPr>
          <w:delText>6</w:delText>
        </w:r>
      </w:del>
      <w:r>
        <w:rPr>
          <w:rFonts w:hint="eastAsia" w:ascii="阿里巴巴普惠体 2.0 45 Light" w:hAnsi="阿里巴巴普惠体 2.0 45 Light" w:eastAsia="阿里巴巴普惠体 2.0 45 Light" w:cs="阿里巴巴普惠体 2.0 45 Light"/>
          <w:kern w:val="0"/>
          <w:szCs w:val="24"/>
          <w:lang w:val="en-US" w:eastAsia="zh-CN"/>
          <w:rPrChange w:id="2858" w:author="成成" w:date="2025-09-18T15:47:04Z">
            <w:rPr>
              <w:rFonts w:hint="eastAsia" w:ascii="阿里巴巴普惠体 2.0 45 Light" w:hAnsi="阿里巴巴普惠体 2.0 45 Light" w:eastAsia="阿里巴巴普惠体 2.0 45 Light" w:cs="阿里巴巴普惠体 2.0 45 Light"/>
              <w:lang w:val="en-US" w:eastAsia="zh-CN"/>
            </w:rPr>
          </w:rPrChange>
        </w:rPr>
        <w:t xml:space="preserve"> M</w:t>
      </w:r>
      <w:r>
        <w:rPr>
          <w:rFonts w:hint="eastAsia" w:ascii="阿里巴巴普惠体 2.0 45 Light" w:hAnsi="阿里巴巴普惠体 2.0 45 Light" w:eastAsia="阿里巴巴普惠体 2.0 45 Light" w:cs="阿里巴巴普惠体 2.0 45 Light"/>
          <w:lang w:val="en-US" w:eastAsia="zh-CN"/>
        </w:rPr>
        <w:t>odbus从站应答帧</w:t>
      </w:r>
    </w:p>
    <w:tbl>
      <w:tblPr>
        <w:tblStyle w:val="24"/>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4"/>
        <w:gridCol w:w="1113"/>
        <w:gridCol w:w="1114"/>
        <w:gridCol w:w="1114"/>
        <w:gridCol w:w="1114"/>
        <w:gridCol w:w="1114"/>
        <w:gridCol w:w="1114"/>
        <w:gridCol w:w="1114"/>
      </w:tblGrid>
      <w:tr w14:paraId="042F3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vMerge w:val="restart"/>
            <w:tcBorders>
              <w:tl2br w:val="nil"/>
              <w:tr2bl w:val="nil"/>
            </w:tcBorders>
            <w:shd w:val="clear" w:color="auto" w:fill="auto"/>
            <w:noWrap w:val="0"/>
            <w:vAlign w:val="center"/>
          </w:tcPr>
          <w:p w14:paraId="6C193265">
            <w:pPr>
              <w:pStyle w:val="111"/>
              <w:spacing w:line="240" w:lineRule="auto"/>
              <w:ind w:firstLineChars="0"/>
              <w:jc w:val="center"/>
              <w:rPr>
                <w:rFonts w:hint="eastAsia" w:ascii="阿里巴巴普惠体 2.0 45 Light" w:hAnsi="阿里巴巴普惠体 2.0 45 Light" w:eastAsia="阿里巴巴普惠体 2.0 45 Light" w:cs="阿里巴巴普惠体 2.0 45 Light"/>
                <w:b w:val="0"/>
                <w:bCs w:val="0"/>
                <w:color w:val="000000"/>
                <w:sz w:val="21"/>
                <w:szCs w:val="20"/>
              </w:rPr>
            </w:pPr>
            <w:r>
              <w:rPr>
                <w:rFonts w:hint="eastAsia" w:ascii="阿里巴巴普惠体 2.0 45 Light" w:hAnsi="阿里巴巴普惠体 2.0 45 Light" w:eastAsia="阿里巴巴普惠体 2.0 45 Light" w:cs="阿里巴巴普惠体 2.0 45 Light"/>
                <w:b w:val="0"/>
                <w:bCs w:val="0"/>
                <w:color w:val="000000"/>
                <w:sz w:val="21"/>
                <w:szCs w:val="20"/>
              </w:rPr>
              <w:t>从站应答帧格式</w:t>
            </w:r>
          </w:p>
        </w:tc>
        <w:tc>
          <w:tcPr>
            <w:tcW w:w="1134" w:type="dxa"/>
            <w:tcBorders>
              <w:tl2br w:val="nil"/>
              <w:tr2bl w:val="nil"/>
            </w:tcBorders>
            <w:shd w:val="clear" w:color="auto" w:fill="auto"/>
            <w:noWrap w:val="0"/>
            <w:vAlign w:val="center"/>
          </w:tcPr>
          <w:p w14:paraId="7C993AC8">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从站地址</w:t>
            </w:r>
          </w:p>
        </w:tc>
        <w:tc>
          <w:tcPr>
            <w:tcW w:w="1134" w:type="dxa"/>
            <w:tcBorders>
              <w:tl2br w:val="nil"/>
              <w:tr2bl w:val="nil"/>
            </w:tcBorders>
            <w:shd w:val="clear" w:color="auto" w:fill="auto"/>
            <w:noWrap w:val="0"/>
            <w:vAlign w:val="center"/>
          </w:tcPr>
          <w:p w14:paraId="16723433">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功能码</w:t>
            </w:r>
          </w:p>
        </w:tc>
        <w:tc>
          <w:tcPr>
            <w:tcW w:w="1134" w:type="dxa"/>
            <w:tcBorders>
              <w:tl2br w:val="nil"/>
              <w:tr2bl w:val="nil"/>
            </w:tcBorders>
            <w:shd w:val="clear" w:color="auto" w:fill="auto"/>
            <w:noWrap w:val="0"/>
            <w:vAlign w:val="center"/>
          </w:tcPr>
          <w:p w14:paraId="74FC1D10">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起始寄存器（高位）</w:t>
            </w:r>
          </w:p>
        </w:tc>
        <w:tc>
          <w:tcPr>
            <w:tcW w:w="1134" w:type="dxa"/>
            <w:tcBorders>
              <w:tl2br w:val="nil"/>
              <w:tr2bl w:val="nil"/>
            </w:tcBorders>
            <w:shd w:val="clear" w:color="auto" w:fill="auto"/>
            <w:noWrap w:val="0"/>
            <w:vAlign w:val="center"/>
          </w:tcPr>
          <w:p w14:paraId="2CB6E035">
            <w:pPr>
              <w:pStyle w:val="12"/>
              <w:tabs>
                <w:tab w:val="left" w:pos="420"/>
                <w:tab w:val="left" w:pos="851"/>
              </w:tabs>
              <w:ind w:firstLineChars="0"/>
              <w:jc w:val="center"/>
              <w:rPr>
                <w:rFonts w:hint="eastAsia" w:ascii="阿里巴巴普惠体 2.0 45 Light" w:hAnsi="阿里巴巴普惠体 2.0 45 Light" w:eastAsia="阿里巴巴普惠体 2.0 45 Light" w:cs="阿里巴巴普惠体 2.0 45 Light"/>
                <w:color w:val="000000"/>
                <w:sz w:val="21"/>
                <w:szCs w:val="20"/>
              </w:rPr>
              <w:pPrChange w:id="2859" w:author="成成" w:date="2025-09-18T15:21:59Z">
                <w:pPr>
                  <w:pStyle w:val="111"/>
                  <w:spacing w:line="240" w:lineRule="auto"/>
                  <w:ind w:firstLineChars="0"/>
                  <w:jc w:val="center"/>
                </w:pPr>
              </w:pPrChange>
            </w:pPr>
            <w:r>
              <w:rPr>
                <w:rFonts w:hint="eastAsia" w:ascii="阿里巴巴普惠体 2.0 45 Light" w:hAnsi="阿里巴巴普惠体 2.0 45 Light" w:eastAsia="阿里巴巴普惠体 2.0 45 Light" w:cs="阿里巴巴普惠体 2.0 45 Light"/>
                <w:color w:val="000000"/>
                <w:sz w:val="21"/>
                <w:szCs w:val="20"/>
              </w:rPr>
              <w:t>起始寄存器（低位）</w:t>
            </w:r>
          </w:p>
        </w:tc>
        <w:tc>
          <w:tcPr>
            <w:tcW w:w="1134" w:type="dxa"/>
            <w:tcBorders>
              <w:tl2br w:val="nil"/>
              <w:tr2bl w:val="nil"/>
            </w:tcBorders>
            <w:shd w:val="clear" w:color="auto" w:fill="auto"/>
            <w:noWrap w:val="0"/>
            <w:vAlign w:val="center"/>
          </w:tcPr>
          <w:p w14:paraId="7FA5B24E">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数据内容（高位）</w:t>
            </w:r>
          </w:p>
        </w:tc>
        <w:tc>
          <w:tcPr>
            <w:tcW w:w="1134" w:type="dxa"/>
            <w:tcBorders>
              <w:tl2br w:val="nil"/>
              <w:tr2bl w:val="nil"/>
            </w:tcBorders>
            <w:shd w:val="clear" w:color="auto" w:fill="auto"/>
            <w:noWrap w:val="0"/>
            <w:vAlign w:val="center"/>
          </w:tcPr>
          <w:p w14:paraId="49F4BCB7">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数据内容量（低位）</w:t>
            </w:r>
          </w:p>
        </w:tc>
        <w:tc>
          <w:tcPr>
            <w:tcW w:w="1134" w:type="dxa"/>
            <w:tcBorders>
              <w:tl2br w:val="nil"/>
              <w:tr2bl w:val="nil"/>
            </w:tcBorders>
            <w:shd w:val="clear" w:color="auto" w:fill="auto"/>
            <w:noWrap w:val="0"/>
            <w:vAlign w:val="center"/>
          </w:tcPr>
          <w:p w14:paraId="2F5074D5">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CRC</w:t>
            </w:r>
          </w:p>
        </w:tc>
      </w:tr>
      <w:tr w14:paraId="11D1C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vMerge w:val="continue"/>
            <w:tcBorders>
              <w:tl2br w:val="nil"/>
              <w:tr2bl w:val="nil"/>
            </w:tcBorders>
            <w:shd w:val="clear" w:color="auto" w:fill="auto"/>
            <w:noWrap w:val="0"/>
            <w:vAlign w:val="center"/>
          </w:tcPr>
          <w:p w14:paraId="18EA9CCE">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p>
        </w:tc>
        <w:tc>
          <w:tcPr>
            <w:tcW w:w="1134" w:type="dxa"/>
            <w:tcBorders>
              <w:tl2br w:val="nil"/>
              <w:tr2bl w:val="nil"/>
            </w:tcBorders>
            <w:shd w:val="clear" w:color="auto" w:fill="auto"/>
            <w:noWrap w:val="0"/>
            <w:vAlign w:val="center"/>
          </w:tcPr>
          <w:p w14:paraId="3FF9B99A">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w:t>
            </w:r>
            <w:r>
              <w:rPr>
                <w:rFonts w:hint="eastAsia" w:ascii="阿里巴巴普惠体 2.0 45 Light" w:hAnsi="阿里巴巴普惠体 2.0 45 Light" w:eastAsia="阿里巴巴普惠体 2.0 45 Light" w:cs="阿里巴巴普惠体 2.0 45 Light"/>
                <w:color w:val="000000"/>
                <w:sz w:val="21"/>
                <w:szCs w:val="20"/>
                <w:lang w:val="en-US" w:eastAsia="zh-CN"/>
              </w:rPr>
              <w:t>0</w:t>
            </w:r>
            <w:r>
              <w:rPr>
                <w:rFonts w:hint="eastAsia" w:ascii="阿里巴巴普惠体 2.0 45 Light" w:hAnsi="阿里巴巴普惠体 2.0 45 Light" w:eastAsia="阿里巴巴普惠体 2.0 45 Light" w:cs="阿里巴巴普惠体 2.0 45 Light"/>
                <w:color w:val="000000"/>
                <w:sz w:val="21"/>
                <w:szCs w:val="20"/>
              </w:rPr>
              <w:t>1</w:t>
            </w:r>
          </w:p>
        </w:tc>
        <w:tc>
          <w:tcPr>
            <w:tcW w:w="1134" w:type="dxa"/>
            <w:tcBorders>
              <w:tl2br w:val="nil"/>
              <w:tr2bl w:val="nil"/>
            </w:tcBorders>
            <w:shd w:val="clear" w:color="auto" w:fill="auto"/>
            <w:noWrap w:val="0"/>
            <w:vAlign w:val="center"/>
          </w:tcPr>
          <w:p w14:paraId="7DBD78E0">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0x06</w:t>
            </w:r>
          </w:p>
        </w:tc>
        <w:tc>
          <w:tcPr>
            <w:tcW w:w="1134" w:type="dxa"/>
            <w:tcBorders>
              <w:tl2br w:val="nil"/>
              <w:tr2bl w:val="nil"/>
            </w:tcBorders>
            <w:shd w:val="clear" w:color="auto" w:fill="auto"/>
            <w:noWrap w:val="0"/>
            <w:vAlign w:val="center"/>
          </w:tcPr>
          <w:p w14:paraId="601EC93E">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w:t>
            </w:r>
            <w:r>
              <w:rPr>
                <w:rFonts w:hint="eastAsia" w:ascii="阿里巴巴普惠体 2.0 45 Light" w:hAnsi="阿里巴巴普惠体 2.0 45 Light" w:eastAsia="阿里巴巴普惠体 2.0 45 Light" w:cs="阿里巴巴普惠体 2.0 45 Light"/>
                <w:color w:val="000000"/>
                <w:sz w:val="21"/>
                <w:szCs w:val="20"/>
                <w:lang w:val="en-US" w:eastAsia="zh-CN"/>
              </w:rPr>
              <w:t>3</w:t>
            </w:r>
          </w:p>
        </w:tc>
        <w:tc>
          <w:tcPr>
            <w:tcW w:w="1134" w:type="dxa"/>
            <w:tcBorders>
              <w:tl2br w:val="nil"/>
              <w:tr2bl w:val="nil"/>
            </w:tcBorders>
            <w:shd w:val="clear" w:color="auto" w:fill="auto"/>
            <w:noWrap w:val="0"/>
            <w:vAlign w:val="center"/>
          </w:tcPr>
          <w:p w14:paraId="3A5B8481">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w:t>
            </w:r>
            <w:r>
              <w:rPr>
                <w:rFonts w:hint="eastAsia" w:ascii="阿里巴巴普惠体 2.0 45 Light" w:hAnsi="阿里巴巴普惠体 2.0 45 Light" w:eastAsia="阿里巴巴普惠体 2.0 45 Light" w:cs="阿里巴巴普惠体 2.0 45 Light"/>
                <w:color w:val="000000"/>
                <w:sz w:val="21"/>
                <w:szCs w:val="20"/>
                <w:lang w:val="en-US" w:eastAsia="zh-CN"/>
              </w:rPr>
              <w:t>E8</w:t>
            </w:r>
          </w:p>
        </w:tc>
        <w:tc>
          <w:tcPr>
            <w:tcW w:w="1134" w:type="dxa"/>
            <w:tcBorders>
              <w:tl2br w:val="nil"/>
              <w:tr2bl w:val="nil"/>
            </w:tcBorders>
            <w:shd w:val="clear" w:color="auto" w:fill="auto"/>
            <w:noWrap w:val="0"/>
            <w:vAlign w:val="center"/>
          </w:tcPr>
          <w:p w14:paraId="14D4E568">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w:t>
            </w:r>
            <w:r>
              <w:rPr>
                <w:rFonts w:hint="eastAsia" w:ascii="阿里巴巴普惠体 2.0 45 Light" w:hAnsi="阿里巴巴普惠体 2.0 45 Light" w:eastAsia="阿里巴巴普惠体 2.0 45 Light" w:cs="阿里巴巴普惠体 2.0 45 Light"/>
                <w:color w:val="000000"/>
                <w:sz w:val="21"/>
                <w:szCs w:val="20"/>
                <w:lang w:val="en-US" w:eastAsia="zh-CN"/>
              </w:rPr>
              <w:t>1</w:t>
            </w:r>
            <w:r>
              <w:rPr>
                <w:rFonts w:hint="eastAsia" w:ascii="阿里巴巴普惠体 2.0 45 Light" w:hAnsi="阿里巴巴普惠体 2.0 45 Light" w:eastAsia="阿里巴巴普惠体 2.0 45 Light" w:cs="阿里巴巴普惠体 2.0 45 Light"/>
                <w:color w:val="000000"/>
                <w:sz w:val="21"/>
                <w:szCs w:val="20"/>
              </w:rPr>
              <w:t>0</w:t>
            </w:r>
          </w:p>
        </w:tc>
        <w:tc>
          <w:tcPr>
            <w:tcW w:w="1134" w:type="dxa"/>
            <w:tcBorders>
              <w:tl2br w:val="nil"/>
              <w:tr2bl w:val="nil"/>
            </w:tcBorders>
            <w:shd w:val="clear" w:color="auto" w:fill="auto"/>
            <w:noWrap w:val="0"/>
            <w:vAlign w:val="center"/>
          </w:tcPr>
          <w:p w14:paraId="31CDBE9D">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0x00</w:t>
            </w:r>
          </w:p>
        </w:tc>
        <w:tc>
          <w:tcPr>
            <w:tcW w:w="1134" w:type="dxa"/>
            <w:tcBorders>
              <w:tl2br w:val="nil"/>
              <w:tr2bl w:val="nil"/>
            </w:tcBorders>
            <w:shd w:val="clear" w:color="auto" w:fill="auto"/>
            <w:noWrap w:val="0"/>
            <w:vAlign w:val="center"/>
          </w:tcPr>
          <w:p w14:paraId="596823D3">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XXXX</w:t>
            </w:r>
          </w:p>
        </w:tc>
      </w:tr>
    </w:tbl>
    <w:p w14:paraId="2FD254B7">
      <w:pPr>
        <w:pStyle w:val="5"/>
        <w:numPr>
          <w:ilvl w:val="-1"/>
          <w:numId w:val="0"/>
        </w:numPr>
        <w:ind w:left="397" w:firstLine="0"/>
        <w:rPr>
          <w:rFonts w:hint="default" w:ascii="阿里巴巴普惠体 2.0 45 Light" w:hAnsi="阿里巴巴普惠体 2.0 45 Light" w:eastAsia="阿里巴巴普惠体 2.0 45 Light" w:cs="阿里巴巴普惠体 2.0 45 Light"/>
          <w:b/>
          <w:bCs/>
          <w:lang w:val="en-US" w:eastAsia="zh-CN"/>
          <w:rPrChange w:id="2860" w:author="成成" w:date="2025-09-18T16:13:39Z">
            <w:rPr>
              <w:rFonts w:hint="default" w:ascii="阿里巴巴普惠体 2.0 45 Light" w:hAnsi="阿里巴巴普惠体 2.0 45 Light" w:eastAsia="阿里巴巴普惠体 2.0 45 Light" w:cs="阿里巴巴普惠体 2.0 45 Light"/>
              <w:lang w:val="en-US" w:eastAsia="zh-CN"/>
            </w:rPr>
          </w:rPrChange>
        </w:rPr>
      </w:pPr>
      <w:bookmarkStart w:id="258" w:name="预置多寄存器"/>
      <w:bookmarkStart w:id="259" w:name="_Toc5921"/>
      <w:bookmarkStart w:id="260" w:name="_Toc13691"/>
      <w:bookmarkStart w:id="261" w:name="_Toc7013"/>
      <w:bookmarkStart w:id="262" w:name="_Toc11178"/>
      <w:bookmarkStart w:id="263" w:name="_Toc17762"/>
      <w:bookmarkStart w:id="264" w:name="_Toc13426"/>
      <w:bookmarkStart w:id="265" w:name="_Toc91080142"/>
      <w:bookmarkStart w:id="266" w:name="_Toc13547"/>
      <w:bookmarkStart w:id="267" w:name="_Toc15041"/>
      <w:bookmarkStart w:id="268" w:name="_Toc17433"/>
      <w:bookmarkStart w:id="269" w:name="_Toc8208"/>
      <w:bookmarkStart w:id="270" w:name="_Toc32264"/>
      <w:r>
        <w:rPr>
          <w:rFonts w:hint="eastAsia" w:ascii="阿里巴巴普惠体 2.0 45 Light" w:hAnsi="阿里巴巴普惠体 2.0 45 Light" w:eastAsia="阿里巴巴普惠体 2.0 45 Light" w:cs="阿里巴巴普惠体 2.0 45 Light"/>
          <w:lang w:val="en-US" w:eastAsia="zh-CN"/>
        </w:rPr>
        <w:t>2.3.3</w:t>
      </w:r>
      <w:r>
        <w:rPr>
          <w:rFonts w:hint="eastAsia" w:ascii="阿里巴巴普惠体 2.0 45 Light" w:hAnsi="阿里巴巴普惠体 2.0 45 Light" w:eastAsia="阿里巴巴普惠体 2.0 45 Light" w:cs="阿里巴巴普惠体 2.0 45 Light"/>
          <w:b/>
          <w:bCs/>
          <w:rPrChange w:id="2861" w:author="成成" w:date="2025-09-18T16:13:39Z">
            <w:rPr>
              <w:rFonts w:hint="eastAsia" w:ascii="阿里巴巴普惠体 2.0 45 Light" w:hAnsi="阿里巴巴普惠体 2.0 45 Light" w:eastAsia="阿里巴巴普惠体 2.0 45 Light" w:cs="阿里巴巴普惠体 2.0 45 Light"/>
            </w:rPr>
          </w:rPrChange>
        </w:rPr>
        <w:t>预置多寄存</w:t>
      </w:r>
      <w:r>
        <w:rPr>
          <w:rFonts w:hint="eastAsia" w:ascii="阿里巴巴普惠体 2.0 45 Light" w:hAnsi="阿里巴巴普惠体 2.0 45 Light" w:eastAsia="阿里巴巴普惠体 2.0 45 Light" w:cs="阿里巴巴普惠体 2.0 45 Light"/>
          <w:b/>
          <w:bCs/>
          <w:rPrChange w:id="2862" w:author="成成" w:date="2025-09-18T16:13:39Z">
            <w:rPr>
              <w:rFonts w:hint="eastAsia" w:ascii="阿里巴巴普惠体 2.0 45 Light" w:hAnsi="阿里巴巴普惠体 2.0 45 Light" w:eastAsia="阿里巴巴普惠体 2.0 45 Light" w:cs="阿里巴巴普惠体 2.0 45 Light"/>
            </w:rPr>
          </w:rPrChange>
        </w:rPr>
        <w:t>器</w:t>
      </w:r>
      <w:bookmarkEnd w:id="258"/>
      <w:r>
        <w:rPr>
          <w:rFonts w:hint="eastAsia" w:ascii="阿里巴巴普惠体 2.0 45 Light" w:hAnsi="阿里巴巴普惠体 2.0 45 Light" w:eastAsia="阿里巴巴普惠体 2.0 45 Light" w:cs="阿里巴巴普惠体 2.0 45 Light"/>
          <w:b/>
          <w:bCs/>
          <w:rPrChange w:id="2862" w:author="成成" w:date="2025-09-18T16:13:39Z">
            <w:rPr>
              <w:rFonts w:hint="eastAsia" w:ascii="阿里巴巴普惠体 2.0 45 Light" w:hAnsi="阿里巴巴普惠体 2.0 45 Light" w:eastAsia="阿里巴巴普惠体 2.0 45 Light" w:cs="阿里巴巴普惠体 2.0 45 Light"/>
            </w:rPr>
          </w:rPrChange>
        </w:rPr>
        <w:t xml:space="preserve"> 功能码：0x10</w:t>
      </w:r>
      <w:bookmarkEnd w:id="259"/>
      <w:bookmarkEnd w:id="260"/>
      <w:bookmarkEnd w:id="261"/>
      <w:bookmarkEnd w:id="262"/>
      <w:bookmarkEnd w:id="263"/>
      <w:bookmarkEnd w:id="264"/>
      <w:bookmarkEnd w:id="265"/>
      <w:bookmarkEnd w:id="266"/>
      <w:bookmarkEnd w:id="267"/>
      <w:bookmarkEnd w:id="268"/>
      <w:bookmarkEnd w:id="269"/>
      <w:bookmarkEnd w:id="270"/>
      <w:ins w:id="2863" w:author="成成" w:date="2025-09-18T15:22:01Z">
        <w:r>
          <w:rPr>
            <w:rFonts w:hint="eastAsia" w:ascii="阿里巴巴普惠体 2.0 45 Light" w:hAnsi="阿里巴巴普惠体 2.0 45 Light" w:eastAsia="阿里巴巴普惠体 2.0 45 Light" w:cs="阿里巴巴普惠体 2.0 45 Light"/>
            <w:b/>
            <w:bCs/>
            <w:lang w:eastAsia="zh-CN"/>
            <w:rPrChange w:id="2864" w:author="成成" w:date="2025-09-18T16:13:39Z">
              <w:rPr>
                <w:rFonts w:hint="eastAsia" w:ascii="阿里巴巴普惠体 2.0 45 Light" w:hAnsi="阿里巴巴普惠体 2.0 45 Light" w:eastAsia="阿里巴巴普惠体 2.0 45 Light" w:cs="阿里巴巴普惠体 2.0 45 Light"/>
                <w:lang w:eastAsia="zh-CN"/>
              </w:rPr>
            </w:rPrChange>
          </w:rPr>
          <w:t>，</w:t>
        </w:r>
      </w:ins>
      <w:ins w:id="2866" w:author="成成" w:date="2025-09-18T15:22:03Z">
        <w:r>
          <w:rPr>
            <w:rFonts w:hint="eastAsia" w:ascii="阿里巴巴普惠体 2.0 45 Light" w:hAnsi="阿里巴巴普惠体 2.0 45 Light" w:eastAsia="阿里巴巴普惠体 2.0 45 Light" w:cs="阿里巴巴普惠体 2.0 45 Light"/>
            <w:b/>
            <w:bCs/>
            <w:lang w:val="en-US" w:eastAsia="zh-CN"/>
            <w:rPrChange w:id="2867" w:author="成成" w:date="2025-09-18T16:13:39Z">
              <w:rPr>
                <w:rFonts w:hint="eastAsia" w:ascii="阿里巴巴普惠体 2.0 45 Light" w:hAnsi="阿里巴巴普惠体 2.0 45 Light" w:eastAsia="阿里巴巴普惠体 2.0 45 Light" w:cs="阿里巴巴普惠体 2.0 45 Light"/>
                <w:lang w:val="en-US" w:eastAsia="zh-CN"/>
              </w:rPr>
            </w:rPrChange>
          </w:rPr>
          <w:t>见</w:t>
        </w:r>
      </w:ins>
      <w:ins w:id="2869" w:author="成成" w:date="2025-09-18T15:22:09Z">
        <w:r>
          <w:rPr>
            <w:rFonts w:hint="eastAsia" w:ascii="阿里巴巴普惠体 2.0 45 Light" w:hAnsi="阿里巴巴普惠体 2.0 45 Light" w:eastAsia="阿里巴巴普惠体 2.0 45 Light" w:cs="阿里巴巴普惠体 2.0 45 Light"/>
            <w:b/>
            <w:bCs/>
            <w:lang w:val="en-US" w:eastAsia="zh-CN"/>
            <w:rPrChange w:id="2870" w:author="成成" w:date="2025-09-18T16:13:39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2872" w:author="成成" w:date="2025-09-18T15:22:09Z">
        <w:r>
          <w:rPr>
            <w:rFonts w:hint="eastAsia" w:ascii="阿里巴巴普惠体 2.0 45 Light" w:hAnsi="阿里巴巴普惠体 2.0 45 Light" w:eastAsia="阿里巴巴普惠体 2.0 45 Light" w:cs="阿里巴巴普惠体 2.0 45 Light"/>
            <w:b/>
            <w:bCs/>
            <w:lang w:val="en-US" w:eastAsia="zh-CN"/>
            <w:rPrChange w:id="2873" w:author="成成" w:date="2025-09-18T16:13:39Z">
              <w:rPr>
                <w:rFonts w:hint="eastAsia" w:ascii="阿里巴巴普惠体 2.0 45 Light" w:hAnsi="阿里巴巴普惠体 2.0 45 Light" w:eastAsia="阿里巴巴普惠体 2.0 45 Light" w:cs="阿里巴巴普惠体 2.0 45 Light"/>
                <w:lang w:val="en-US" w:eastAsia="zh-CN"/>
              </w:rPr>
            </w:rPrChange>
          </w:rPr>
          <w:instrText xml:space="preserve"> REF _Ref31416 \h </w:instrText>
        </w:r>
      </w:ins>
      <w:ins w:id="2875" w:author="成成" w:date="2025-09-18T15:22:09Z">
        <w:r>
          <w:rPr>
            <w:rFonts w:hint="eastAsia" w:ascii="阿里巴巴普惠体 2.0 45 Light" w:hAnsi="阿里巴巴普惠体 2.0 45 Light" w:eastAsia="阿里巴巴普惠体 2.0 45 Light" w:cs="阿里巴巴普惠体 2.0 45 Light"/>
            <w:b/>
            <w:bCs/>
            <w:lang w:val="en-US" w:eastAsia="zh-CN"/>
            <w:rPrChange w:id="2876" w:author="成成" w:date="2025-09-18T16:13:39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2878" w:author="成成" w:date="2025-09-18T15:22:09Z">
        <w:r>
          <w:rPr>
            <w:rFonts w:hint="eastAsia" w:ascii="阿里巴巴普惠体 2.0 45 Light" w:hAnsi="阿里巴巴普惠体 2.0 45 Light" w:eastAsia="阿里巴巴普惠体 2.0 45 Light" w:cs="阿里巴巴普惠体 2.0 45 Light"/>
            <w:b/>
            <w:bCs/>
            <w:rPrChange w:id="2879" w:author="成成" w:date="2025-09-18T16:13:39Z">
              <w:rPr/>
            </w:rPrChange>
          </w:rPr>
          <w:t>表 17</w:t>
        </w:r>
      </w:ins>
      <w:ins w:id="2881" w:author="成成" w:date="2025-09-18T15:22:09Z">
        <w:r>
          <w:rPr>
            <w:rFonts w:hint="eastAsia" w:ascii="阿里巴巴普惠体 2.0 45 Light" w:hAnsi="阿里巴巴普惠体 2.0 45 Light" w:eastAsia="阿里巴巴普惠体 2.0 45 Light" w:cs="阿里巴巴普惠体 2.0 45 Light"/>
            <w:b/>
            <w:bCs/>
            <w:lang w:val="en-US" w:eastAsia="zh-CN"/>
            <w:rPrChange w:id="2882" w:author="成成" w:date="2025-09-18T16:13:39Z">
              <w:rPr>
                <w:rFonts w:hint="eastAsia" w:ascii="阿里巴巴普惠体 2.0 45 Light" w:hAnsi="阿里巴巴普惠体 2.0 45 Light" w:eastAsia="阿里巴巴普惠体 2.0 45 Light" w:cs="阿里巴巴普惠体 2.0 45 Light"/>
                <w:lang w:val="en-US" w:eastAsia="zh-CN"/>
              </w:rPr>
            </w:rPrChange>
          </w:rPr>
          <w:fldChar w:fldCharType="end"/>
        </w:r>
      </w:ins>
    </w:p>
    <w:p w14:paraId="5CFAC152">
      <w:pPr>
        <w:pStyle w:val="3"/>
        <w:jc w:val="center"/>
        <w:rPr>
          <w:rFonts w:hint="eastAsia" w:ascii="阿里巴巴普惠体 2.0 45 Light" w:hAnsi="阿里巴巴普惠体 2.0 45 Light" w:eastAsia="阿里巴巴普惠体 2.0 45 Light" w:cs="阿里巴巴普惠体 2.0 45 Light"/>
          <w:lang w:val="en-US" w:eastAsia="zh-CN"/>
        </w:rPr>
      </w:pPr>
      <w:bookmarkStart w:id="271" w:name="_Ref9055"/>
      <w:r>
        <w:rPr>
          <w:rFonts w:hint="eastAsia" w:ascii="阿里巴巴普惠体 2.0 45 Light" w:hAnsi="阿里巴巴普惠体 2.0 45 Light" w:eastAsia="阿里巴巴普惠体 2.0 45 Light" w:cs="阿里巴巴普惠体 2.0 45 Light"/>
          <w:lang w:val="en-US" w:eastAsia="zh-CN"/>
        </w:rPr>
        <w:t xml:space="preserve">  </w:t>
      </w:r>
      <w:ins w:id="2884" w:author="成成" w:date="2025-09-18T15:21:58Z">
        <w:bookmarkStart w:id="272" w:name="_Ref31416"/>
        <w:r>
          <w:rPr/>
          <w:t xml:space="preserve">表 </w:t>
        </w:r>
      </w:ins>
      <w:ins w:id="2885" w:author="成成" w:date="2025-09-18T15:21:58Z">
        <w:r>
          <w:rPr/>
          <w:fldChar w:fldCharType="begin"/>
        </w:r>
      </w:ins>
      <w:ins w:id="2886" w:author="成成" w:date="2025-09-18T15:21:58Z">
        <w:r>
          <w:rPr/>
          <w:instrText xml:space="preserve"> SEQ 表 \* ARABIC </w:instrText>
        </w:r>
      </w:ins>
      <w:ins w:id="2887" w:author="成成" w:date="2025-09-18T15:21:58Z">
        <w:r>
          <w:rPr/>
          <w:fldChar w:fldCharType="separate"/>
        </w:r>
      </w:ins>
      <w:ins w:id="2888" w:author="成成" w:date="2025-09-18T16:08:19Z">
        <w:r>
          <w:rPr/>
          <w:t>17</w:t>
        </w:r>
      </w:ins>
      <w:ins w:id="2889" w:author="成成" w:date="2025-09-18T15:21:58Z">
        <w:r>
          <w:rPr/>
          <w:fldChar w:fldCharType="end"/>
        </w:r>
        <w:bookmarkEnd w:id="272"/>
      </w:ins>
      <w:del w:id="2890" w:author="成成" w:date="2025-09-18T15:21:56Z">
        <w:r>
          <w:rPr>
            <w:rFonts w:hint="eastAsia" w:ascii="阿里巴巴普惠体 2.0 45 Light" w:hAnsi="阿里巴巴普惠体 2.0 45 Light" w:eastAsia="阿里巴巴普惠体 2.0 45 Light" w:cs="阿里巴巴普惠体 2.0 45 Light"/>
            <w:lang w:val="en-US" w:eastAsia="zh-CN"/>
          </w:rPr>
          <w:delText>表</w:delText>
        </w:r>
      </w:del>
      <w:del w:id="2891" w:author="成成" w:date="2025-09-18T15:21:55Z">
        <w:r>
          <w:rPr>
            <w:rFonts w:hint="eastAsia" w:ascii="阿里巴巴普惠体 2.0 45 Light" w:hAnsi="阿里巴巴普惠体 2.0 45 Light" w:eastAsia="阿里巴巴普惠体 2.0 45 Light" w:cs="阿里巴巴普惠体 2.0 45 Light"/>
            <w:lang w:val="en-US" w:eastAsia="zh-CN"/>
          </w:rPr>
          <w:delText xml:space="preserve"> </w:delText>
        </w:r>
        <w:bookmarkEnd w:id="271"/>
        <w:r>
          <w:rPr>
            <w:rFonts w:hint="eastAsia" w:ascii="阿里巴巴普惠体 2.0 45 Light" w:hAnsi="阿里巴巴普惠体 2.0 45 Light" w:eastAsia="阿里巴巴普惠体 2.0 45 Light" w:cs="阿里巴巴普惠体 2.0 45 Light"/>
            <w:lang w:val="en-US" w:eastAsia="zh-CN"/>
          </w:rPr>
          <w:delText>17</w:delText>
        </w:r>
      </w:del>
      <w:r>
        <w:rPr>
          <w:rFonts w:hint="eastAsia" w:ascii="阿里巴巴普惠体 2.0 45 Light" w:hAnsi="阿里巴巴普惠体 2.0 45 Light" w:eastAsia="阿里巴巴普惠体 2.0 45 Light" w:cs="阿里巴巴普惠体 2.0 45 Light"/>
          <w:lang w:val="en-US" w:eastAsia="zh-CN"/>
        </w:rPr>
        <w:t xml:space="preserve"> 预置多寄存器</w:t>
      </w:r>
    </w:p>
    <w:tbl>
      <w:tblPr>
        <w:tblStyle w:val="24"/>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640"/>
        <w:gridCol w:w="660"/>
        <w:gridCol w:w="700"/>
        <w:gridCol w:w="720"/>
        <w:gridCol w:w="680"/>
        <w:gridCol w:w="700"/>
        <w:gridCol w:w="660"/>
        <w:gridCol w:w="700"/>
        <w:gridCol w:w="740"/>
        <w:gridCol w:w="640"/>
        <w:gridCol w:w="700"/>
        <w:gridCol w:w="723"/>
      </w:tblGrid>
      <w:tr w14:paraId="6E0A2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38" w:type="dxa"/>
            <w:vMerge w:val="restart"/>
            <w:tcBorders>
              <w:tl2br w:val="nil"/>
              <w:tr2bl w:val="nil"/>
            </w:tcBorders>
            <w:shd w:val="clear" w:color="auto" w:fill="auto"/>
            <w:noWrap w:val="0"/>
            <w:vAlign w:val="center"/>
          </w:tcPr>
          <w:p w14:paraId="7852C1EE">
            <w:pPr>
              <w:pStyle w:val="111"/>
              <w:spacing w:line="240" w:lineRule="auto"/>
              <w:ind w:firstLineChars="0"/>
              <w:jc w:val="center"/>
              <w:rPr>
                <w:rFonts w:hint="eastAsia" w:ascii="阿里巴巴普惠体 2.0 45 Light" w:hAnsi="阿里巴巴普惠体 2.0 45 Light" w:eastAsia="阿里巴巴普惠体 2.0 45 Light" w:cs="阿里巴巴普惠体 2.0 45 Light"/>
                <w:b w:val="0"/>
                <w:bCs w:val="0"/>
                <w:color w:val="000000"/>
                <w:sz w:val="21"/>
                <w:szCs w:val="20"/>
              </w:rPr>
            </w:pPr>
            <w:r>
              <w:rPr>
                <w:rFonts w:hint="eastAsia" w:ascii="阿里巴巴普惠体 2.0 45 Light" w:hAnsi="阿里巴巴普惠体 2.0 45 Light" w:eastAsia="阿里巴巴普惠体 2.0 45 Light" w:cs="阿里巴巴普惠体 2.0 45 Light"/>
                <w:b w:val="0"/>
                <w:bCs w:val="0"/>
                <w:color w:val="000000"/>
                <w:sz w:val="21"/>
                <w:szCs w:val="20"/>
              </w:rPr>
              <w:t>主站询问帧格式</w:t>
            </w:r>
          </w:p>
        </w:tc>
        <w:tc>
          <w:tcPr>
            <w:tcW w:w="640" w:type="dxa"/>
            <w:tcBorders>
              <w:tl2br w:val="nil"/>
              <w:tr2bl w:val="nil"/>
            </w:tcBorders>
            <w:shd w:val="clear" w:color="auto" w:fill="auto"/>
            <w:noWrap w:val="0"/>
            <w:vAlign w:val="center"/>
          </w:tcPr>
          <w:p w14:paraId="06DDE5D3">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从站地址</w:t>
            </w:r>
          </w:p>
        </w:tc>
        <w:tc>
          <w:tcPr>
            <w:tcW w:w="660" w:type="dxa"/>
            <w:tcBorders>
              <w:tl2br w:val="nil"/>
              <w:tr2bl w:val="nil"/>
            </w:tcBorders>
            <w:shd w:val="clear" w:color="auto" w:fill="auto"/>
            <w:noWrap w:val="0"/>
            <w:vAlign w:val="center"/>
          </w:tcPr>
          <w:p w14:paraId="5FD73A4C">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功能码</w:t>
            </w:r>
          </w:p>
        </w:tc>
        <w:tc>
          <w:tcPr>
            <w:tcW w:w="700" w:type="dxa"/>
            <w:tcBorders>
              <w:tl2br w:val="nil"/>
              <w:tr2bl w:val="nil"/>
            </w:tcBorders>
            <w:shd w:val="clear" w:color="auto" w:fill="auto"/>
            <w:noWrap w:val="0"/>
            <w:vAlign w:val="center"/>
          </w:tcPr>
          <w:p w14:paraId="041C2B0E">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起始寄存器（高位）</w:t>
            </w:r>
          </w:p>
        </w:tc>
        <w:tc>
          <w:tcPr>
            <w:tcW w:w="720" w:type="dxa"/>
            <w:tcBorders>
              <w:tl2br w:val="nil"/>
              <w:tr2bl w:val="nil"/>
            </w:tcBorders>
            <w:shd w:val="clear" w:color="auto" w:fill="auto"/>
            <w:noWrap w:val="0"/>
            <w:vAlign w:val="center"/>
          </w:tcPr>
          <w:p w14:paraId="028A2DD5">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起始寄存器（低位）</w:t>
            </w:r>
          </w:p>
        </w:tc>
        <w:tc>
          <w:tcPr>
            <w:tcW w:w="680" w:type="dxa"/>
            <w:tcBorders>
              <w:tl2br w:val="nil"/>
              <w:tr2bl w:val="nil"/>
            </w:tcBorders>
            <w:shd w:val="clear" w:color="auto" w:fill="auto"/>
            <w:noWrap w:val="0"/>
            <w:vAlign w:val="center"/>
          </w:tcPr>
          <w:p w14:paraId="322A0C00">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寄存器数量（高位）</w:t>
            </w:r>
          </w:p>
        </w:tc>
        <w:tc>
          <w:tcPr>
            <w:tcW w:w="700" w:type="dxa"/>
            <w:tcBorders>
              <w:tl2br w:val="nil"/>
              <w:tr2bl w:val="nil"/>
            </w:tcBorders>
            <w:shd w:val="clear" w:color="auto" w:fill="auto"/>
            <w:noWrap w:val="0"/>
            <w:vAlign w:val="center"/>
          </w:tcPr>
          <w:p w14:paraId="4FFB5746">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寄存器数量（低位）</w:t>
            </w:r>
          </w:p>
        </w:tc>
        <w:tc>
          <w:tcPr>
            <w:tcW w:w="660" w:type="dxa"/>
            <w:tcBorders>
              <w:tl2br w:val="nil"/>
              <w:tr2bl w:val="nil"/>
            </w:tcBorders>
            <w:shd w:val="clear" w:color="auto" w:fill="auto"/>
            <w:noWrap w:val="0"/>
            <w:vAlign w:val="center"/>
          </w:tcPr>
          <w:p w14:paraId="14F3E125">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字节计数</w:t>
            </w:r>
          </w:p>
        </w:tc>
        <w:tc>
          <w:tcPr>
            <w:tcW w:w="700" w:type="dxa"/>
            <w:tcBorders>
              <w:tl2br w:val="nil"/>
              <w:tr2bl w:val="nil"/>
            </w:tcBorders>
            <w:shd w:val="clear" w:color="auto" w:fill="auto"/>
            <w:noWrap w:val="0"/>
            <w:vAlign w:val="center"/>
          </w:tcPr>
          <w:p w14:paraId="59E6EE36">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数据（高位）</w:t>
            </w:r>
          </w:p>
        </w:tc>
        <w:tc>
          <w:tcPr>
            <w:tcW w:w="740" w:type="dxa"/>
            <w:tcBorders>
              <w:tl2br w:val="nil"/>
              <w:tr2bl w:val="nil"/>
            </w:tcBorders>
            <w:shd w:val="clear" w:color="auto" w:fill="auto"/>
            <w:noWrap w:val="0"/>
            <w:vAlign w:val="center"/>
          </w:tcPr>
          <w:p w14:paraId="74BFC022">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数据（低位）</w:t>
            </w:r>
          </w:p>
        </w:tc>
        <w:tc>
          <w:tcPr>
            <w:tcW w:w="640" w:type="dxa"/>
            <w:tcBorders>
              <w:tl2br w:val="nil"/>
              <w:tr2bl w:val="nil"/>
            </w:tcBorders>
            <w:shd w:val="clear" w:color="auto" w:fill="auto"/>
            <w:noWrap w:val="0"/>
            <w:vAlign w:val="center"/>
          </w:tcPr>
          <w:p w14:paraId="5D8EE3E7">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数据（高位）</w:t>
            </w:r>
          </w:p>
        </w:tc>
        <w:tc>
          <w:tcPr>
            <w:tcW w:w="700" w:type="dxa"/>
            <w:tcBorders>
              <w:tl2br w:val="nil"/>
              <w:tr2bl w:val="nil"/>
            </w:tcBorders>
            <w:shd w:val="clear" w:color="auto" w:fill="auto"/>
            <w:noWrap w:val="0"/>
            <w:vAlign w:val="center"/>
          </w:tcPr>
          <w:p w14:paraId="18A758A2">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数据（低位）</w:t>
            </w:r>
          </w:p>
        </w:tc>
        <w:tc>
          <w:tcPr>
            <w:tcW w:w="723" w:type="dxa"/>
            <w:tcBorders>
              <w:tl2br w:val="nil"/>
              <w:tr2bl w:val="nil"/>
            </w:tcBorders>
            <w:shd w:val="clear" w:color="auto" w:fill="auto"/>
            <w:noWrap w:val="0"/>
            <w:vAlign w:val="center"/>
          </w:tcPr>
          <w:p w14:paraId="16E86C23">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CRC</w:t>
            </w:r>
          </w:p>
        </w:tc>
      </w:tr>
      <w:tr w14:paraId="05F9D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38" w:type="dxa"/>
            <w:vMerge w:val="continue"/>
            <w:tcBorders>
              <w:tl2br w:val="nil"/>
              <w:tr2bl w:val="nil"/>
            </w:tcBorders>
            <w:shd w:val="clear" w:color="auto" w:fill="auto"/>
            <w:noWrap w:val="0"/>
            <w:vAlign w:val="center"/>
          </w:tcPr>
          <w:p w14:paraId="0F0B3182">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p>
        </w:tc>
        <w:tc>
          <w:tcPr>
            <w:tcW w:w="640" w:type="dxa"/>
            <w:tcBorders>
              <w:tl2br w:val="nil"/>
              <w:tr2bl w:val="nil"/>
            </w:tcBorders>
            <w:shd w:val="clear" w:color="auto" w:fill="auto"/>
            <w:noWrap w:val="0"/>
            <w:vAlign w:val="center"/>
          </w:tcPr>
          <w:p w14:paraId="60C98CA7">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0x</w:t>
            </w:r>
            <w:r>
              <w:rPr>
                <w:rFonts w:hint="eastAsia" w:ascii="阿里巴巴普惠体 2.0 45 Light" w:hAnsi="阿里巴巴普惠体 2.0 45 Light" w:eastAsia="阿里巴巴普惠体 2.0 45 Light" w:cs="阿里巴巴普惠体 2.0 45 Light"/>
                <w:color w:val="000000"/>
                <w:sz w:val="18"/>
                <w:szCs w:val="18"/>
                <w:lang w:val="en-US" w:eastAsia="zh-CN"/>
              </w:rPr>
              <w:t>0</w:t>
            </w:r>
            <w:r>
              <w:rPr>
                <w:rFonts w:hint="eastAsia" w:ascii="阿里巴巴普惠体 2.0 45 Light" w:hAnsi="阿里巴巴普惠体 2.0 45 Light" w:eastAsia="阿里巴巴普惠体 2.0 45 Light" w:cs="阿里巴巴普惠体 2.0 45 Light"/>
                <w:color w:val="000000"/>
                <w:sz w:val="18"/>
                <w:szCs w:val="18"/>
              </w:rPr>
              <w:t>1</w:t>
            </w:r>
          </w:p>
        </w:tc>
        <w:tc>
          <w:tcPr>
            <w:tcW w:w="660" w:type="dxa"/>
            <w:tcBorders>
              <w:tl2br w:val="nil"/>
              <w:tr2bl w:val="nil"/>
            </w:tcBorders>
            <w:shd w:val="clear" w:color="auto" w:fill="auto"/>
            <w:noWrap w:val="0"/>
            <w:vAlign w:val="center"/>
          </w:tcPr>
          <w:p w14:paraId="58D9EB0E">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0x10</w:t>
            </w:r>
          </w:p>
        </w:tc>
        <w:tc>
          <w:tcPr>
            <w:tcW w:w="700" w:type="dxa"/>
            <w:tcBorders>
              <w:tl2br w:val="nil"/>
              <w:tr2bl w:val="nil"/>
            </w:tcBorders>
            <w:shd w:val="clear" w:color="auto" w:fill="auto"/>
            <w:noWrap w:val="0"/>
            <w:vAlign w:val="center"/>
          </w:tcPr>
          <w:p w14:paraId="6067EE9F">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0x00</w:t>
            </w:r>
          </w:p>
        </w:tc>
        <w:tc>
          <w:tcPr>
            <w:tcW w:w="720" w:type="dxa"/>
            <w:tcBorders>
              <w:tl2br w:val="nil"/>
              <w:tr2bl w:val="nil"/>
            </w:tcBorders>
            <w:shd w:val="clear" w:color="auto" w:fill="auto"/>
            <w:noWrap w:val="0"/>
            <w:vAlign w:val="center"/>
          </w:tcPr>
          <w:p w14:paraId="71C19408">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0x01</w:t>
            </w:r>
          </w:p>
        </w:tc>
        <w:tc>
          <w:tcPr>
            <w:tcW w:w="680" w:type="dxa"/>
            <w:tcBorders>
              <w:tl2br w:val="nil"/>
              <w:tr2bl w:val="nil"/>
            </w:tcBorders>
            <w:shd w:val="clear" w:color="auto" w:fill="auto"/>
            <w:noWrap w:val="0"/>
            <w:vAlign w:val="center"/>
          </w:tcPr>
          <w:p w14:paraId="7C39ACF9">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0x00</w:t>
            </w:r>
          </w:p>
        </w:tc>
        <w:tc>
          <w:tcPr>
            <w:tcW w:w="700" w:type="dxa"/>
            <w:tcBorders>
              <w:tl2br w:val="nil"/>
              <w:tr2bl w:val="nil"/>
            </w:tcBorders>
            <w:shd w:val="clear" w:color="auto" w:fill="auto"/>
            <w:noWrap w:val="0"/>
            <w:vAlign w:val="center"/>
          </w:tcPr>
          <w:p w14:paraId="08A35359">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0x02</w:t>
            </w:r>
          </w:p>
        </w:tc>
        <w:tc>
          <w:tcPr>
            <w:tcW w:w="660" w:type="dxa"/>
            <w:tcBorders>
              <w:tl2br w:val="nil"/>
              <w:tr2bl w:val="nil"/>
            </w:tcBorders>
            <w:shd w:val="clear" w:color="auto" w:fill="auto"/>
            <w:noWrap w:val="0"/>
            <w:vAlign w:val="center"/>
          </w:tcPr>
          <w:p w14:paraId="24C6976A">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0x04</w:t>
            </w:r>
          </w:p>
        </w:tc>
        <w:tc>
          <w:tcPr>
            <w:tcW w:w="700" w:type="dxa"/>
            <w:tcBorders>
              <w:tl2br w:val="nil"/>
              <w:tr2bl w:val="nil"/>
            </w:tcBorders>
            <w:shd w:val="clear" w:color="auto" w:fill="auto"/>
            <w:noWrap w:val="0"/>
            <w:vAlign w:val="center"/>
          </w:tcPr>
          <w:p w14:paraId="5163FAEB">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0x00</w:t>
            </w:r>
          </w:p>
        </w:tc>
        <w:tc>
          <w:tcPr>
            <w:tcW w:w="740" w:type="dxa"/>
            <w:tcBorders>
              <w:tl2br w:val="nil"/>
              <w:tr2bl w:val="nil"/>
            </w:tcBorders>
            <w:shd w:val="clear" w:color="auto" w:fill="auto"/>
            <w:noWrap w:val="0"/>
            <w:vAlign w:val="center"/>
          </w:tcPr>
          <w:p w14:paraId="528F1914">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0x0A</w:t>
            </w:r>
          </w:p>
        </w:tc>
        <w:tc>
          <w:tcPr>
            <w:tcW w:w="640" w:type="dxa"/>
            <w:tcBorders>
              <w:tl2br w:val="nil"/>
              <w:tr2bl w:val="nil"/>
            </w:tcBorders>
            <w:shd w:val="clear" w:color="auto" w:fill="auto"/>
            <w:noWrap w:val="0"/>
            <w:vAlign w:val="center"/>
          </w:tcPr>
          <w:p w14:paraId="2135323D">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0x01</w:t>
            </w:r>
          </w:p>
        </w:tc>
        <w:tc>
          <w:tcPr>
            <w:tcW w:w="700" w:type="dxa"/>
            <w:tcBorders>
              <w:tl2br w:val="nil"/>
              <w:tr2bl w:val="nil"/>
            </w:tcBorders>
            <w:shd w:val="clear" w:color="auto" w:fill="auto"/>
            <w:noWrap w:val="0"/>
            <w:vAlign w:val="center"/>
          </w:tcPr>
          <w:p w14:paraId="08E73447">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0x02</w:t>
            </w:r>
          </w:p>
        </w:tc>
        <w:tc>
          <w:tcPr>
            <w:tcW w:w="723" w:type="dxa"/>
            <w:tcBorders>
              <w:tl2br w:val="nil"/>
              <w:tr2bl w:val="nil"/>
            </w:tcBorders>
            <w:shd w:val="clear" w:color="auto" w:fill="auto"/>
            <w:noWrap w:val="0"/>
            <w:vAlign w:val="center"/>
          </w:tcPr>
          <w:p w14:paraId="22492A7C">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XXXX</w:t>
            </w:r>
          </w:p>
        </w:tc>
      </w:tr>
    </w:tbl>
    <w:p w14:paraId="27D87C00">
      <w:pPr>
        <w:pStyle w:val="12"/>
        <w:ind w:firstLine="472" w:firstLineChars="200"/>
        <w:rPr>
          <w:rFonts w:hint="eastAsia" w:ascii="阿里巴巴普惠体 2.0 45 Light" w:hAnsi="阿里巴巴普惠体 2.0 45 Light" w:eastAsia="阿里巴巴普惠体 2.0 45 Light" w:cs="阿里巴巴普惠体 2.0 45 Light"/>
          <w:kern w:val="0"/>
          <w:sz w:val="24"/>
          <w:szCs w:val="24"/>
          <w:lang w:val="en-US" w:eastAsia="zh-CN"/>
          <w:rPrChange w:id="2893" w:author="成成" w:date="2025-09-18T15:46:48Z">
            <w:rPr>
              <w:rFonts w:hint="eastAsia" w:ascii="阿里巴巴普惠体 2.0 45 Light" w:hAnsi="阿里巴巴普惠体 2.0 45 Light" w:eastAsia="阿里巴巴普惠体 2.0 45 Light" w:cs="阿里巴巴普惠体 2.0 45 Light"/>
              <w:lang w:val="en-US" w:eastAsia="zh-CN"/>
            </w:rPr>
          </w:rPrChange>
        </w:rPr>
        <w:pPrChange w:id="2892" w:author="成成" w:date="2025-09-18T15:46:51Z">
          <w:pPr>
            <w:pStyle w:val="120"/>
          </w:pPr>
        </w:pPrChange>
      </w:pPr>
      <w:r>
        <w:rPr>
          <w:rFonts w:hint="eastAsia" w:ascii="阿里巴巴普惠体 2.0 45 Light" w:hAnsi="阿里巴巴普惠体 2.0 45 Light" w:eastAsia="阿里巴巴普惠体 2.0 45 Light" w:cs="阿里巴巴普惠体 2.0 45 Light"/>
          <w:kern w:val="0"/>
          <w:sz w:val="24"/>
          <w:szCs w:val="24"/>
          <w:rPrChange w:id="2894" w:author="成成" w:date="2025-09-18T15:46:48Z">
            <w:rPr>
              <w:rFonts w:hint="eastAsia" w:ascii="阿里巴巴普惠体 2.0 45 Light" w:hAnsi="阿里巴巴普惠体 2.0 45 Light" w:eastAsia="阿里巴巴普惠体 2.0 45 Light" w:cs="阿里巴巴普惠体 2.0 45 Light"/>
            </w:rPr>
          </w:rPrChange>
        </w:rPr>
        <w:t>含义：设置1号（0x</w:t>
      </w:r>
      <w:r>
        <w:rPr>
          <w:rFonts w:hint="eastAsia" w:ascii="阿里巴巴普惠体 2.0 45 Light" w:hAnsi="阿里巴巴普惠体 2.0 45 Light" w:eastAsia="阿里巴巴普惠体 2.0 45 Light" w:cs="阿里巴巴普惠体 2.0 45 Light"/>
          <w:kern w:val="0"/>
          <w:sz w:val="24"/>
          <w:szCs w:val="24"/>
          <w:lang w:val="en-US" w:eastAsia="zh-CN"/>
          <w:rPrChange w:id="2895" w:author="成成" w:date="2025-09-18T15:46:48Z">
            <w:rPr>
              <w:rFonts w:hint="eastAsia" w:ascii="阿里巴巴普惠体 2.0 45 Light" w:hAnsi="阿里巴巴普惠体 2.0 45 Light" w:eastAsia="阿里巴巴普惠体 2.0 45 Light" w:cs="阿里巴巴普惠体 2.0 45 Light"/>
              <w:lang w:val="en-US" w:eastAsia="zh-CN"/>
            </w:rPr>
          </w:rPrChange>
        </w:rPr>
        <w:t>0</w:t>
      </w:r>
      <w:r>
        <w:rPr>
          <w:rFonts w:hint="eastAsia" w:ascii="阿里巴巴普惠体 2.0 45 Light" w:hAnsi="阿里巴巴普惠体 2.0 45 Light" w:eastAsia="阿里巴巴普惠体 2.0 45 Light" w:cs="阿里巴巴普惠体 2.0 45 Light"/>
          <w:kern w:val="0"/>
          <w:sz w:val="24"/>
          <w:szCs w:val="24"/>
          <w:rPrChange w:id="2896" w:author="成成" w:date="2025-09-18T15:46:48Z">
            <w:rPr>
              <w:rFonts w:hint="eastAsia" w:ascii="阿里巴巴普惠体 2.0 45 Light" w:hAnsi="阿里巴巴普惠体 2.0 45 Light" w:eastAsia="阿里巴巴普惠体 2.0 45 Light" w:cs="阿里巴巴普惠体 2.0 45 Light"/>
            </w:rPr>
          </w:rPrChange>
        </w:rPr>
        <w:t>1）号从站保持寄存器，寄存器起始地址0x0001，寄存器个数为0x0002，数据内容字节计数是0x04，数据内容分别是0x000A、0x0102</w:t>
      </w:r>
      <w:r>
        <w:rPr>
          <w:rFonts w:hint="eastAsia" w:ascii="阿里巴巴普惠体 2.0 45 Light" w:hAnsi="阿里巴巴普惠体 2.0 45 Light" w:eastAsia="阿里巴巴普惠体 2.0 45 Light" w:cs="阿里巴巴普惠体 2.0 45 Light"/>
          <w:kern w:val="0"/>
          <w:sz w:val="24"/>
          <w:szCs w:val="24"/>
          <w:lang w:eastAsia="zh-CN"/>
          <w:rPrChange w:id="2897" w:author="成成" w:date="2025-09-18T15:46:48Z">
            <w:rPr>
              <w:rFonts w:hint="eastAsia" w:ascii="阿里巴巴普惠体 2.0 45 Light" w:hAnsi="阿里巴巴普惠体 2.0 45 Light" w:eastAsia="阿里巴巴普惠体 2.0 45 Light" w:cs="阿里巴巴普惠体 2.0 45 Light"/>
              <w:lang w:eastAsia="zh-CN"/>
            </w:rPr>
          </w:rPrChange>
        </w:rPr>
        <w:t>，</w:t>
      </w:r>
      <w:r>
        <w:rPr>
          <w:rFonts w:hint="eastAsia" w:ascii="阿里巴巴普惠体 2.0 45 Light" w:hAnsi="阿里巴巴普惠体 2.0 45 Light" w:eastAsia="阿里巴巴普惠体 2.0 45 Light" w:cs="阿里巴巴普惠体 2.0 45 Light"/>
          <w:kern w:val="0"/>
          <w:sz w:val="24"/>
          <w:szCs w:val="24"/>
          <w:lang w:val="en-US" w:eastAsia="zh-CN"/>
          <w:rPrChange w:id="2898" w:author="成成" w:date="2025-09-18T15:46:48Z">
            <w:rPr>
              <w:rFonts w:hint="eastAsia" w:ascii="阿里巴巴普惠体 2.0 45 Light" w:hAnsi="阿里巴巴普惠体 2.0 45 Light" w:eastAsia="阿里巴巴普惠体 2.0 45 Light" w:cs="阿里巴巴普惠体 2.0 45 Light"/>
              <w:lang w:val="en-US" w:eastAsia="zh-CN"/>
            </w:rPr>
          </w:rPrChange>
        </w:rPr>
        <w:t>如</w:t>
      </w:r>
      <w:ins w:id="2899" w:author="成成" w:date="2025-09-18T15:22:35Z">
        <w:r>
          <w:rPr>
            <w:rFonts w:hint="eastAsia" w:ascii="阿里巴巴普惠体 2.0 45 Light" w:hAnsi="阿里巴巴普惠体 2.0 45 Light" w:eastAsia="阿里巴巴普惠体 2.0 45 Light" w:cs="阿里巴巴普惠体 2.0 45 Light"/>
            <w:kern w:val="0"/>
            <w:sz w:val="24"/>
            <w:szCs w:val="24"/>
            <w:lang w:val="en-US" w:eastAsia="zh-CN"/>
            <w:rPrChange w:id="2900" w:author="成成" w:date="2025-09-18T15:46:48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2902" w:author="成成" w:date="2025-09-18T15:22:35Z">
        <w:r>
          <w:rPr>
            <w:rFonts w:hint="eastAsia" w:ascii="阿里巴巴普惠体 2.0 45 Light" w:hAnsi="阿里巴巴普惠体 2.0 45 Light" w:eastAsia="阿里巴巴普惠体 2.0 45 Light" w:cs="阿里巴巴普惠体 2.0 45 Light"/>
            <w:kern w:val="0"/>
            <w:sz w:val="24"/>
            <w:szCs w:val="24"/>
            <w:lang w:val="en-US" w:eastAsia="zh-CN"/>
            <w:rPrChange w:id="2903" w:author="成成" w:date="2025-09-18T15:46:48Z">
              <w:rPr>
                <w:rFonts w:hint="eastAsia" w:ascii="阿里巴巴普惠体 2.0 45 Light" w:hAnsi="阿里巴巴普惠体 2.0 45 Light" w:eastAsia="阿里巴巴普惠体 2.0 45 Light" w:cs="阿里巴巴普惠体 2.0 45 Light"/>
                <w:lang w:val="en-US" w:eastAsia="zh-CN"/>
              </w:rPr>
            </w:rPrChange>
          </w:rPr>
          <w:instrText xml:space="preserve"> REF _Ref31497 \h </w:instrText>
        </w:r>
      </w:ins>
      <w:ins w:id="2905" w:author="成成" w:date="2025-09-18T15:22:35Z">
        <w:r>
          <w:rPr>
            <w:rFonts w:hint="eastAsia" w:ascii="阿里巴巴普惠体 2.0 45 Light" w:hAnsi="阿里巴巴普惠体 2.0 45 Light" w:eastAsia="阿里巴巴普惠体 2.0 45 Light" w:cs="阿里巴巴普惠体 2.0 45 Light"/>
            <w:kern w:val="0"/>
            <w:sz w:val="24"/>
            <w:szCs w:val="24"/>
            <w:lang w:val="en-US" w:eastAsia="zh-CN"/>
            <w:rPrChange w:id="2906" w:author="成成" w:date="2025-09-18T15:46:48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2908" w:author="成成" w:date="2025-09-18T15:22:35Z">
        <w:r>
          <w:rPr>
            <w:rFonts w:hint="eastAsia" w:ascii="阿里巴巴普惠体 2.0 45 Light" w:hAnsi="阿里巴巴普惠体 2.0 45 Light" w:eastAsia="阿里巴巴普惠体 2.0 45 Light" w:cs="阿里巴巴普惠体 2.0 45 Light"/>
            <w:kern w:val="0"/>
            <w:sz w:val="24"/>
            <w:szCs w:val="24"/>
            <w:rPrChange w:id="2909" w:author="成成" w:date="2025-09-18T15:46:48Z">
              <w:rPr/>
            </w:rPrChange>
          </w:rPr>
          <w:t>表 18</w:t>
        </w:r>
      </w:ins>
      <w:ins w:id="2911" w:author="成成" w:date="2025-09-18T15:22:35Z">
        <w:r>
          <w:rPr>
            <w:rFonts w:hint="eastAsia" w:ascii="阿里巴巴普惠体 2.0 45 Light" w:hAnsi="阿里巴巴普惠体 2.0 45 Light" w:eastAsia="阿里巴巴普惠体 2.0 45 Light" w:cs="阿里巴巴普惠体 2.0 45 Light"/>
            <w:kern w:val="0"/>
            <w:sz w:val="24"/>
            <w:szCs w:val="24"/>
            <w:lang w:val="en-US" w:eastAsia="zh-CN"/>
            <w:rPrChange w:id="2912" w:author="成成" w:date="2025-09-18T15:46:48Z">
              <w:rPr>
                <w:rFonts w:hint="eastAsia" w:ascii="阿里巴巴普惠体 2.0 45 Light" w:hAnsi="阿里巴巴普惠体 2.0 45 Light" w:eastAsia="阿里巴巴普惠体 2.0 45 Light" w:cs="阿里巴巴普惠体 2.0 45 Light"/>
                <w:lang w:val="en-US" w:eastAsia="zh-CN"/>
              </w:rPr>
            </w:rPrChange>
          </w:rPr>
          <w:fldChar w:fldCharType="end"/>
        </w:r>
      </w:ins>
      <w:del w:id="2914" w:author="成成" w:date="2025-09-18T15:22:28Z">
        <w:r>
          <w:rPr>
            <w:rFonts w:hint="eastAsia" w:ascii="阿里巴巴普惠体 2.0 45 Light" w:hAnsi="阿里巴巴普惠体 2.0 45 Light" w:eastAsia="阿里巴巴普惠体 2.0 45 Light" w:cs="阿里巴巴普惠体 2.0 45 Light"/>
            <w:kern w:val="0"/>
            <w:sz w:val="24"/>
            <w:szCs w:val="24"/>
            <w:lang w:val="en-US" w:eastAsia="zh-CN"/>
            <w:rPrChange w:id="2915" w:author="成成" w:date="2025-09-18T15:46:48Z">
              <w:rPr>
                <w:rFonts w:hint="eastAsia" w:ascii="阿里巴巴普惠体 2.0 45 Light" w:hAnsi="阿里巴巴普惠体 2.0 45 Light" w:eastAsia="阿里巴巴普惠体 2.0 45 Light" w:cs="阿里巴巴普惠体 2.0 45 Light"/>
                <w:lang w:val="en-US" w:eastAsia="zh-CN"/>
              </w:rPr>
            </w:rPrChange>
          </w:rPr>
          <w:delText>表18</w:delText>
        </w:r>
      </w:del>
      <w:r>
        <w:rPr>
          <w:rFonts w:hint="eastAsia" w:ascii="阿里巴巴普惠体 2.0 45 Light" w:hAnsi="阿里巴巴普惠体 2.0 45 Light" w:eastAsia="阿里巴巴普惠体 2.0 45 Light" w:cs="阿里巴巴普惠体 2.0 45 Light"/>
          <w:kern w:val="0"/>
          <w:sz w:val="24"/>
          <w:szCs w:val="24"/>
          <w:lang w:val="en-US" w:eastAsia="zh-CN"/>
          <w:rPrChange w:id="2917" w:author="成成" w:date="2025-09-18T15:46:48Z">
            <w:rPr>
              <w:rFonts w:hint="eastAsia" w:ascii="阿里巴巴普惠体 2.0 45 Light" w:hAnsi="阿里巴巴普惠体 2.0 45 Light" w:eastAsia="阿里巴巴普惠体 2.0 45 Light" w:cs="阿里巴巴普惠体 2.0 45 Light"/>
              <w:lang w:val="en-US" w:eastAsia="zh-CN"/>
            </w:rPr>
          </w:rPrChange>
        </w:rPr>
        <w:t>所示：</w:t>
      </w:r>
    </w:p>
    <w:p w14:paraId="50A31E43">
      <w:pPr>
        <w:pStyle w:val="120"/>
        <w:jc w:val="center"/>
        <w:rPr>
          <w:rFonts w:hint="eastAsia" w:ascii="阿里巴巴普惠体 2.0 45 Light" w:hAnsi="阿里巴巴普惠体 2.0 45 Light" w:eastAsia="阿里巴巴普惠体 2.0 45 Light" w:cs="阿里巴巴普惠体 2.0 45 Light"/>
        </w:rPr>
      </w:pPr>
      <w:ins w:id="2918" w:author="成成" w:date="2025-09-18T15:22:24Z">
        <w:bookmarkStart w:id="273" w:name="_Ref31497"/>
        <w:bookmarkStart w:id="274" w:name="_Ref9215"/>
        <w:r>
          <w:rPr/>
          <w:t xml:space="preserve">表 </w:t>
        </w:r>
      </w:ins>
      <w:ins w:id="2919" w:author="成成" w:date="2025-09-18T15:22:24Z">
        <w:r>
          <w:rPr/>
          <w:fldChar w:fldCharType="begin"/>
        </w:r>
      </w:ins>
      <w:ins w:id="2920" w:author="成成" w:date="2025-09-18T15:22:24Z">
        <w:r>
          <w:rPr/>
          <w:instrText xml:space="preserve"> SEQ 表 \* ARABIC </w:instrText>
        </w:r>
      </w:ins>
      <w:ins w:id="2921" w:author="成成" w:date="2025-09-18T15:22:24Z">
        <w:r>
          <w:rPr/>
          <w:fldChar w:fldCharType="separate"/>
        </w:r>
      </w:ins>
      <w:ins w:id="2922" w:author="成成" w:date="2025-09-18T16:08:19Z">
        <w:r>
          <w:rPr/>
          <w:t>18</w:t>
        </w:r>
      </w:ins>
      <w:ins w:id="2923" w:author="成成" w:date="2025-09-18T15:22:24Z">
        <w:r>
          <w:rPr/>
          <w:fldChar w:fldCharType="end"/>
        </w:r>
        <w:bookmarkEnd w:id="273"/>
      </w:ins>
      <w:del w:id="2924" w:author="成成" w:date="2025-09-18T15:22:21Z">
        <w:r>
          <w:rPr>
            <w:rFonts w:hint="eastAsia" w:ascii="阿里巴巴普惠体 2.0 45 Light" w:hAnsi="阿里巴巴普惠体 2.0 45 Light" w:eastAsia="阿里巴巴普惠体 2.0 45 Light" w:cs="阿里巴巴普惠体 2.0 45 Light"/>
          </w:rPr>
          <w:delText>表</w:delText>
        </w:r>
      </w:del>
      <w:del w:id="2925" w:author="成成" w:date="2025-09-18T15:22:20Z">
        <w:r>
          <w:rPr>
            <w:rFonts w:hint="eastAsia" w:ascii="阿里巴巴普惠体 2.0 45 Light" w:hAnsi="阿里巴巴普惠体 2.0 45 Light" w:eastAsia="阿里巴巴普惠体 2.0 45 Light" w:cs="阿里巴巴普惠体 2.0 45 Light"/>
          </w:rPr>
          <w:delText xml:space="preserve"> </w:delText>
        </w:r>
        <w:bookmarkEnd w:id="274"/>
      </w:del>
      <w:del w:id="2926" w:author="成成" w:date="2025-09-18T15:22:20Z">
        <w:r>
          <w:rPr>
            <w:rFonts w:hint="eastAsia" w:ascii="阿里巴巴普惠体 2.0 45 Light" w:hAnsi="阿里巴巴普惠体 2.0 45 Light" w:eastAsia="阿里巴巴普惠体 2.0 45 Light" w:cs="阿里巴巴普惠体 2.0 45 Light"/>
            <w:lang w:val="en-US" w:eastAsia="zh-CN"/>
          </w:rPr>
          <w:delText>18</w:delText>
        </w:r>
      </w:del>
      <w:r>
        <w:rPr>
          <w:rFonts w:hint="eastAsia" w:ascii="阿里巴巴普惠体 2.0 45 Light" w:hAnsi="阿里巴巴普惠体 2.0 45 Light" w:eastAsia="阿里巴巴普惠体 2.0 45 Light" w:cs="阿里巴巴普惠体 2.0 45 Light"/>
          <w:lang w:val="en-US" w:eastAsia="zh-CN"/>
        </w:rPr>
        <w:t xml:space="preserve"> Modbus从站应答帧</w:t>
      </w:r>
    </w:p>
    <w:tbl>
      <w:tblPr>
        <w:tblStyle w:val="24"/>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1"/>
        <w:gridCol w:w="1081"/>
        <w:gridCol w:w="883"/>
        <w:gridCol w:w="1279"/>
        <w:gridCol w:w="1252"/>
        <w:gridCol w:w="1252"/>
        <w:gridCol w:w="1272"/>
        <w:gridCol w:w="801"/>
      </w:tblGrid>
      <w:tr w14:paraId="261C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7" w:type="dxa"/>
            <w:vMerge w:val="restart"/>
            <w:tcBorders>
              <w:tl2br w:val="nil"/>
              <w:tr2bl w:val="nil"/>
            </w:tcBorders>
            <w:shd w:val="clear" w:color="auto" w:fill="auto"/>
            <w:noWrap w:val="0"/>
            <w:vAlign w:val="center"/>
          </w:tcPr>
          <w:p w14:paraId="54C554D4">
            <w:pPr>
              <w:pStyle w:val="111"/>
              <w:spacing w:line="240" w:lineRule="auto"/>
              <w:ind w:firstLineChars="0"/>
              <w:jc w:val="center"/>
              <w:rPr>
                <w:rFonts w:hint="eastAsia" w:ascii="阿里巴巴普惠体 2.0 45 Light" w:hAnsi="阿里巴巴普惠体 2.0 45 Light" w:eastAsia="阿里巴巴普惠体 2.0 45 Light" w:cs="阿里巴巴普惠体 2.0 45 Light"/>
                <w:b w:val="0"/>
                <w:bCs w:val="0"/>
                <w:color w:val="000000"/>
                <w:sz w:val="21"/>
                <w:szCs w:val="20"/>
              </w:rPr>
            </w:pPr>
            <w:r>
              <w:rPr>
                <w:rFonts w:hint="eastAsia" w:ascii="阿里巴巴普惠体 2.0 45 Light" w:hAnsi="阿里巴巴普惠体 2.0 45 Light" w:eastAsia="阿里巴巴普惠体 2.0 45 Light" w:cs="阿里巴巴普惠体 2.0 45 Light"/>
                <w:b w:val="0"/>
                <w:bCs w:val="0"/>
                <w:color w:val="000000"/>
                <w:sz w:val="21"/>
                <w:szCs w:val="20"/>
              </w:rPr>
              <w:t>从站应答帧格式</w:t>
            </w:r>
          </w:p>
        </w:tc>
        <w:tc>
          <w:tcPr>
            <w:tcW w:w="1077" w:type="dxa"/>
            <w:tcBorders>
              <w:tl2br w:val="nil"/>
              <w:tr2bl w:val="nil"/>
            </w:tcBorders>
            <w:shd w:val="clear" w:color="auto" w:fill="auto"/>
            <w:noWrap w:val="0"/>
            <w:vAlign w:val="center"/>
          </w:tcPr>
          <w:p w14:paraId="0403705F">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从站地址</w:t>
            </w:r>
          </w:p>
        </w:tc>
        <w:tc>
          <w:tcPr>
            <w:tcW w:w="880" w:type="dxa"/>
            <w:tcBorders>
              <w:tl2br w:val="nil"/>
              <w:tr2bl w:val="nil"/>
            </w:tcBorders>
            <w:shd w:val="clear" w:color="auto" w:fill="auto"/>
            <w:noWrap w:val="0"/>
            <w:vAlign w:val="center"/>
          </w:tcPr>
          <w:p w14:paraId="6B9D5A75">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功能码</w:t>
            </w:r>
          </w:p>
        </w:tc>
        <w:tc>
          <w:tcPr>
            <w:tcW w:w="1274" w:type="dxa"/>
            <w:tcBorders>
              <w:tl2br w:val="nil"/>
              <w:tr2bl w:val="nil"/>
            </w:tcBorders>
            <w:shd w:val="clear" w:color="auto" w:fill="auto"/>
            <w:noWrap w:val="0"/>
            <w:vAlign w:val="center"/>
          </w:tcPr>
          <w:p w14:paraId="5C568807">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起始寄存器（高位）</w:t>
            </w:r>
          </w:p>
        </w:tc>
        <w:tc>
          <w:tcPr>
            <w:tcW w:w="1247" w:type="dxa"/>
            <w:tcBorders>
              <w:tl2br w:val="nil"/>
              <w:tr2bl w:val="nil"/>
            </w:tcBorders>
            <w:shd w:val="clear" w:color="auto" w:fill="auto"/>
            <w:noWrap w:val="0"/>
            <w:vAlign w:val="center"/>
          </w:tcPr>
          <w:p w14:paraId="4B2BD6EC">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起始寄存器（低位）</w:t>
            </w:r>
          </w:p>
        </w:tc>
        <w:tc>
          <w:tcPr>
            <w:tcW w:w="1247" w:type="dxa"/>
            <w:tcBorders>
              <w:tl2br w:val="nil"/>
              <w:tr2bl w:val="nil"/>
            </w:tcBorders>
            <w:shd w:val="clear" w:color="auto" w:fill="auto"/>
            <w:noWrap w:val="0"/>
            <w:vAlign w:val="center"/>
          </w:tcPr>
          <w:p w14:paraId="5DDCD7DB">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寄存器数量（高位）</w:t>
            </w:r>
          </w:p>
        </w:tc>
        <w:tc>
          <w:tcPr>
            <w:tcW w:w="1267" w:type="dxa"/>
            <w:tcBorders>
              <w:tl2br w:val="nil"/>
              <w:tr2bl w:val="nil"/>
            </w:tcBorders>
            <w:shd w:val="clear" w:color="auto" w:fill="auto"/>
            <w:noWrap w:val="0"/>
            <w:vAlign w:val="center"/>
          </w:tcPr>
          <w:p w14:paraId="2A3F41A2">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寄存器数量（低位）</w:t>
            </w:r>
          </w:p>
        </w:tc>
        <w:tc>
          <w:tcPr>
            <w:tcW w:w="798" w:type="dxa"/>
            <w:tcBorders>
              <w:tl2br w:val="nil"/>
              <w:tr2bl w:val="nil"/>
            </w:tcBorders>
            <w:shd w:val="clear" w:color="auto" w:fill="auto"/>
            <w:noWrap w:val="0"/>
            <w:vAlign w:val="center"/>
          </w:tcPr>
          <w:p w14:paraId="49390AB1">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CRC</w:t>
            </w:r>
          </w:p>
        </w:tc>
      </w:tr>
      <w:tr w14:paraId="73FF6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7" w:type="dxa"/>
            <w:vMerge w:val="continue"/>
            <w:tcBorders>
              <w:tl2br w:val="nil"/>
              <w:tr2bl w:val="nil"/>
            </w:tcBorders>
            <w:shd w:val="clear" w:color="auto" w:fill="auto"/>
            <w:noWrap w:val="0"/>
            <w:vAlign w:val="center"/>
          </w:tcPr>
          <w:p w14:paraId="09B8DE7D">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p>
        </w:tc>
        <w:tc>
          <w:tcPr>
            <w:tcW w:w="1077" w:type="dxa"/>
            <w:tcBorders>
              <w:tl2br w:val="nil"/>
              <w:tr2bl w:val="nil"/>
            </w:tcBorders>
            <w:shd w:val="clear" w:color="auto" w:fill="auto"/>
            <w:noWrap w:val="0"/>
            <w:vAlign w:val="center"/>
          </w:tcPr>
          <w:p w14:paraId="4B143493">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w:t>
            </w:r>
            <w:r>
              <w:rPr>
                <w:rFonts w:hint="eastAsia" w:ascii="阿里巴巴普惠体 2.0 45 Light" w:hAnsi="阿里巴巴普惠体 2.0 45 Light" w:eastAsia="阿里巴巴普惠体 2.0 45 Light" w:cs="阿里巴巴普惠体 2.0 45 Light"/>
                <w:color w:val="000000"/>
                <w:sz w:val="21"/>
                <w:szCs w:val="20"/>
                <w:lang w:val="en-US" w:eastAsia="zh-CN"/>
              </w:rPr>
              <w:t>0</w:t>
            </w:r>
            <w:r>
              <w:rPr>
                <w:rFonts w:hint="eastAsia" w:ascii="阿里巴巴普惠体 2.0 45 Light" w:hAnsi="阿里巴巴普惠体 2.0 45 Light" w:eastAsia="阿里巴巴普惠体 2.0 45 Light" w:cs="阿里巴巴普惠体 2.0 45 Light"/>
                <w:color w:val="000000"/>
                <w:sz w:val="21"/>
                <w:szCs w:val="20"/>
              </w:rPr>
              <w:t>1</w:t>
            </w:r>
          </w:p>
        </w:tc>
        <w:tc>
          <w:tcPr>
            <w:tcW w:w="880" w:type="dxa"/>
            <w:tcBorders>
              <w:tl2br w:val="nil"/>
              <w:tr2bl w:val="nil"/>
            </w:tcBorders>
            <w:shd w:val="clear" w:color="auto" w:fill="auto"/>
            <w:noWrap w:val="0"/>
            <w:vAlign w:val="center"/>
          </w:tcPr>
          <w:p w14:paraId="7588235A">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0x10</w:t>
            </w:r>
          </w:p>
        </w:tc>
        <w:tc>
          <w:tcPr>
            <w:tcW w:w="1274" w:type="dxa"/>
            <w:tcBorders>
              <w:tl2br w:val="nil"/>
              <w:tr2bl w:val="nil"/>
            </w:tcBorders>
            <w:shd w:val="clear" w:color="auto" w:fill="auto"/>
            <w:noWrap w:val="0"/>
            <w:vAlign w:val="center"/>
          </w:tcPr>
          <w:p w14:paraId="3439319E">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0x00</w:t>
            </w:r>
          </w:p>
        </w:tc>
        <w:tc>
          <w:tcPr>
            <w:tcW w:w="1247" w:type="dxa"/>
            <w:tcBorders>
              <w:tl2br w:val="nil"/>
              <w:tr2bl w:val="nil"/>
            </w:tcBorders>
            <w:shd w:val="clear" w:color="auto" w:fill="auto"/>
            <w:noWrap w:val="0"/>
            <w:vAlign w:val="center"/>
          </w:tcPr>
          <w:p w14:paraId="511559C1">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0x01</w:t>
            </w:r>
          </w:p>
        </w:tc>
        <w:tc>
          <w:tcPr>
            <w:tcW w:w="1247" w:type="dxa"/>
            <w:tcBorders>
              <w:tl2br w:val="nil"/>
              <w:tr2bl w:val="nil"/>
            </w:tcBorders>
            <w:shd w:val="clear" w:color="auto" w:fill="auto"/>
            <w:noWrap w:val="0"/>
            <w:vAlign w:val="center"/>
          </w:tcPr>
          <w:p w14:paraId="4FF15B6B">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0x00</w:t>
            </w:r>
          </w:p>
        </w:tc>
        <w:tc>
          <w:tcPr>
            <w:tcW w:w="1267" w:type="dxa"/>
            <w:tcBorders>
              <w:tl2br w:val="nil"/>
              <w:tr2bl w:val="nil"/>
            </w:tcBorders>
            <w:shd w:val="clear" w:color="auto" w:fill="auto"/>
            <w:noWrap w:val="0"/>
            <w:vAlign w:val="center"/>
          </w:tcPr>
          <w:p w14:paraId="13D3B95D">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0x02</w:t>
            </w:r>
          </w:p>
        </w:tc>
        <w:tc>
          <w:tcPr>
            <w:tcW w:w="798" w:type="dxa"/>
            <w:tcBorders>
              <w:tl2br w:val="nil"/>
              <w:tr2bl w:val="nil"/>
            </w:tcBorders>
            <w:shd w:val="clear" w:color="auto" w:fill="auto"/>
            <w:noWrap w:val="0"/>
            <w:vAlign w:val="center"/>
          </w:tcPr>
          <w:p w14:paraId="3D4A5201">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XXXX</w:t>
            </w:r>
          </w:p>
        </w:tc>
      </w:tr>
    </w:tbl>
    <w:p w14:paraId="084375E9">
      <w:pPr>
        <w:pStyle w:val="3"/>
        <w:ind w:firstLine="0" w:firstLineChars="0"/>
        <w:rPr>
          <w:rFonts w:hint="eastAsia" w:ascii="阿里巴巴普惠体 2.0 45 Light" w:hAnsi="阿里巴巴普惠体 2.0 45 Light" w:eastAsia="阿里巴巴普惠体 2.0 45 Light" w:cs="阿里巴巴普惠体 2.0 45 Light"/>
        </w:rPr>
      </w:pPr>
    </w:p>
    <w:p w14:paraId="726EE0C1">
      <w:pPr>
        <w:pStyle w:val="4"/>
        <w:numPr>
          <w:ilvl w:val="-1"/>
          <w:numId w:val="0"/>
        </w:numPr>
        <w:ind w:left="0" w:leftChars="0" w:firstLine="276" w:firstLineChars="100"/>
        <w:rPr>
          <w:rFonts w:hint="eastAsia" w:ascii="阿里巴巴普惠体 2.0 45 Light" w:hAnsi="阿里巴巴普惠体 2.0 45 Light" w:eastAsia="阿里巴巴普惠体 2.0 45 Light" w:cs="阿里巴巴普惠体 2.0 45 Light"/>
          <w:b/>
          <w:bCs/>
          <w:sz w:val="24"/>
          <w:rPrChange w:id="2927" w:author="成成" w:date="2025-09-18T16:13:48Z">
            <w:rPr>
              <w:rFonts w:hint="eastAsia" w:ascii="阿里巴巴普惠体 2.0 45 Light" w:hAnsi="阿里巴巴普惠体 2.0 45 Light" w:eastAsia="阿里巴巴普惠体 2.0 45 Light" w:cs="阿里巴巴普惠体 2.0 45 Light"/>
            </w:rPr>
          </w:rPrChange>
        </w:rPr>
      </w:pPr>
      <w:bookmarkStart w:id="275" w:name="_Toc28317"/>
      <w:bookmarkStart w:id="276" w:name="_Toc31041"/>
      <w:bookmarkStart w:id="277" w:name="_Toc28553"/>
      <w:bookmarkStart w:id="278" w:name="_Toc7006"/>
      <w:bookmarkStart w:id="279" w:name="_Toc23580"/>
      <w:bookmarkStart w:id="280" w:name="_Toc18084"/>
      <w:bookmarkStart w:id="281" w:name="_Toc11976"/>
      <w:bookmarkStart w:id="282" w:name="_Toc6602"/>
      <w:bookmarkStart w:id="283" w:name="_Toc30575"/>
      <w:bookmarkStart w:id="284" w:name="_Toc9098"/>
      <w:bookmarkStart w:id="285" w:name="_Toc23117"/>
      <w:bookmarkStart w:id="286" w:name="_Toc22151"/>
      <w:bookmarkStart w:id="287" w:name="_Toc23231"/>
      <w:bookmarkStart w:id="288" w:name="_Toc21939199"/>
      <w:r>
        <w:rPr>
          <w:rStyle w:val="38"/>
          <w:rFonts w:hint="eastAsia" w:ascii="阿里巴巴普惠体 2.0 45 Light" w:hAnsi="阿里巴巴普惠体 2.0 45 Light" w:eastAsia="阿里巴巴普惠体 2.0 45 Light" w:cs="阿里巴巴普惠体 2.0 45 Light"/>
          <w:lang w:val="en-US" w:eastAsia="zh-CN"/>
        </w:rPr>
        <w:t xml:space="preserve">2.4 </w:t>
      </w:r>
      <w:r>
        <w:rPr>
          <w:rFonts w:hint="eastAsia" w:ascii="阿里巴巴普惠体 2.0 45 Light" w:hAnsi="阿里巴巴普惠体 2.0 45 Light" w:eastAsia="阿里巴巴普惠体 2.0 45 Light" w:cs="阿里巴巴普惠体 2.0 45 Light"/>
          <w:b/>
          <w:bCs/>
          <w:sz w:val="24"/>
          <w:lang w:val="en-US" w:eastAsia="zh-CN"/>
          <w:rPrChange w:id="2928" w:author="成成" w:date="2025-09-18T16:13:48Z">
            <w:rPr>
              <w:rFonts w:hint="eastAsia" w:ascii="阿里巴巴普惠体 2.0 45 Light" w:hAnsi="阿里巴巴普惠体 2.0 45 Light" w:eastAsia="阿里巴巴普惠体 2.0 45 Light" w:cs="阿里巴巴普惠体 2.0 45 Light"/>
              <w:lang w:val="en-US" w:eastAsia="zh-CN"/>
            </w:rPr>
          </w:rPrChange>
        </w:rPr>
        <w:t>CANFD 协议概要</w:t>
      </w:r>
      <w:bookmarkEnd w:id="275"/>
      <w:bookmarkEnd w:id="276"/>
      <w:bookmarkEnd w:id="277"/>
      <w:bookmarkEnd w:id="278"/>
      <w:bookmarkEnd w:id="279"/>
      <w:bookmarkEnd w:id="280"/>
      <w:bookmarkEnd w:id="281"/>
      <w:bookmarkEnd w:id="282"/>
      <w:bookmarkEnd w:id="283"/>
      <w:bookmarkEnd w:id="284"/>
      <w:bookmarkEnd w:id="285"/>
      <w:bookmarkEnd w:id="286"/>
      <w:bookmarkEnd w:id="287"/>
    </w:p>
    <w:p w14:paraId="2A0F0E5B">
      <w:pPr>
        <w:pStyle w:val="32"/>
        <w:bidi w:val="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CAN FD 是基于传统CAN总线升级的高性能通信协议，专为满足现代工业设备对更高带宽和更大数据容量的需求而设计。</w:t>
      </w:r>
    </w:p>
    <w:p w14:paraId="450B0B7C">
      <w:pPr>
        <w:pStyle w:val="32"/>
        <w:bidi w:val="0"/>
        <w:ind w:left="0" w:leftChars="0" w:firstLine="708" w:firstLineChars="30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CANFD默认配置：仲裁域1Mbps（80%），数据域5Mbps（80%）。</w:t>
      </w:r>
    </w:p>
    <w:p w14:paraId="5719AE92">
      <w:pPr>
        <w:pStyle w:val="5"/>
        <w:numPr>
          <w:ilvl w:val="-1"/>
          <w:numId w:val="0"/>
        </w:numPr>
        <w:ind w:left="397" w:firstLine="0"/>
        <w:rPr>
          <w:rFonts w:hint="eastAsia" w:ascii="阿里巴巴普惠体 2.0 45 Light" w:hAnsi="阿里巴巴普惠体 2.0 45 Light" w:eastAsia="阿里巴巴普惠体 2.0 45 Light" w:cs="阿里巴巴普惠体 2.0 45 Light"/>
          <w:b/>
          <w:bCs/>
          <w:rPrChange w:id="2929" w:author="成成" w:date="2025-09-18T16:13:52Z">
            <w:rPr>
              <w:rFonts w:hint="eastAsia" w:ascii="阿里巴巴普惠体 2.0 45 Light" w:hAnsi="阿里巴巴普惠体 2.0 45 Light" w:eastAsia="阿里巴巴普惠体 2.0 45 Light" w:cs="阿里巴巴普惠体 2.0 45 Light"/>
            </w:rPr>
          </w:rPrChange>
        </w:rPr>
      </w:pPr>
      <w:bookmarkStart w:id="289" w:name="_Toc7945"/>
      <w:bookmarkStart w:id="290" w:name="_Toc26894"/>
      <w:bookmarkStart w:id="291" w:name="_Toc27163"/>
      <w:bookmarkStart w:id="292" w:name="_Toc8688"/>
      <w:bookmarkStart w:id="293" w:name="_Toc11224"/>
      <w:bookmarkStart w:id="294" w:name="_Toc30336"/>
      <w:bookmarkStart w:id="295" w:name="_Toc7436"/>
      <w:bookmarkStart w:id="296" w:name="_Toc4187"/>
      <w:bookmarkStart w:id="297" w:name="_Toc7992"/>
      <w:bookmarkStart w:id="298" w:name="_Toc8199"/>
      <w:bookmarkStart w:id="299" w:name="_Toc11371"/>
      <w:r>
        <w:rPr>
          <w:rFonts w:hint="eastAsia" w:ascii="阿里巴巴普惠体 2.0 45 Light" w:hAnsi="阿里巴巴普惠体 2.0 45 Light" w:eastAsia="阿里巴巴普惠体 2.0 45 Light" w:cs="阿里巴巴普惠体 2.0 45 Light"/>
          <w:lang w:val="en-US" w:eastAsia="zh-CN"/>
        </w:rPr>
        <w:t>2.4.1</w:t>
      </w:r>
      <w:r>
        <w:rPr>
          <w:rFonts w:hint="eastAsia" w:ascii="阿里巴巴普惠体 2.0 45 Light" w:hAnsi="阿里巴巴普惠体 2.0 45 Light" w:eastAsia="阿里巴巴普惠体 2.0 45 Light" w:cs="阿里巴巴普惠体 2.0 45 Light"/>
          <w:b/>
          <w:bCs/>
          <w:lang w:val="en-US" w:eastAsia="zh-CN"/>
          <w:rPrChange w:id="2930" w:author="成成" w:date="2025-09-18T16:13:52Z">
            <w:rPr>
              <w:rFonts w:hint="eastAsia" w:ascii="阿里巴巴普惠体 2.0 45 Light" w:hAnsi="阿里巴巴普惠体 2.0 45 Light" w:eastAsia="阿里巴巴普惠体 2.0 45 Light" w:cs="阿里巴巴普惠体 2.0 45 Light"/>
              <w:lang w:val="en-US" w:eastAsia="zh-CN"/>
            </w:rPr>
          </w:rPrChange>
        </w:rPr>
        <w:t xml:space="preserve"> CANFD拓展帧格式说明</w:t>
      </w:r>
      <w:bookmarkEnd w:id="289"/>
      <w:bookmarkEnd w:id="290"/>
      <w:bookmarkEnd w:id="291"/>
      <w:bookmarkEnd w:id="292"/>
      <w:bookmarkEnd w:id="293"/>
      <w:bookmarkEnd w:id="294"/>
      <w:bookmarkEnd w:id="295"/>
      <w:bookmarkEnd w:id="296"/>
      <w:bookmarkEnd w:id="297"/>
      <w:bookmarkEnd w:id="298"/>
      <w:bookmarkEnd w:id="299"/>
    </w:p>
    <w:p w14:paraId="4BB6F2A9">
      <w:pPr>
        <w:pStyle w:val="32"/>
        <w:bidi w:val="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CANFD拓展帧格式</w:t>
      </w:r>
      <w:r>
        <w:rPr>
          <w:rFonts w:hint="eastAsia" w:ascii="阿里巴巴普惠体 2.0 45 Light" w:hAnsi="阿里巴巴普惠体 2.0 45 Light" w:eastAsia="阿里巴巴普惠体 2.0 45 Light" w:cs="阿里巴巴普惠体 2.0 45 Light"/>
        </w:rPr>
        <w:t>采用扩展标示符、数据帧格式。不使用标准标示符及远程帧。其中扩展标示符共29位，从低位至高位定义如下：</w:t>
      </w:r>
    </w:p>
    <w:p w14:paraId="55C4B3A0">
      <w:pPr>
        <w:pStyle w:val="32"/>
        <w:bidi w:val="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B</w:t>
      </w:r>
      <w:r>
        <w:rPr>
          <w:rFonts w:hint="eastAsia" w:ascii="阿里巴巴普惠体 2.0 45 Light" w:hAnsi="阿里巴巴普惠体 2.0 45 Light" w:eastAsia="阿里巴巴普惠体 2.0 45 Light" w:cs="阿里巴巴普惠体 2.0 45 Light"/>
        </w:rPr>
        <w:t>it0~</w:t>
      </w:r>
      <w:r>
        <w:rPr>
          <w:rFonts w:hint="eastAsia" w:ascii="阿里巴巴普惠体 2.0 45 Light" w:hAnsi="阿里巴巴普惠体 2.0 45 Light" w:eastAsia="阿里巴巴普惠体 2.0 45 Light" w:cs="阿里巴巴普惠体 2.0 45 Light"/>
          <w:lang w:val="en-US" w:eastAsia="zh-CN"/>
        </w:rPr>
        <w:t>7：灵巧手ID，</w:t>
      </w:r>
      <w:r>
        <w:rPr>
          <w:rFonts w:hint="eastAsia" w:ascii="阿里巴巴普惠体 2.0 45 Light" w:hAnsi="阿里巴巴普惠体 2.0 45 Light" w:eastAsia="阿里巴巴普惠体 2.0 45 Light" w:cs="阿里巴巴普惠体 2.0 45 Light"/>
        </w:rPr>
        <w:t>最大支持</w:t>
      </w:r>
      <w:r>
        <w:rPr>
          <w:rFonts w:hint="eastAsia" w:ascii="阿里巴巴普惠体 2.0 45 Light" w:hAnsi="阿里巴巴普惠体 2.0 45 Light" w:eastAsia="阿里巴巴普惠体 2.0 45 Light" w:cs="阿里巴巴普惠体 2.0 45 Light"/>
          <w:lang w:val="en-US" w:eastAsia="zh-CN"/>
        </w:rPr>
        <w:t>254</w:t>
      </w:r>
      <w:r>
        <w:rPr>
          <w:rFonts w:hint="eastAsia" w:ascii="阿里巴巴普惠体 2.0 45 Light" w:hAnsi="阿里巴巴普惠体 2.0 45 Light" w:eastAsia="阿里巴巴普惠体 2.0 45 Light" w:cs="阿里巴巴普惠体 2.0 45 Light"/>
        </w:rPr>
        <w:t>个设备。</w:t>
      </w:r>
    </w:p>
    <w:p w14:paraId="7C478717">
      <w:pPr>
        <w:pStyle w:val="12"/>
        <w:tabs>
          <w:tab w:val="left" w:pos="420"/>
          <w:tab w:val="left" w:pos="851"/>
        </w:tabs>
        <w:bidi w:val="0"/>
        <w:rPr>
          <w:rFonts w:hint="eastAsia" w:ascii="阿里巴巴普惠体 2.0 45 Light" w:hAnsi="阿里巴巴普惠体 2.0 45 Light" w:eastAsia="阿里巴巴普惠体 2.0 45 Light" w:cs="阿里巴巴普惠体 2.0 45 Light"/>
        </w:rPr>
        <w:pPrChange w:id="2931" w:author="成成" w:date="2025-09-18T15:22:49Z">
          <w:pPr>
            <w:pStyle w:val="32"/>
            <w:bidi w:val="0"/>
          </w:pPr>
        </w:pPrChange>
      </w:pPr>
      <w:r>
        <w:rPr>
          <w:rFonts w:hint="eastAsia" w:ascii="阿里巴巴普惠体 2.0 45 Light" w:hAnsi="阿里巴巴普惠体 2.0 45 Light" w:eastAsia="阿里巴巴普惠体 2.0 45 Light" w:cs="阿里巴巴普惠体 2.0 45 Light"/>
        </w:rPr>
        <w:t>Bit</w:t>
      </w:r>
      <w:r>
        <w:rPr>
          <w:rFonts w:hint="eastAsia" w:ascii="阿里巴巴普惠体 2.0 45 Light" w:hAnsi="阿里巴巴普惠体 2.0 45 Light" w:eastAsia="阿里巴巴普惠体 2.0 45 Light" w:cs="阿里巴巴普惠体 2.0 45 Light"/>
          <w:lang w:val="en-US" w:eastAsia="zh-CN"/>
        </w:rPr>
        <w:t>8</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19</w:t>
      </w:r>
      <w:r>
        <w:rPr>
          <w:rFonts w:hint="eastAsia" w:ascii="阿里巴巴普惠体 2.0 45 Light" w:hAnsi="阿里巴巴普惠体 2.0 45 Light" w:eastAsia="阿里巴巴普惠体 2.0 45 Light" w:cs="阿里巴巴普惠体 2.0 45 Light"/>
        </w:rPr>
        <w:t>：要操作寄存器的起始地址。</w:t>
      </w:r>
    </w:p>
    <w:p w14:paraId="2C52A137">
      <w:pPr>
        <w:pStyle w:val="32"/>
        <w:bidi w:val="0"/>
        <w:ind w:left="0" w:leftChars="0" w:firstLine="1180" w:firstLineChars="50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Bit</w:t>
      </w:r>
      <w:r>
        <w:rPr>
          <w:rFonts w:hint="eastAsia" w:ascii="阿里巴巴普惠体 2.0 45 Light" w:hAnsi="阿里巴巴普惠体 2.0 45 Light" w:eastAsia="阿里巴巴普惠体 2.0 45 Light" w:cs="阿里巴巴普惠体 2.0 45 Light"/>
          <w:lang w:val="en-US" w:eastAsia="zh-CN"/>
        </w:rPr>
        <w:t>20</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27</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数据帧有效数据长度</w:t>
      </w:r>
      <w:r>
        <w:rPr>
          <w:rFonts w:hint="eastAsia" w:ascii="阿里巴巴普惠体 2.0 45 Light" w:hAnsi="阿里巴巴普惠体 2.0 45 Light" w:eastAsia="阿里巴巴普惠体 2.0 45 Light" w:cs="阿里巴巴普惠体 2.0 45 Light"/>
        </w:rPr>
        <w:t>。</w:t>
      </w:r>
    </w:p>
    <w:p w14:paraId="337C4189">
      <w:pPr>
        <w:pStyle w:val="32"/>
        <w:bidi w:val="0"/>
        <w:rPr>
          <w:rFonts w:hint="eastAsia" w:ascii="阿里巴巴普惠体 2.0 45 Light" w:hAnsi="阿里巴巴普惠体 2.0 45 Light" w:eastAsia="阿里巴巴普惠体 2.0 45 Light" w:cs="阿里巴巴普惠体 2.0 45 Light"/>
          <w:lang w:eastAsia="zh-CN"/>
        </w:rPr>
      </w:pPr>
      <w:r>
        <w:rPr>
          <w:rFonts w:hint="eastAsia" w:ascii="阿里巴巴普惠体 2.0 45 Light" w:hAnsi="阿里巴巴普惠体 2.0 45 Light" w:eastAsia="阿里巴巴普惠体 2.0 45 Light" w:cs="阿里巴巴普惠体 2.0 45 Light"/>
          <w:lang w:val="en-US" w:eastAsia="zh-CN"/>
        </w:rPr>
        <w:t>B</w:t>
      </w:r>
      <w:r>
        <w:rPr>
          <w:rFonts w:hint="eastAsia" w:ascii="阿里巴巴普惠体 2.0 45 Light" w:hAnsi="阿里巴巴普惠体 2.0 45 Light" w:eastAsia="阿里巴巴普惠体 2.0 45 Light" w:cs="阿里巴巴普惠体 2.0 45 Light"/>
        </w:rPr>
        <w:t>it</w:t>
      </w:r>
      <w:r>
        <w:rPr>
          <w:rFonts w:hint="eastAsia" w:ascii="阿里巴巴普惠体 2.0 45 Light" w:hAnsi="阿里巴巴普惠体 2.0 45 Light" w:eastAsia="阿里巴巴普惠体 2.0 45 Light" w:cs="阿里巴巴普惠体 2.0 45 Light"/>
          <w:lang w:val="en-US" w:eastAsia="zh-CN"/>
        </w:rPr>
        <w:t>28</w:t>
      </w:r>
      <w:r>
        <w:rPr>
          <w:rFonts w:hint="eastAsia" w:ascii="阿里巴巴普惠体 2.0 45 Light" w:hAnsi="阿里巴巴普惠体 2.0 45 Light" w:eastAsia="阿里巴巴普惠体 2.0 45 Light" w:cs="阿里巴巴普惠体 2.0 45 Light"/>
        </w:rPr>
        <w:t>：读写标志位，0表示为读</w:t>
      </w:r>
      <w:r>
        <w:rPr>
          <w:rFonts w:hint="eastAsia" w:ascii="阿里巴巴普惠体 2.0 45 Light" w:hAnsi="阿里巴巴普惠体 2.0 45 Light" w:eastAsia="阿里巴巴普惠体 2.0 45 Light" w:cs="阿里巴巴普惠体 2.0 45 Light"/>
          <w:lang w:val="en-US" w:eastAsia="zh-CN"/>
        </w:rPr>
        <w:t>灵巧手</w:t>
      </w:r>
      <w:r>
        <w:rPr>
          <w:rFonts w:hint="eastAsia" w:ascii="阿里巴巴普惠体 2.0 45 Light" w:hAnsi="阿里巴巴普惠体 2.0 45 Light" w:eastAsia="阿里巴巴普惠体 2.0 45 Light" w:cs="阿里巴巴普惠体 2.0 45 Light"/>
        </w:rPr>
        <w:t>寄存器操作，1表示为写</w:t>
      </w:r>
      <w:r>
        <w:rPr>
          <w:rFonts w:hint="eastAsia" w:ascii="阿里巴巴普惠体 2.0 45 Light" w:hAnsi="阿里巴巴普惠体 2.0 45 Light" w:eastAsia="阿里巴巴普惠体 2.0 45 Light" w:cs="阿里巴巴普惠体 2.0 45 Light"/>
          <w:lang w:val="en-US" w:eastAsia="zh-CN"/>
        </w:rPr>
        <w:t>灵巧手</w:t>
      </w:r>
      <w:r>
        <w:rPr>
          <w:rFonts w:hint="eastAsia" w:ascii="阿里巴巴普惠体 2.0 45 Light" w:hAnsi="阿里巴巴普惠体 2.0 45 Light" w:eastAsia="阿里巴巴普惠体 2.0 45 Light" w:cs="阿里巴巴普惠体 2.0 45 Light"/>
        </w:rPr>
        <w:t>寄存器操作</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如</w:t>
      </w:r>
      <w:ins w:id="2932" w:author="成成" w:date="2025-09-18T15:22:59Z">
        <w:r>
          <w:rPr>
            <w:rFonts w:hint="eastAsia" w:ascii="阿里巴巴普惠体 2.0 45 Light" w:hAnsi="阿里巴巴普惠体 2.0 45 Light" w:eastAsia="阿里巴巴普惠体 2.0 45 Light" w:cs="阿里巴巴普惠体 2.0 45 Light"/>
            <w:lang w:val="en-US" w:eastAsia="zh-CN"/>
            <w:rPrChange w:id="2933" w:author="成成" w:date="2025-09-18T15:46:27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2935" w:author="成成" w:date="2025-09-18T15:22:59Z">
        <w:r>
          <w:rPr>
            <w:rFonts w:hint="eastAsia" w:ascii="阿里巴巴普惠体 2.0 45 Light" w:hAnsi="阿里巴巴普惠体 2.0 45 Light" w:eastAsia="阿里巴巴普惠体 2.0 45 Light" w:cs="阿里巴巴普惠体 2.0 45 Light"/>
            <w:lang w:val="en-US" w:eastAsia="zh-CN"/>
            <w:rPrChange w:id="2936" w:author="成成" w:date="2025-09-18T15:46:27Z">
              <w:rPr>
                <w:rFonts w:hint="eastAsia" w:ascii="阿里巴巴普惠体 2.0 45 Light" w:hAnsi="阿里巴巴普惠体 2.0 45 Light" w:eastAsia="阿里巴巴普惠体 2.0 45 Light" w:cs="阿里巴巴普惠体 2.0 45 Light"/>
                <w:lang w:val="en-US" w:eastAsia="zh-CN"/>
              </w:rPr>
            </w:rPrChange>
          </w:rPr>
          <w:instrText xml:space="preserve"> REF _Ref31579 \h </w:instrText>
        </w:r>
      </w:ins>
      <w:ins w:id="2938" w:author="成成" w:date="2025-09-18T15:22:59Z">
        <w:r>
          <w:rPr>
            <w:rFonts w:hint="eastAsia" w:ascii="阿里巴巴普惠体 2.0 45 Light" w:hAnsi="阿里巴巴普惠体 2.0 45 Light" w:eastAsia="阿里巴巴普惠体 2.0 45 Light" w:cs="阿里巴巴普惠体 2.0 45 Light"/>
            <w:lang w:val="en-US" w:eastAsia="zh-CN"/>
            <w:rPrChange w:id="2939" w:author="成成" w:date="2025-09-18T15:46:27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2941" w:author="成成" w:date="2025-09-18T15:22:59Z">
        <w:r>
          <w:rPr>
            <w:rFonts w:hint="eastAsia" w:ascii="阿里巴巴普惠体 2.0 45 Light" w:hAnsi="阿里巴巴普惠体 2.0 45 Light" w:eastAsia="阿里巴巴普惠体 2.0 45 Light" w:cs="阿里巴巴普惠体 2.0 45 Light"/>
            <w:rPrChange w:id="2942" w:author="成成" w:date="2025-09-18T15:46:27Z">
              <w:rPr/>
            </w:rPrChange>
          </w:rPr>
          <w:t>表 19</w:t>
        </w:r>
      </w:ins>
      <w:ins w:id="2944" w:author="成成" w:date="2025-09-18T15:22:59Z">
        <w:r>
          <w:rPr>
            <w:rFonts w:hint="eastAsia" w:ascii="阿里巴巴普惠体 2.0 45 Light" w:hAnsi="阿里巴巴普惠体 2.0 45 Light" w:eastAsia="阿里巴巴普惠体 2.0 45 Light" w:cs="阿里巴巴普惠体 2.0 45 Light"/>
            <w:lang w:val="en-US" w:eastAsia="zh-CN"/>
            <w:rPrChange w:id="2945" w:author="成成" w:date="2025-09-18T15:46:27Z">
              <w:rPr>
                <w:rFonts w:hint="eastAsia" w:ascii="阿里巴巴普惠体 2.0 45 Light" w:hAnsi="阿里巴巴普惠体 2.0 45 Light" w:eastAsia="阿里巴巴普惠体 2.0 45 Light" w:cs="阿里巴巴普惠体 2.0 45 Light"/>
                <w:lang w:val="en-US" w:eastAsia="zh-CN"/>
              </w:rPr>
            </w:rPrChange>
          </w:rPr>
          <w:fldChar w:fldCharType="end"/>
        </w:r>
      </w:ins>
      <w:del w:id="2947" w:author="成成" w:date="2025-09-18T15:22:53Z">
        <w:r>
          <w:rPr>
            <w:rFonts w:hint="eastAsia" w:ascii="阿里巴巴普惠体 2.0 45 Light" w:hAnsi="阿里巴巴普惠体 2.0 45 Light" w:eastAsia="阿里巴巴普惠体 2.0 45 Light" w:cs="阿里巴巴普惠体 2.0 45 Light"/>
            <w:lang w:val="en-US" w:eastAsia="zh-CN"/>
          </w:rPr>
          <w:delText>表1</w:delText>
        </w:r>
      </w:del>
      <w:del w:id="2948" w:author="成成" w:date="2025-09-18T15:22:52Z">
        <w:r>
          <w:rPr>
            <w:rFonts w:hint="eastAsia" w:ascii="阿里巴巴普惠体 2.0 45 Light" w:hAnsi="阿里巴巴普惠体 2.0 45 Light" w:eastAsia="阿里巴巴普惠体 2.0 45 Light" w:cs="阿里巴巴普惠体 2.0 45 Light"/>
            <w:lang w:val="en-US" w:eastAsia="zh-CN"/>
          </w:rPr>
          <w:delText>9</w:delText>
        </w:r>
      </w:del>
      <w:r>
        <w:rPr>
          <w:rFonts w:hint="eastAsia" w:ascii="阿里巴巴普惠体 2.0 45 Light" w:hAnsi="阿里巴巴普惠体 2.0 45 Light" w:eastAsia="阿里巴巴普惠体 2.0 45 Light" w:cs="阿里巴巴普惠体 2.0 45 Light"/>
          <w:lang w:val="en-US" w:eastAsia="zh-CN"/>
        </w:rPr>
        <w:t>所示：</w:t>
      </w:r>
    </w:p>
    <w:p w14:paraId="2FC27F65">
      <w:pPr>
        <w:pStyle w:val="32"/>
        <w:bidi w:val="0"/>
        <w:jc w:val="center"/>
        <w:rPr>
          <w:rFonts w:hint="default" w:ascii="阿里巴巴普惠体 2.0 45 Light" w:hAnsi="阿里巴巴普惠体 2.0 45 Light" w:eastAsia="阿里巴巴普惠体 2.0 45 Light" w:cs="阿里巴巴普惠体 2.0 45 Light"/>
          <w:lang w:val="en-US" w:eastAsia="zh-CN"/>
        </w:rPr>
      </w:pPr>
      <w:ins w:id="2949" w:author="成成" w:date="2025-09-18T15:22:49Z">
        <w:bookmarkStart w:id="300" w:name="_Ref31579"/>
        <w:r>
          <w:rPr>
            <w:rFonts w:hint="eastAsia" w:ascii="阿里巴巴普惠体 2.0 45 Light" w:hAnsi="阿里巴巴普惠体 2.0 45 Light" w:eastAsia="阿里巴巴普惠体 2.0 45 Light" w:cs="阿里巴巴普惠体 2.0 45 Light"/>
            <w:rPrChange w:id="2950" w:author="成成" w:date="2025-09-18T15:46:22Z">
              <w:rPr/>
            </w:rPrChange>
          </w:rPr>
          <w:t xml:space="preserve">表 </w:t>
        </w:r>
      </w:ins>
      <w:ins w:id="2952" w:author="成成" w:date="2025-09-18T15:22:49Z">
        <w:r>
          <w:rPr>
            <w:rFonts w:hint="eastAsia" w:ascii="阿里巴巴普惠体 2.0 45 Light" w:hAnsi="阿里巴巴普惠体 2.0 45 Light" w:eastAsia="阿里巴巴普惠体 2.0 45 Light" w:cs="阿里巴巴普惠体 2.0 45 Light"/>
            <w:rPrChange w:id="2953" w:author="成成" w:date="2025-09-18T15:46:22Z">
              <w:rPr/>
            </w:rPrChange>
          </w:rPr>
          <w:fldChar w:fldCharType="begin"/>
        </w:r>
      </w:ins>
      <w:ins w:id="2955" w:author="成成" w:date="2025-09-18T15:22:49Z">
        <w:r>
          <w:rPr>
            <w:rFonts w:hint="eastAsia" w:ascii="阿里巴巴普惠体 2.0 45 Light" w:hAnsi="阿里巴巴普惠体 2.0 45 Light" w:eastAsia="阿里巴巴普惠体 2.0 45 Light" w:cs="阿里巴巴普惠体 2.0 45 Light"/>
            <w:rPrChange w:id="2956" w:author="成成" w:date="2025-09-18T15:46:22Z">
              <w:rPr/>
            </w:rPrChange>
          </w:rPr>
          <w:instrText xml:space="preserve"> SEQ 表 \* ARABIC </w:instrText>
        </w:r>
      </w:ins>
      <w:ins w:id="2958" w:author="成成" w:date="2025-09-18T15:22:49Z">
        <w:r>
          <w:rPr>
            <w:rFonts w:hint="eastAsia" w:ascii="阿里巴巴普惠体 2.0 45 Light" w:hAnsi="阿里巴巴普惠体 2.0 45 Light" w:eastAsia="阿里巴巴普惠体 2.0 45 Light" w:cs="阿里巴巴普惠体 2.0 45 Light"/>
            <w:rPrChange w:id="2959" w:author="成成" w:date="2025-09-18T15:46:22Z">
              <w:rPr/>
            </w:rPrChange>
          </w:rPr>
          <w:fldChar w:fldCharType="separate"/>
        </w:r>
      </w:ins>
      <w:ins w:id="2961" w:author="成成" w:date="2025-09-18T16:08:19Z">
        <w:r>
          <w:rPr>
            <w:rFonts w:hint="eastAsia" w:ascii="阿里巴巴普惠体 2.0 45 Light" w:hAnsi="阿里巴巴普惠体 2.0 45 Light" w:eastAsia="阿里巴巴普惠体 2.0 45 Light" w:cs="阿里巴巴普惠体 2.0 45 Light"/>
          </w:rPr>
          <w:t>19</w:t>
        </w:r>
      </w:ins>
      <w:ins w:id="2962" w:author="成成" w:date="2025-09-18T15:22:49Z">
        <w:r>
          <w:rPr>
            <w:rFonts w:hint="eastAsia" w:ascii="阿里巴巴普惠体 2.0 45 Light" w:hAnsi="阿里巴巴普惠体 2.0 45 Light" w:eastAsia="阿里巴巴普惠体 2.0 45 Light" w:cs="阿里巴巴普惠体 2.0 45 Light"/>
            <w:rPrChange w:id="2963" w:author="成成" w:date="2025-09-18T15:46:22Z">
              <w:rPr/>
            </w:rPrChange>
          </w:rPr>
          <w:fldChar w:fldCharType="end"/>
        </w:r>
        <w:bookmarkEnd w:id="300"/>
      </w:ins>
      <w:del w:id="2965" w:author="成成" w:date="2025-09-18T15:22:45Z">
        <w:r>
          <w:rPr>
            <w:rFonts w:hint="eastAsia" w:ascii="阿里巴巴普惠体 2.0 45 Light" w:hAnsi="阿里巴巴普惠体 2.0 45 Light" w:eastAsia="阿里巴巴普惠体 2.0 45 Light" w:cs="阿里巴巴普惠体 2.0 45 Light"/>
            <w:lang w:val="en-US" w:eastAsia="zh-CN"/>
          </w:rPr>
          <w:delText>表19</w:delText>
        </w:r>
      </w:del>
      <w:r>
        <w:rPr>
          <w:rFonts w:hint="eastAsia" w:ascii="阿里巴巴普惠体 2.0 45 Light" w:hAnsi="阿里巴巴普惠体 2.0 45 Light" w:eastAsia="阿里巴巴普惠体 2.0 45 Light" w:cs="阿里巴巴普惠体 2.0 45 Light"/>
          <w:lang w:val="en-US" w:eastAsia="zh-CN"/>
        </w:rPr>
        <w:t>CANFD拓展帧ID格式说明</w:t>
      </w:r>
    </w:p>
    <w:tbl>
      <w:tblPr>
        <w:tblStyle w:val="25"/>
        <w:tblW w:w="8929"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5"/>
        <w:gridCol w:w="3221"/>
        <w:gridCol w:w="2074"/>
        <w:gridCol w:w="1455"/>
        <w:gridCol w:w="1214"/>
      </w:tblGrid>
      <w:tr w14:paraId="35674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65" w:type="dxa"/>
            <w:noWrap w:val="0"/>
            <w:vAlign w:val="center"/>
          </w:tcPr>
          <w:p w14:paraId="67E6A326">
            <w:pPr>
              <w:pStyle w:val="68"/>
              <w:bidi w:val="0"/>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标识符</w:t>
            </w:r>
          </w:p>
        </w:tc>
        <w:tc>
          <w:tcPr>
            <w:tcW w:w="3221" w:type="dxa"/>
            <w:noWrap w:val="0"/>
            <w:vAlign w:val="center"/>
          </w:tcPr>
          <w:p w14:paraId="673ABD97">
            <w:pPr>
              <w:pStyle w:val="68"/>
              <w:bidi w:val="0"/>
              <w:ind w:firstLine="0" w:firstLineChars="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28</w:t>
            </w:r>
          </w:p>
        </w:tc>
        <w:tc>
          <w:tcPr>
            <w:tcW w:w="2074" w:type="dxa"/>
            <w:noWrap w:val="0"/>
            <w:vAlign w:val="center"/>
          </w:tcPr>
          <w:p w14:paraId="5A1BA642">
            <w:pPr>
              <w:pStyle w:val="68"/>
              <w:bidi w:val="0"/>
              <w:ind w:firstLine="0" w:firstLineChars="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Bit 27-20</w:t>
            </w:r>
          </w:p>
        </w:tc>
        <w:tc>
          <w:tcPr>
            <w:tcW w:w="1455" w:type="dxa"/>
            <w:noWrap w:val="0"/>
            <w:vAlign w:val="center"/>
          </w:tcPr>
          <w:p w14:paraId="3DED91D0">
            <w:pPr>
              <w:pStyle w:val="68"/>
              <w:bidi w:val="0"/>
              <w:ind w:firstLine="0" w:firstLineChars="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it</w:t>
            </w:r>
            <w:r>
              <w:rPr>
                <w:rFonts w:hint="eastAsia" w:ascii="阿里巴巴普惠体 2.0 45 Light" w:hAnsi="阿里巴巴普惠体 2.0 45 Light" w:eastAsia="阿里巴巴普惠体 2.0 45 Light" w:cs="阿里巴巴普惠体 2.0 45 Light"/>
                <w:b/>
                <w:bCs/>
                <w:lang w:val="en-US" w:eastAsia="zh-CN"/>
              </w:rPr>
              <w:t xml:space="preserve"> 19-8</w:t>
            </w:r>
          </w:p>
        </w:tc>
        <w:tc>
          <w:tcPr>
            <w:tcW w:w="1214" w:type="dxa"/>
            <w:noWrap w:val="0"/>
            <w:vAlign w:val="center"/>
          </w:tcPr>
          <w:p w14:paraId="3DC08BDB">
            <w:pPr>
              <w:pStyle w:val="68"/>
              <w:bidi w:val="0"/>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7</w:t>
            </w:r>
            <w:r>
              <w:rPr>
                <w:rFonts w:hint="eastAsia" w:ascii="阿里巴巴普惠体 2.0 45 Light" w:hAnsi="阿里巴巴普惠体 2.0 45 Light" w:eastAsia="阿里巴巴普惠体 2.0 45 Light" w:cs="阿里巴巴普惠体 2.0 45 Light"/>
                <w:b/>
                <w:bCs/>
              </w:rPr>
              <w:t>-0</w:t>
            </w:r>
          </w:p>
        </w:tc>
      </w:tr>
      <w:tr w14:paraId="1FFBB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1" w:hRule="atLeast"/>
        </w:trPr>
        <w:tc>
          <w:tcPr>
            <w:tcW w:w="965" w:type="dxa"/>
            <w:noWrap w:val="0"/>
            <w:vAlign w:val="center"/>
          </w:tcPr>
          <w:p w14:paraId="797E38AA">
            <w:pPr>
              <w:pStyle w:val="111"/>
              <w:bidi w:val="0"/>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含义</w:t>
            </w:r>
          </w:p>
        </w:tc>
        <w:tc>
          <w:tcPr>
            <w:tcW w:w="3221" w:type="dxa"/>
            <w:noWrap w:val="0"/>
            <w:vAlign w:val="center"/>
          </w:tcPr>
          <w:p w14:paraId="19755B36">
            <w:pPr>
              <w:pStyle w:val="111"/>
              <w:bidi w:val="0"/>
              <w:ind w:firstLine="412" w:firstLineChars="20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0:R 为读</w:t>
            </w:r>
            <w:r>
              <w:rPr>
                <w:rFonts w:hint="eastAsia" w:ascii="阿里巴巴普惠体 2.0 45 Light" w:hAnsi="阿里巴巴普惠体 2.0 45 Light" w:eastAsia="阿里巴巴普惠体 2.0 45 Light" w:cs="阿里巴巴普惠体 2.0 45 Light"/>
                <w:lang w:val="en-US" w:eastAsia="zh-CN"/>
              </w:rPr>
              <w:t>灵巧手</w:t>
            </w:r>
            <w:r>
              <w:rPr>
                <w:rFonts w:hint="eastAsia" w:ascii="阿里巴巴普惠体 2.0 45 Light" w:hAnsi="阿里巴巴普惠体 2.0 45 Light" w:eastAsia="阿里巴巴普惠体 2.0 45 Light" w:cs="阿里巴巴普惠体 2.0 45 Light"/>
              </w:rPr>
              <w:t>寄存器操作</w:t>
            </w:r>
          </w:p>
          <w:p w14:paraId="7C6A0130">
            <w:pPr>
              <w:pStyle w:val="12"/>
              <w:tabs>
                <w:tab w:val="left" w:pos="420"/>
                <w:tab w:val="left" w:pos="851"/>
              </w:tabs>
              <w:bidi w:val="0"/>
              <w:ind w:firstLineChars="200"/>
              <w:rPr>
                <w:rFonts w:hint="eastAsia" w:ascii="阿里巴巴普惠体 2.0 45 Light" w:hAnsi="阿里巴巴普惠体 2.0 45 Light" w:eastAsia="阿里巴巴普惠体 2.0 45 Light" w:cs="阿里巴巴普惠体 2.0 45 Light"/>
              </w:rPr>
              <w:pPrChange w:id="2966" w:author="成成" w:date="2025-09-18T15:23:12Z">
                <w:pPr>
                  <w:pStyle w:val="111"/>
                  <w:bidi w:val="0"/>
                  <w:ind w:firstLine="412" w:firstLineChars="200"/>
                </w:pPr>
              </w:pPrChange>
            </w:pPr>
            <w:r>
              <w:rPr>
                <w:rFonts w:hint="eastAsia" w:ascii="阿里巴巴普惠体 2.0 45 Light" w:hAnsi="阿里巴巴普惠体 2.0 45 Light" w:eastAsia="阿里巴巴普惠体 2.0 45 Light" w:cs="阿里巴巴普惠体 2.0 45 Light"/>
              </w:rPr>
              <w:t xml:space="preserve">1:W </w:t>
            </w:r>
            <w:r>
              <w:rPr>
                <w:rFonts w:hint="eastAsia" w:ascii="阿里巴巴普惠体 2.0 45 Light" w:hAnsi="阿里巴巴普惠体 2.0 45 Light" w:eastAsia="阿里巴巴普惠体 2.0 45 Light" w:cs="阿里巴巴普惠体 2.0 45 Light"/>
                <w:lang w:val="en-US" w:eastAsia="zh-CN"/>
              </w:rPr>
              <w:t>为灵巧手</w:t>
            </w:r>
            <w:r>
              <w:rPr>
                <w:rFonts w:hint="eastAsia" w:ascii="阿里巴巴普惠体 2.0 45 Light" w:hAnsi="阿里巴巴普惠体 2.0 45 Light" w:eastAsia="阿里巴巴普惠体 2.0 45 Light" w:cs="阿里巴巴普惠体 2.0 45 Light"/>
              </w:rPr>
              <w:t>写寄存器操作</w:t>
            </w:r>
          </w:p>
          <w:p w14:paraId="7BDBDBA7">
            <w:pPr>
              <w:pStyle w:val="111"/>
              <w:bidi w:val="0"/>
              <w:ind w:firstLine="412" w:firstLineChars="200"/>
              <w:rPr>
                <w:rFonts w:hint="eastAsia" w:ascii="阿里巴巴普惠体 2.0 45 Light" w:hAnsi="阿里巴巴普惠体 2.0 45 Light" w:eastAsia="阿里巴巴普惠体 2.0 45 Light" w:cs="阿里巴巴普惠体 2.0 45 Light"/>
                <w:lang w:val="en-US" w:eastAsia="zh-CN"/>
              </w:rPr>
            </w:pPr>
          </w:p>
        </w:tc>
        <w:tc>
          <w:tcPr>
            <w:tcW w:w="2074" w:type="dxa"/>
            <w:noWrap w:val="0"/>
            <w:vAlign w:val="center"/>
          </w:tcPr>
          <w:p w14:paraId="215179DC">
            <w:pPr>
              <w:pStyle w:val="111"/>
              <w:bidi w:val="0"/>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数据帧有效数据长度</w:t>
            </w:r>
          </w:p>
        </w:tc>
        <w:tc>
          <w:tcPr>
            <w:tcW w:w="1455" w:type="dxa"/>
            <w:noWrap w:val="0"/>
            <w:vAlign w:val="center"/>
          </w:tcPr>
          <w:p w14:paraId="7AE77C0E">
            <w:pPr>
              <w:pStyle w:val="111"/>
              <w:bidi w:val="0"/>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寄存器地址Address</w:t>
            </w:r>
          </w:p>
        </w:tc>
        <w:tc>
          <w:tcPr>
            <w:tcW w:w="1214" w:type="dxa"/>
            <w:noWrap w:val="0"/>
            <w:vAlign w:val="center"/>
          </w:tcPr>
          <w:p w14:paraId="3CF32F51">
            <w:pPr>
              <w:pStyle w:val="111"/>
              <w:bidi w:val="0"/>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Hand_ID</w:t>
            </w:r>
          </w:p>
        </w:tc>
      </w:tr>
    </w:tbl>
    <w:p w14:paraId="4D91DFF0">
      <w:pPr>
        <w:pStyle w:val="5"/>
        <w:numPr>
          <w:ilvl w:val="-1"/>
          <w:numId w:val="0"/>
        </w:numPr>
        <w:ind w:left="397" w:firstLine="0"/>
        <w:rPr>
          <w:rFonts w:hint="eastAsia" w:ascii="阿里巴巴普惠体 2.0 45 Light" w:hAnsi="阿里巴巴普惠体 2.0 45 Light" w:eastAsia="阿里巴巴普惠体 2.0 45 Light" w:cs="阿里巴巴普惠体 2.0 45 Light"/>
        </w:rPr>
      </w:pPr>
      <w:bookmarkStart w:id="301" w:name="_Toc23194"/>
      <w:bookmarkStart w:id="302" w:name="_Toc14491"/>
      <w:bookmarkStart w:id="303" w:name="_Toc4959"/>
      <w:bookmarkStart w:id="304" w:name="_Toc14700"/>
      <w:bookmarkStart w:id="305" w:name="_Toc2165"/>
      <w:bookmarkStart w:id="306" w:name="_Toc5564"/>
      <w:bookmarkStart w:id="307" w:name="_Toc2789"/>
      <w:bookmarkStart w:id="308" w:name="_Toc28672"/>
      <w:bookmarkStart w:id="309" w:name="_Toc12797"/>
      <w:bookmarkStart w:id="310" w:name="_Toc6219"/>
      <w:bookmarkStart w:id="311" w:name="_Toc27585"/>
      <w:r>
        <w:rPr>
          <w:rFonts w:hint="eastAsia" w:ascii="阿里巴巴普惠体 2.0 45 Light" w:hAnsi="阿里巴巴普惠体 2.0 45 Light" w:eastAsia="阿里巴巴普惠体 2.0 45 Light" w:cs="阿里巴巴普惠体 2.0 45 Light"/>
          <w:lang w:val="en-US" w:eastAsia="zh-CN"/>
        </w:rPr>
        <w:t xml:space="preserve">2.4.2 </w:t>
      </w:r>
      <w:r>
        <w:rPr>
          <w:rFonts w:hint="eastAsia" w:ascii="阿里巴巴普惠体 2.0 45 Light" w:hAnsi="阿里巴巴普惠体 2.0 45 Light" w:eastAsia="阿里巴巴普惠体 2.0 45 Light" w:cs="阿里巴巴普惠体 2.0 45 Light"/>
          <w:b/>
          <w:bCs/>
          <w:lang w:val="en-US" w:eastAsia="zh-CN"/>
          <w:rPrChange w:id="2967" w:author="成成" w:date="2025-09-18T16:14:04Z">
            <w:rPr>
              <w:rFonts w:hint="eastAsia" w:ascii="阿里巴巴普惠体 2.0 45 Light" w:hAnsi="阿里巴巴普惠体 2.0 45 Light" w:eastAsia="阿里巴巴普惠体 2.0 45 Light" w:cs="阿里巴巴普惠体 2.0 45 Light"/>
              <w:lang w:val="en-US" w:eastAsia="zh-CN"/>
            </w:rPr>
          </w:rPrChange>
        </w:rPr>
        <w:t>CANFD读灵巧手寄存器操作</w:t>
      </w:r>
      <w:bookmarkEnd w:id="301"/>
      <w:bookmarkEnd w:id="302"/>
      <w:bookmarkEnd w:id="303"/>
      <w:bookmarkEnd w:id="304"/>
      <w:bookmarkEnd w:id="305"/>
      <w:bookmarkEnd w:id="306"/>
      <w:bookmarkEnd w:id="307"/>
      <w:bookmarkEnd w:id="308"/>
      <w:bookmarkEnd w:id="309"/>
      <w:bookmarkEnd w:id="310"/>
      <w:bookmarkEnd w:id="311"/>
    </w:p>
    <w:p w14:paraId="31B92335">
      <w:pPr>
        <w:pStyle w:val="32"/>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读寄存器的标识符设置如下</w:t>
      </w:r>
      <w:ins w:id="2968" w:author="成成" w:date="2025-09-18T15:23:22Z">
        <w:r>
          <w:rPr>
            <w:rFonts w:hint="eastAsia" w:ascii="阿里巴巴普惠体 2.0 45 Light" w:hAnsi="阿里巴巴普惠体 2.0 45 Light" w:eastAsia="阿里巴巴普惠体 2.0 45 Light" w:cs="阿里巴巴普惠体 2.0 45 Light"/>
            <w:lang w:eastAsia="zh-CN"/>
            <w:rPrChange w:id="2969" w:author="成成" w:date="2025-09-18T15:46:17Z">
              <w:rPr>
                <w:rFonts w:hint="eastAsia" w:ascii="阿里巴巴普惠体 2.0 45 Light" w:hAnsi="阿里巴巴普惠体 2.0 45 Light" w:eastAsia="阿里巴巴普惠体 2.0 45 Light" w:cs="阿里巴巴普惠体 2.0 45 Light"/>
                <w:lang w:eastAsia="zh-CN"/>
              </w:rPr>
            </w:rPrChange>
          </w:rPr>
          <w:fldChar w:fldCharType="begin"/>
        </w:r>
      </w:ins>
      <w:ins w:id="2971" w:author="成成" w:date="2025-09-18T15:23:22Z">
        <w:r>
          <w:rPr>
            <w:rFonts w:hint="eastAsia" w:ascii="阿里巴巴普惠体 2.0 45 Light" w:hAnsi="阿里巴巴普惠体 2.0 45 Light" w:eastAsia="阿里巴巴普惠体 2.0 45 Light" w:cs="阿里巴巴普惠体 2.0 45 Light"/>
            <w:lang w:eastAsia="zh-CN"/>
            <w:rPrChange w:id="2972" w:author="成成" w:date="2025-09-18T15:46:17Z">
              <w:rPr>
                <w:rFonts w:hint="eastAsia" w:ascii="阿里巴巴普惠体 2.0 45 Light" w:hAnsi="阿里巴巴普惠体 2.0 45 Light" w:eastAsia="阿里巴巴普惠体 2.0 45 Light" w:cs="阿里巴巴普惠体 2.0 45 Light"/>
                <w:lang w:eastAsia="zh-CN"/>
              </w:rPr>
            </w:rPrChange>
          </w:rPr>
          <w:instrText xml:space="preserve"> REF _Ref31654 \h </w:instrText>
        </w:r>
      </w:ins>
      <w:ins w:id="2974" w:author="成成" w:date="2025-09-18T15:23:22Z">
        <w:r>
          <w:rPr>
            <w:rFonts w:hint="eastAsia" w:ascii="阿里巴巴普惠体 2.0 45 Light" w:hAnsi="阿里巴巴普惠体 2.0 45 Light" w:eastAsia="阿里巴巴普惠体 2.0 45 Light" w:cs="阿里巴巴普惠体 2.0 45 Light"/>
            <w:lang w:eastAsia="zh-CN"/>
            <w:rPrChange w:id="2975" w:author="成成" w:date="2025-09-18T15:46:17Z">
              <w:rPr>
                <w:rFonts w:hint="eastAsia" w:ascii="阿里巴巴普惠体 2.0 45 Light" w:hAnsi="阿里巴巴普惠体 2.0 45 Light" w:eastAsia="阿里巴巴普惠体 2.0 45 Light" w:cs="阿里巴巴普惠体 2.0 45 Light"/>
                <w:lang w:eastAsia="zh-CN"/>
              </w:rPr>
            </w:rPrChange>
          </w:rPr>
          <w:fldChar w:fldCharType="separate"/>
        </w:r>
      </w:ins>
      <w:ins w:id="2977" w:author="成成" w:date="2025-09-18T15:23:22Z">
        <w:r>
          <w:rPr>
            <w:rFonts w:hint="eastAsia" w:ascii="阿里巴巴普惠体 2.0 45 Light" w:hAnsi="阿里巴巴普惠体 2.0 45 Light" w:eastAsia="阿里巴巴普惠体 2.0 45 Light" w:cs="阿里巴巴普惠体 2.0 45 Light"/>
            <w:rPrChange w:id="2978" w:author="成成" w:date="2025-09-18T15:46:17Z">
              <w:rPr/>
            </w:rPrChange>
          </w:rPr>
          <w:t>表 20</w:t>
        </w:r>
      </w:ins>
      <w:ins w:id="2980" w:author="成成" w:date="2025-09-18T15:23:22Z">
        <w:r>
          <w:rPr>
            <w:rFonts w:hint="eastAsia" w:ascii="阿里巴巴普惠体 2.0 45 Light" w:hAnsi="阿里巴巴普惠体 2.0 45 Light" w:eastAsia="阿里巴巴普惠体 2.0 45 Light" w:cs="阿里巴巴普惠体 2.0 45 Light"/>
            <w:lang w:eastAsia="zh-CN"/>
            <w:rPrChange w:id="2981" w:author="成成" w:date="2025-09-18T15:46:17Z">
              <w:rPr>
                <w:rFonts w:hint="eastAsia" w:ascii="阿里巴巴普惠体 2.0 45 Light" w:hAnsi="阿里巴巴普惠体 2.0 45 Light" w:eastAsia="阿里巴巴普惠体 2.0 45 Light" w:cs="阿里巴巴普惠体 2.0 45 Light"/>
                <w:lang w:eastAsia="zh-CN"/>
              </w:rPr>
            </w:rPrChange>
          </w:rPr>
          <w:fldChar w:fldCharType="end"/>
        </w:r>
      </w:ins>
      <w:del w:id="2983" w:author="成成" w:date="2025-09-18T15:23:16Z">
        <w:r>
          <w:rPr>
            <w:rFonts w:hint="eastAsia" w:ascii="阿里巴巴普惠体 2.0 45 Light" w:hAnsi="阿里巴巴普惠体 2.0 45 Light" w:eastAsia="阿里巴巴普惠体 2.0 45 Light" w:cs="阿里巴巴普惠体 2.0 45 Light"/>
            <w:lang w:val="en-US" w:eastAsia="zh-CN"/>
          </w:rPr>
          <w:delText>表2</w:delText>
        </w:r>
      </w:del>
      <w:del w:id="2984" w:author="成成" w:date="2025-09-18T15:23:15Z">
        <w:r>
          <w:rPr>
            <w:rFonts w:hint="eastAsia" w:ascii="阿里巴巴普惠体 2.0 45 Light" w:hAnsi="阿里巴巴普惠体 2.0 45 Light" w:eastAsia="阿里巴巴普惠体 2.0 45 Light" w:cs="阿里巴巴普惠体 2.0 45 Light"/>
            <w:lang w:val="en-US" w:eastAsia="zh-CN"/>
          </w:rPr>
          <w:delText>0</w:delText>
        </w:r>
      </w:del>
      <w:r>
        <w:rPr>
          <w:rFonts w:hint="eastAsia" w:ascii="阿里巴巴普惠体 2.0 45 Light" w:hAnsi="阿里巴巴普惠体 2.0 45 Light" w:eastAsia="阿里巴巴普惠体 2.0 45 Light" w:cs="阿里巴巴普惠体 2.0 45 Light"/>
          <w:lang w:val="en-US" w:eastAsia="zh-CN"/>
        </w:rPr>
        <w:t>所示</w:t>
      </w:r>
      <w:r>
        <w:rPr>
          <w:rFonts w:hint="eastAsia" w:ascii="阿里巴巴普惠体 2.0 45 Light" w:hAnsi="阿里巴巴普惠体 2.0 45 Light" w:eastAsia="阿里巴巴普惠体 2.0 45 Light" w:cs="阿里巴巴普惠体 2.0 45 Light"/>
        </w:rPr>
        <w:t>：</w:t>
      </w:r>
    </w:p>
    <w:p w14:paraId="25571870">
      <w:pPr>
        <w:pStyle w:val="32"/>
        <w:jc w:val="center"/>
        <w:rPr>
          <w:rFonts w:hint="default" w:ascii="阿里巴巴普惠体 2.0 45 Light" w:hAnsi="阿里巴巴普惠体 2.0 45 Light" w:eastAsia="阿里巴巴普惠体 2.0 45 Light" w:cs="阿里巴巴普惠体 2.0 45 Light"/>
          <w:lang w:val="en-US" w:eastAsia="zh-CN"/>
        </w:rPr>
      </w:pPr>
      <w:ins w:id="2985" w:author="成成" w:date="2025-09-18T15:23:12Z">
        <w:bookmarkStart w:id="312" w:name="_Ref31654"/>
        <w:r>
          <w:rPr>
            <w:rFonts w:hint="eastAsia" w:ascii="阿里巴巴普惠体 2.0 45 Light" w:hAnsi="阿里巴巴普惠体 2.0 45 Light" w:eastAsia="阿里巴巴普惠体 2.0 45 Light" w:cs="阿里巴巴普惠体 2.0 45 Light"/>
            <w:rPrChange w:id="2986" w:author="成成" w:date="2025-09-18T15:46:12Z">
              <w:rPr/>
            </w:rPrChange>
          </w:rPr>
          <w:t xml:space="preserve">表 </w:t>
        </w:r>
      </w:ins>
      <w:ins w:id="2988" w:author="成成" w:date="2025-09-18T15:23:12Z">
        <w:r>
          <w:rPr>
            <w:rFonts w:hint="eastAsia" w:ascii="阿里巴巴普惠体 2.0 45 Light" w:hAnsi="阿里巴巴普惠体 2.0 45 Light" w:eastAsia="阿里巴巴普惠体 2.0 45 Light" w:cs="阿里巴巴普惠体 2.0 45 Light"/>
            <w:rPrChange w:id="2989" w:author="成成" w:date="2025-09-18T15:46:12Z">
              <w:rPr/>
            </w:rPrChange>
          </w:rPr>
          <w:fldChar w:fldCharType="begin"/>
        </w:r>
      </w:ins>
      <w:ins w:id="2991" w:author="成成" w:date="2025-09-18T15:23:12Z">
        <w:r>
          <w:rPr>
            <w:rFonts w:hint="eastAsia" w:ascii="阿里巴巴普惠体 2.0 45 Light" w:hAnsi="阿里巴巴普惠体 2.0 45 Light" w:eastAsia="阿里巴巴普惠体 2.0 45 Light" w:cs="阿里巴巴普惠体 2.0 45 Light"/>
            <w:rPrChange w:id="2992" w:author="成成" w:date="2025-09-18T15:46:12Z">
              <w:rPr/>
            </w:rPrChange>
          </w:rPr>
          <w:instrText xml:space="preserve"> SEQ 表 \* ARABIC </w:instrText>
        </w:r>
      </w:ins>
      <w:ins w:id="2994" w:author="成成" w:date="2025-09-18T15:23:12Z">
        <w:r>
          <w:rPr>
            <w:rFonts w:hint="eastAsia" w:ascii="阿里巴巴普惠体 2.0 45 Light" w:hAnsi="阿里巴巴普惠体 2.0 45 Light" w:eastAsia="阿里巴巴普惠体 2.0 45 Light" w:cs="阿里巴巴普惠体 2.0 45 Light"/>
            <w:rPrChange w:id="2995" w:author="成成" w:date="2025-09-18T15:46:12Z">
              <w:rPr/>
            </w:rPrChange>
          </w:rPr>
          <w:fldChar w:fldCharType="separate"/>
        </w:r>
      </w:ins>
      <w:ins w:id="2997" w:author="成成" w:date="2025-09-18T16:08:19Z">
        <w:r>
          <w:rPr>
            <w:rFonts w:hint="eastAsia" w:ascii="阿里巴巴普惠体 2.0 45 Light" w:hAnsi="阿里巴巴普惠体 2.0 45 Light" w:eastAsia="阿里巴巴普惠体 2.0 45 Light" w:cs="阿里巴巴普惠体 2.0 45 Light"/>
          </w:rPr>
          <w:t>20</w:t>
        </w:r>
      </w:ins>
      <w:ins w:id="2998" w:author="成成" w:date="2025-09-18T15:23:12Z">
        <w:r>
          <w:rPr>
            <w:rFonts w:hint="eastAsia" w:ascii="阿里巴巴普惠体 2.0 45 Light" w:hAnsi="阿里巴巴普惠体 2.0 45 Light" w:eastAsia="阿里巴巴普惠体 2.0 45 Light" w:cs="阿里巴巴普惠体 2.0 45 Light"/>
            <w:rPrChange w:id="2999" w:author="成成" w:date="2025-09-18T15:46:12Z">
              <w:rPr/>
            </w:rPrChange>
          </w:rPr>
          <w:fldChar w:fldCharType="end"/>
        </w:r>
        <w:bookmarkEnd w:id="312"/>
      </w:ins>
      <w:del w:id="3001" w:author="成成" w:date="2025-09-18T15:23:08Z">
        <w:r>
          <w:rPr>
            <w:rFonts w:hint="eastAsia" w:ascii="阿里巴巴普惠体 2.0 45 Light" w:hAnsi="阿里巴巴普惠体 2.0 45 Light" w:eastAsia="阿里巴巴普惠体 2.0 45 Light" w:cs="阿里巴巴普惠体 2.0 45 Light"/>
            <w:lang w:val="en-US" w:eastAsia="zh-CN"/>
          </w:rPr>
          <w:delText>表20</w:delText>
        </w:r>
      </w:del>
      <w:r>
        <w:rPr>
          <w:rFonts w:hint="eastAsia" w:ascii="阿里巴巴普惠体 2.0 45 Light" w:hAnsi="阿里巴巴普惠体 2.0 45 Light" w:eastAsia="阿里巴巴普惠体 2.0 45 Light" w:cs="阿里巴巴普惠体 2.0 45 Light"/>
          <w:lang w:val="en-US" w:eastAsia="zh-CN"/>
        </w:rPr>
        <w:t>读寄存器的标识符设置</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0"/>
        <w:gridCol w:w="1780"/>
        <w:gridCol w:w="2333"/>
        <w:gridCol w:w="1764"/>
        <w:gridCol w:w="1244"/>
      </w:tblGrid>
      <w:tr w14:paraId="38D38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noWrap w:val="0"/>
            <w:vAlign w:val="center"/>
          </w:tcPr>
          <w:p w14:paraId="24FC5B91">
            <w:pPr>
              <w:pStyle w:val="111"/>
              <w:bidi w:val="0"/>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标识符</w:t>
            </w:r>
          </w:p>
        </w:tc>
        <w:tc>
          <w:tcPr>
            <w:tcW w:w="1780" w:type="dxa"/>
            <w:noWrap w:val="0"/>
            <w:vAlign w:val="center"/>
          </w:tcPr>
          <w:p w14:paraId="09768153">
            <w:pPr>
              <w:pStyle w:val="111"/>
              <w:bidi w:val="0"/>
              <w:ind w:firstLine="0" w:firstLineChars="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28</w:t>
            </w:r>
          </w:p>
        </w:tc>
        <w:tc>
          <w:tcPr>
            <w:tcW w:w="2333" w:type="dxa"/>
            <w:noWrap w:val="0"/>
            <w:vAlign w:val="center"/>
          </w:tcPr>
          <w:p w14:paraId="20E9A63F">
            <w:pPr>
              <w:pStyle w:val="111"/>
              <w:bidi w:val="0"/>
              <w:ind w:firstLine="0" w:firstLineChars="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Bit 27-20</w:t>
            </w:r>
          </w:p>
        </w:tc>
        <w:tc>
          <w:tcPr>
            <w:tcW w:w="1764" w:type="dxa"/>
            <w:noWrap w:val="0"/>
            <w:vAlign w:val="center"/>
          </w:tcPr>
          <w:p w14:paraId="3F8506E4">
            <w:pPr>
              <w:pStyle w:val="111"/>
              <w:bidi w:val="0"/>
              <w:ind w:firstLine="0" w:firstLineChars="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it</w:t>
            </w:r>
            <w:r>
              <w:rPr>
                <w:rFonts w:hint="eastAsia" w:ascii="阿里巴巴普惠体 2.0 45 Light" w:hAnsi="阿里巴巴普惠体 2.0 45 Light" w:eastAsia="阿里巴巴普惠体 2.0 45 Light" w:cs="阿里巴巴普惠体 2.0 45 Light"/>
                <w:b/>
                <w:bCs/>
                <w:lang w:val="en-US" w:eastAsia="zh-CN"/>
              </w:rPr>
              <w:t xml:space="preserve"> 19-8</w:t>
            </w:r>
          </w:p>
        </w:tc>
        <w:tc>
          <w:tcPr>
            <w:tcW w:w="1244" w:type="dxa"/>
            <w:noWrap w:val="0"/>
            <w:vAlign w:val="center"/>
          </w:tcPr>
          <w:p w14:paraId="1E5850CB">
            <w:pPr>
              <w:pStyle w:val="111"/>
              <w:bidi w:val="0"/>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7</w:t>
            </w:r>
            <w:r>
              <w:rPr>
                <w:rFonts w:hint="eastAsia" w:ascii="阿里巴巴普惠体 2.0 45 Light" w:hAnsi="阿里巴巴普惠体 2.0 45 Light" w:eastAsia="阿里巴巴普惠体 2.0 45 Light" w:cs="阿里巴巴普惠体 2.0 45 Light"/>
                <w:b/>
                <w:bCs/>
              </w:rPr>
              <w:t>-0</w:t>
            </w:r>
          </w:p>
        </w:tc>
      </w:tr>
      <w:tr w14:paraId="425CC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noWrap w:val="0"/>
            <w:vAlign w:val="center"/>
          </w:tcPr>
          <w:p w14:paraId="6FA9BD66">
            <w:pPr>
              <w:pStyle w:val="111"/>
              <w:bidi w:val="0"/>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含义</w:t>
            </w:r>
          </w:p>
        </w:tc>
        <w:tc>
          <w:tcPr>
            <w:tcW w:w="1780" w:type="dxa"/>
            <w:noWrap w:val="0"/>
            <w:vAlign w:val="center"/>
          </w:tcPr>
          <w:p w14:paraId="622EC6CA">
            <w:pPr>
              <w:pStyle w:val="111"/>
              <w:bidi w:val="0"/>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读寄存器标志</w:t>
            </w:r>
          </w:p>
        </w:tc>
        <w:tc>
          <w:tcPr>
            <w:tcW w:w="2333" w:type="dxa"/>
            <w:noWrap w:val="0"/>
            <w:vAlign w:val="center"/>
          </w:tcPr>
          <w:p w14:paraId="2FFE7C0C">
            <w:pPr>
              <w:pStyle w:val="111"/>
              <w:bidi w:val="0"/>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数据帧有效数据长度</w:t>
            </w:r>
          </w:p>
        </w:tc>
        <w:tc>
          <w:tcPr>
            <w:tcW w:w="1764" w:type="dxa"/>
            <w:noWrap w:val="0"/>
            <w:vAlign w:val="center"/>
          </w:tcPr>
          <w:p w14:paraId="7E46BF30">
            <w:pPr>
              <w:pStyle w:val="12"/>
              <w:tabs>
                <w:tab w:val="left" w:pos="420"/>
                <w:tab w:val="left" w:pos="851"/>
              </w:tabs>
              <w:bidi w:val="0"/>
              <w:ind w:firstLineChars="0"/>
              <w:rPr>
                <w:rFonts w:hint="eastAsia" w:ascii="阿里巴巴普惠体 2.0 45 Light" w:hAnsi="阿里巴巴普惠体 2.0 45 Light" w:eastAsia="阿里巴巴普惠体 2.0 45 Light" w:cs="阿里巴巴普惠体 2.0 45 Light"/>
              </w:rPr>
              <w:pPrChange w:id="3002" w:author="成成" w:date="2025-09-18T15:23:30Z">
                <w:pPr>
                  <w:pStyle w:val="111"/>
                  <w:bidi w:val="0"/>
                  <w:ind w:firstLine="0" w:firstLineChars="0"/>
                </w:pPr>
              </w:pPrChange>
            </w:pPr>
            <w:r>
              <w:rPr>
                <w:rFonts w:hint="eastAsia" w:ascii="阿里巴巴普惠体 2.0 45 Light" w:hAnsi="阿里巴巴普惠体 2.0 45 Light" w:eastAsia="阿里巴巴普惠体 2.0 45 Light" w:cs="阿里巴巴普惠体 2.0 45 Light"/>
              </w:rPr>
              <w:t>Address</w:t>
            </w:r>
          </w:p>
        </w:tc>
        <w:tc>
          <w:tcPr>
            <w:tcW w:w="1244" w:type="dxa"/>
            <w:noWrap w:val="0"/>
            <w:vAlign w:val="center"/>
          </w:tcPr>
          <w:p w14:paraId="002262A7">
            <w:pPr>
              <w:pStyle w:val="111"/>
              <w:bidi w:val="0"/>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Hand_ID</w:t>
            </w:r>
          </w:p>
        </w:tc>
      </w:tr>
    </w:tbl>
    <w:p w14:paraId="4B60F773">
      <w:pPr>
        <w:pStyle w:val="32"/>
        <w:spacing w:before="72" w:after="72"/>
        <w:ind w:firstLine="42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数据</w:t>
      </w:r>
      <w:r>
        <w:rPr>
          <w:rFonts w:hint="eastAsia" w:ascii="阿里巴巴普惠体 2.0 45 Light" w:hAnsi="阿里巴巴普惠体 2.0 45 Light" w:eastAsia="阿里巴巴普惠体 2.0 45 Light" w:cs="阿里巴巴普惠体 2.0 45 Light"/>
          <w:lang w:val="en-US" w:eastAsia="zh-CN"/>
        </w:rPr>
        <w:t>帧部分有效数据长度：1</w:t>
      </w:r>
      <w:r>
        <w:rPr>
          <w:rFonts w:hint="eastAsia" w:ascii="阿里巴巴普惠体 2.0 45 Light" w:hAnsi="阿里巴巴普惠体 2.0 45 Light" w:eastAsia="阿里巴巴普惠体 2.0 45 Light" w:cs="阿里巴巴普惠体 2.0 45 Light"/>
        </w:rPr>
        <w:t>。</w:t>
      </w:r>
    </w:p>
    <w:p w14:paraId="115733C0">
      <w:pPr>
        <w:pStyle w:val="32"/>
        <w:spacing w:before="72" w:after="72"/>
        <w:ind w:firstLine="42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数据</w:t>
      </w:r>
      <w:r>
        <w:rPr>
          <w:rFonts w:hint="eastAsia" w:ascii="阿里巴巴普惠体 2.0 45 Light" w:hAnsi="阿里巴巴普惠体 2.0 45 Light" w:eastAsia="阿里巴巴普惠体 2.0 45 Light" w:cs="阿里巴巴普惠体 2.0 45 Light"/>
          <w:lang w:val="en-US" w:eastAsia="zh-CN"/>
        </w:rPr>
        <w:t>帧数据</w:t>
      </w:r>
      <w:r>
        <w:rPr>
          <w:rFonts w:hint="eastAsia" w:ascii="阿里巴巴普惠体 2.0 45 Light" w:hAnsi="阿里巴巴普惠体 2.0 45 Light" w:eastAsia="阿里巴巴普惠体 2.0 45 Light" w:cs="阿里巴巴普惠体 2.0 45 Light"/>
        </w:rPr>
        <w:t>内容为：预读取寄存</w:t>
      </w:r>
      <w:r>
        <w:rPr>
          <w:rFonts w:hint="eastAsia" w:ascii="阿里巴巴普惠体 2.0 45 Light" w:hAnsi="阿里巴巴普惠体 2.0 45 Light" w:eastAsia="阿里巴巴普惠体 2.0 45 Light" w:cs="阿里巴巴普惠体 2.0 45 Light"/>
          <w:lang w:val="en-US" w:eastAsia="zh-CN"/>
        </w:rPr>
        <w:t>器数据</w:t>
      </w:r>
      <w:r>
        <w:rPr>
          <w:rFonts w:hint="eastAsia" w:ascii="阿里巴巴普惠体 2.0 45 Light" w:hAnsi="阿里巴巴普惠体 2.0 45 Light" w:eastAsia="阿里巴巴普惠体 2.0 45 Light" w:cs="阿里巴巴普惠体 2.0 45 Light"/>
        </w:rPr>
        <w:t>的长度。</w:t>
      </w:r>
    </w:p>
    <w:p w14:paraId="6CB43A5F">
      <w:pPr>
        <w:pStyle w:val="32"/>
        <w:spacing w:before="72" w:after="72"/>
        <w:ind w:left="42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灵巧手收到以上指令并正确解析后会回复以下帧：</w:t>
      </w:r>
    </w:p>
    <w:p w14:paraId="5E9ACDB2">
      <w:pPr>
        <w:pStyle w:val="32"/>
        <w:spacing w:before="72" w:after="72"/>
        <w:ind w:left="42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标识符</w:t>
      </w:r>
      <w:r>
        <w:rPr>
          <w:rFonts w:hint="eastAsia" w:ascii="阿里巴巴普惠体 2.0 45 Light" w:hAnsi="阿里巴巴普惠体 2.0 45 Light" w:eastAsia="阿里巴巴普惠体 2.0 45 Light" w:cs="阿里巴巴普惠体 2.0 45 Light"/>
          <w:lang w:val="en-US" w:eastAsia="zh-CN"/>
        </w:rPr>
        <w:t>如下</w:t>
      </w:r>
      <w:ins w:id="3003" w:author="成成" w:date="2025-09-18T15:23:42Z">
        <w:r>
          <w:rPr>
            <w:rFonts w:hint="eastAsia" w:ascii="阿里巴巴普惠体 2.0 45 Light" w:hAnsi="阿里巴巴普惠体 2.0 45 Light" w:eastAsia="阿里巴巴普惠体 2.0 45 Light" w:cs="阿里巴巴普惠体 2.0 45 Light"/>
            <w:lang w:val="en-US" w:eastAsia="zh-CN"/>
            <w:rPrChange w:id="3004" w:author="成成" w:date="2025-09-18T15:46:06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3006" w:author="成成" w:date="2025-09-18T15:23:42Z">
        <w:r>
          <w:rPr>
            <w:rFonts w:hint="eastAsia" w:ascii="阿里巴巴普惠体 2.0 45 Light" w:hAnsi="阿里巴巴普惠体 2.0 45 Light" w:eastAsia="阿里巴巴普惠体 2.0 45 Light" w:cs="阿里巴巴普惠体 2.0 45 Light"/>
            <w:lang w:val="en-US" w:eastAsia="zh-CN"/>
            <w:rPrChange w:id="3007" w:author="成成" w:date="2025-09-18T15:46:06Z">
              <w:rPr>
                <w:rFonts w:hint="eastAsia" w:ascii="阿里巴巴普惠体 2.0 45 Light" w:hAnsi="阿里巴巴普惠体 2.0 45 Light" w:eastAsia="阿里巴巴普惠体 2.0 45 Light" w:cs="阿里巴巴普惠体 2.0 45 Light"/>
                <w:lang w:val="en-US" w:eastAsia="zh-CN"/>
              </w:rPr>
            </w:rPrChange>
          </w:rPr>
          <w:instrText xml:space="preserve"> REF _Ref31716 \h </w:instrText>
        </w:r>
      </w:ins>
      <w:ins w:id="3009" w:author="成成" w:date="2025-09-18T15:23:42Z">
        <w:r>
          <w:rPr>
            <w:rFonts w:hint="eastAsia" w:ascii="阿里巴巴普惠体 2.0 45 Light" w:hAnsi="阿里巴巴普惠体 2.0 45 Light" w:eastAsia="阿里巴巴普惠体 2.0 45 Light" w:cs="阿里巴巴普惠体 2.0 45 Light"/>
            <w:lang w:val="en-US" w:eastAsia="zh-CN"/>
            <w:rPrChange w:id="3010" w:author="成成" w:date="2025-09-18T15:46:06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3012" w:author="成成" w:date="2025-09-18T15:23:42Z">
        <w:r>
          <w:rPr>
            <w:rFonts w:hint="eastAsia" w:ascii="阿里巴巴普惠体 2.0 45 Light" w:hAnsi="阿里巴巴普惠体 2.0 45 Light" w:eastAsia="阿里巴巴普惠体 2.0 45 Light" w:cs="阿里巴巴普惠体 2.0 45 Light"/>
            <w:rPrChange w:id="3013" w:author="成成" w:date="2025-09-18T15:46:06Z">
              <w:rPr/>
            </w:rPrChange>
          </w:rPr>
          <w:t>表 21</w:t>
        </w:r>
      </w:ins>
      <w:ins w:id="3015" w:author="成成" w:date="2025-09-18T15:23:42Z">
        <w:r>
          <w:rPr>
            <w:rFonts w:hint="eastAsia" w:ascii="阿里巴巴普惠体 2.0 45 Light" w:hAnsi="阿里巴巴普惠体 2.0 45 Light" w:eastAsia="阿里巴巴普惠体 2.0 45 Light" w:cs="阿里巴巴普惠体 2.0 45 Light"/>
            <w:lang w:val="en-US" w:eastAsia="zh-CN"/>
            <w:rPrChange w:id="3016" w:author="成成" w:date="2025-09-18T15:46:06Z">
              <w:rPr>
                <w:rFonts w:hint="eastAsia" w:ascii="阿里巴巴普惠体 2.0 45 Light" w:hAnsi="阿里巴巴普惠体 2.0 45 Light" w:eastAsia="阿里巴巴普惠体 2.0 45 Light" w:cs="阿里巴巴普惠体 2.0 45 Light"/>
                <w:lang w:val="en-US" w:eastAsia="zh-CN"/>
              </w:rPr>
            </w:rPrChange>
          </w:rPr>
          <w:fldChar w:fldCharType="end"/>
        </w:r>
      </w:ins>
      <w:del w:id="3018" w:author="成成" w:date="2025-09-18T15:23:33Z">
        <w:r>
          <w:rPr>
            <w:rFonts w:hint="eastAsia" w:ascii="阿里巴巴普惠体 2.0 45 Light" w:hAnsi="阿里巴巴普惠体 2.0 45 Light" w:eastAsia="阿里巴巴普惠体 2.0 45 Light" w:cs="阿里巴巴普惠体 2.0 45 Light"/>
            <w:lang w:val="en-US" w:eastAsia="zh-CN"/>
          </w:rPr>
          <w:delText>表21</w:delText>
        </w:r>
      </w:del>
      <w:r>
        <w:rPr>
          <w:rFonts w:hint="eastAsia" w:ascii="阿里巴巴普惠体 2.0 45 Light" w:hAnsi="阿里巴巴普惠体 2.0 45 Light" w:eastAsia="阿里巴巴普惠体 2.0 45 Light" w:cs="阿里巴巴普惠体 2.0 45 Light"/>
          <w:lang w:val="en-US" w:eastAsia="zh-CN"/>
        </w:rPr>
        <w:t>所示</w:t>
      </w:r>
      <w:r>
        <w:rPr>
          <w:rFonts w:hint="eastAsia" w:ascii="阿里巴巴普惠体 2.0 45 Light" w:hAnsi="阿里巴巴普惠体 2.0 45 Light" w:eastAsia="阿里巴巴普惠体 2.0 45 Light" w:cs="阿里巴巴普惠体 2.0 45 Light"/>
        </w:rPr>
        <w:t>：</w:t>
      </w:r>
    </w:p>
    <w:p w14:paraId="3000151A">
      <w:pPr>
        <w:pStyle w:val="32"/>
        <w:spacing w:before="72" w:after="72"/>
        <w:ind w:left="420" w:firstLine="0" w:firstLineChars="0"/>
        <w:jc w:val="center"/>
        <w:rPr>
          <w:rFonts w:hint="default" w:ascii="阿里巴巴普惠体 2.0 45 Light" w:hAnsi="阿里巴巴普惠体 2.0 45 Light" w:eastAsia="阿里巴巴普惠体 2.0 45 Light" w:cs="阿里巴巴普惠体 2.0 45 Light"/>
          <w:lang w:val="en-US" w:eastAsia="zh-CN"/>
        </w:rPr>
      </w:pPr>
      <w:ins w:id="3019" w:author="成成" w:date="2025-09-18T15:23:30Z">
        <w:bookmarkStart w:id="313" w:name="_Ref31716"/>
        <w:r>
          <w:rPr>
            <w:rFonts w:hint="eastAsia" w:ascii="阿里巴巴普惠体 2.0 45 Light" w:hAnsi="阿里巴巴普惠体 2.0 45 Light" w:eastAsia="阿里巴巴普惠体 2.0 45 Light" w:cs="阿里巴巴普惠体 2.0 45 Light"/>
            <w:rPrChange w:id="3020" w:author="成成" w:date="2025-09-18T15:46:00Z">
              <w:rPr/>
            </w:rPrChange>
          </w:rPr>
          <w:t xml:space="preserve">表 </w:t>
        </w:r>
      </w:ins>
      <w:ins w:id="3022" w:author="成成" w:date="2025-09-18T15:23:30Z">
        <w:r>
          <w:rPr>
            <w:rFonts w:hint="eastAsia" w:ascii="阿里巴巴普惠体 2.0 45 Light" w:hAnsi="阿里巴巴普惠体 2.0 45 Light" w:eastAsia="阿里巴巴普惠体 2.0 45 Light" w:cs="阿里巴巴普惠体 2.0 45 Light"/>
            <w:rPrChange w:id="3023" w:author="成成" w:date="2025-09-18T15:46:00Z">
              <w:rPr/>
            </w:rPrChange>
          </w:rPr>
          <w:fldChar w:fldCharType="begin"/>
        </w:r>
      </w:ins>
      <w:ins w:id="3025" w:author="成成" w:date="2025-09-18T15:23:30Z">
        <w:r>
          <w:rPr>
            <w:rFonts w:hint="eastAsia" w:ascii="阿里巴巴普惠体 2.0 45 Light" w:hAnsi="阿里巴巴普惠体 2.0 45 Light" w:eastAsia="阿里巴巴普惠体 2.0 45 Light" w:cs="阿里巴巴普惠体 2.0 45 Light"/>
            <w:rPrChange w:id="3026" w:author="成成" w:date="2025-09-18T15:46:00Z">
              <w:rPr/>
            </w:rPrChange>
          </w:rPr>
          <w:instrText xml:space="preserve"> SEQ 表 \* ARABIC </w:instrText>
        </w:r>
      </w:ins>
      <w:ins w:id="3028" w:author="成成" w:date="2025-09-18T15:23:30Z">
        <w:r>
          <w:rPr>
            <w:rFonts w:hint="eastAsia" w:ascii="阿里巴巴普惠体 2.0 45 Light" w:hAnsi="阿里巴巴普惠体 2.0 45 Light" w:eastAsia="阿里巴巴普惠体 2.0 45 Light" w:cs="阿里巴巴普惠体 2.0 45 Light"/>
            <w:rPrChange w:id="3029" w:author="成成" w:date="2025-09-18T15:46:00Z">
              <w:rPr/>
            </w:rPrChange>
          </w:rPr>
          <w:fldChar w:fldCharType="separate"/>
        </w:r>
      </w:ins>
      <w:ins w:id="3031" w:author="成成" w:date="2025-09-18T16:08:19Z">
        <w:r>
          <w:rPr>
            <w:rFonts w:hint="eastAsia" w:ascii="阿里巴巴普惠体 2.0 45 Light" w:hAnsi="阿里巴巴普惠体 2.0 45 Light" w:eastAsia="阿里巴巴普惠体 2.0 45 Light" w:cs="阿里巴巴普惠体 2.0 45 Light"/>
          </w:rPr>
          <w:t>21</w:t>
        </w:r>
      </w:ins>
      <w:ins w:id="3032" w:author="成成" w:date="2025-09-18T15:23:30Z">
        <w:r>
          <w:rPr>
            <w:rFonts w:hint="eastAsia" w:ascii="阿里巴巴普惠体 2.0 45 Light" w:hAnsi="阿里巴巴普惠体 2.0 45 Light" w:eastAsia="阿里巴巴普惠体 2.0 45 Light" w:cs="阿里巴巴普惠体 2.0 45 Light"/>
            <w:rPrChange w:id="3033" w:author="成成" w:date="2025-09-18T15:46:00Z">
              <w:rPr/>
            </w:rPrChange>
          </w:rPr>
          <w:fldChar w:fldCharType="end"/>
        </w:r>
        <w:bookmarkEnd w:id="313"/>
      </w:ins>
      <w:del w:id="3035" w:author="成成" w:date="2025-09-18T15:23:27Z">
        <w:r>
          <w:rPr>
            <w:rFonts w:hint="eastAsia" w:ascii="阿里巴巴普惠体 2.0 45 Light" w:hAnsi="阿里巴巴普惠体 2.0 45 Light" w:eastAsia="阿里巴巴普惠体 2.0 45 Light" w:cs="阿里巴巴普惠体 2.0 45 Light"/>
            <w:lang w:val="en-US" w:eastAsia="zh-CN"/>
          </w:rPr>
          <w:delText>表</w:delText>
        </w:r>
      </w:del>
      <w:del w:id="3036" w:author="成成" w:date="2025-09-18T15:23:26Z">
        <w:r>
          <w:rPr>
            <w:rFonts w:hint="eastAsia" w:ascii="阿里巴巴普惠体 2.0 45 Light" w:hAnsi="阿里巴巴普惠体 2.0 45 Light" w:eastAsia="阿里巴巴普惠体 2.0 45 Light" w:cs="阿里巴巴普惠体 2.0 45 Light"/>
            <w:lang w:val="en-US" w:eastAsia="zh-CN"/>
          </w:rPr>
          <w:delText>21</w:delText>
        </w:r>
      </w:del>
      <w:r>
        <w:rPr>
          <w:rFonts w:hint="eastAsia" w:ascii="阿里巴巴普惠体 2.0 45 Light" w:hAnsi="阿里巴巴普惠体 2.0 45 Light" w:eastAsia="阿里巴巴普惠体 2.0 45 Light" w:cs="阿里巴巴普惠体 2.0 45 Light"/>
          <w:lang w:val="en-US" w:eastAsia="zh-CN"/>
        </w:rPr>
        <w:t>读寄存器回复标识符</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0"/>
        <w:gridCol w:w="1780"/>
        <w:gridCol w:w="2165"/>
        <w:gridCol w:w="1395"/>
        <w:gridCol w:w="1781"/>
      </w:tblGrid>
      <w:tr w14:paraId="331D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noWrap w:val="0"/>
            <w:vAlign w:val="center"/>
          </w:tcPr>
          <w:p w14:paraId="6CFA6B02">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标识符</w:t>
            </w:r>
          </w:p>
        </w:tc>
        <w:tc>
          <w:tcPr>
            <w:tcW w:w="1780" w:type="dxa"/>
            <w:noWrap w:val="0"/>
            <w:vAlign w:val="center"/>
          </w:tcPr>
          <w:p w14:paraId="3EB78CF9">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28</w:t>
            </w:r>
          </w:p>
        </w:tc>
        <w:tc>
          <w:tcPr>
            <w:tcW w:w="2165" w:type="dxa"/>
            <w:noWrap w:val="0"/>
            <w:vAlign w:val="center"/>
          </w:tcPr>
          <w:p w14:paraId="01B71F81">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Bit 27-20</w:t>
            </w:r>
          </w:p>
        </w:tc>
        <w:tc>
          <w:tcPr>
            <w:tcW w:w="1395" w:type="dxa"/>
            <w:noWrap w:val="0"/>
            <w:vAlign w:val="center"/>
          </w:tcPr>
          <w:p w14:paraId="079C1A92">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it</w:t>
            </w:r>
            <w:r>
              <w:rPr>
                <w:rFonts w:hint="eastAsia" w:ascii="阿里巴巴普惠体 2.0 45 Light" w:hAnsi="阿里巴巴普惠体 2.0 45 Light" w:eastAsia="阿里巴巴普惠体 2.0 45 Light" w:cs="阿里巴巴普惠体 2.0 45 Light"/>
                <w:b/>
                <w:bCs/>
                <w:lang w:val="en-US" w:eastAsia="zh-CN"/>
              </w:rPr>
              <w:t xml:space="preserve"> 19-8</w:t>
            </w:r>
          </w:p>
        </w:tc>
        <w:tc>
          <w:tcPr>
            <w:tcW w:w="1781" w:type="dxa"/>
            <w:noWrap w:val="0"/>
            <w:vAlign w:val="center"/>
          </w:tcPr>
          <w:p w14:paraId="13A012ED">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7</w:t>
            </w:r>
            <w:r>
              <w:rPr>
                <w:rFonts w:hint="eastAsia" w:ascii="阿里巴巴普惠体 2.0 45 Light" w:hAnsi="阿里巴巴普惠体 2.0 45 Light" w:eastAsia="阿里巴巴普惠体 2.0 45 Light" w:cs="阿里巴巴普惠体 2.0 45 Light"/>
                <w:b/>
                <w:bCs/>
              </w:rPr>
              <w:t>-0</w:t>
            </w:r>
          </w:p>
        </w:tc>
      </w:tr>
      <w:tr w14:paraId="24583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noWrap w:val="0"/>
            <w:vAlign w:val="center"/>
          </w:tcPr>
          <w:p w14:paraId="0724086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含义</w:t>
            </w:r>
          </w:p>
        </w:tc>
        <w:tc>
          <w:tcPr>
            <w:tcW w:w="1780" w:type="dxa"/>
            <w:noWrap w:val="0"/>
            <w:vAlign w:val="center"/>
          </w:tcPr>
          <w:p w14:paraId="6DDCFAB8">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读寄存器标志</w:t>
            </w:r>
          </w:p>
        </w:tc>
        <w:tc>
          <w:tcPr>
            <w:tcW w:w="2165" w:type="dxa"/>
            <w:noWrap w:val="0"/>
            <w:vAlign w:val="center"/>
          </w:tcPr>
          <w:p w14:paraId="57AE62CE">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数据帧有效数据长度</w:t>
            </w:r>
          </w:p>
        </w:tc>
        <w:tc>
          <w:tcPr>
            <w:tcW w:w="1395" w:type="dxa"/>
            <w:noWrap w:val="0"/>
            <w:vAlign w:val="center"/>
          </w:tcPr>
          <w:p w14:paraId="10A1C5D1">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Address</w:t>
            </w:r>
          </w:p>
        </w:tc>
        <w:tc>
          <w:tcPr>
            <w:tcW w:w="1781" w:type="dxa"/>
            <w:noWrap w:val="0"/>
            <w:vAlign w:val="center"/>
          </w:tcPr>
          <w:p w14:paraId="3276F730">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Hand_ID</w:t>
            </w:r>
          </w:p>
        </w:tc>
      </w:tr>
    </w:tbl>
    <w:p w14:paraId="3B836FB6">
      <w:pPr>
        <w:pStyle w:val="32"/>
        <w:spacing w:before="72" w:after="72"/>
        <w:ind w:left="420" w:firstLine="472" w:firstLineChars="200"/>
        <w:rPr>
          <w:ins w:id="3037" w:author="成成" w:date="2025-09-18T15:45:53Z"/>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数据</w:t>
      </w:r>
      <w:r>
        <w:rPr>
          <w:rFonts w:hint="eastAsia" w:ascii="阿里巴巴普惠体 2.0 45 Light" w:hAnsi="阿里巴巴普惠体 2.0 45 Light" w:eastAsia="阿里巴巴普惠体 2.0 45 Light" w:cs="阿里巴巴普惠体 2.0 45 Light"/>
          <w:lang w:val="en-US" w:eastAsia="zh-CN"/>
        </w:rPr>
        <w:t>帧数据</w:t>
      </w:r>
      <w:r>
        <w:rPr>
          <w:rFonts w:hint="eastAsia" w:ascii="阿里巴巴普惠体 2.0 45 Light" w:hAnsi="阿里巴巴普惠体 2.0 45 Light" w:eastAsia="阿里巴巴普惠体 2.0 45 Light" w:cs="阿里巴巴普惠体 2.0 45 Light"/>
        </w:rPr>
        <w:t>内容：</w:t>
      </w:r>
      <w:r>
        <w:rPr>
          <w:rFonts w:hint="eastAsia" w:ascii="阿里巴巴普惠体 2.0 45 Light" w:hAnsi="阿里巴巴普惠体 2.0 45 Light" w:eastAsia="阿里巴巴普惠体 2.0 45 Light" w:cs="阿里巴巴普惠体 2.0 45 Light"/>
          <w:lang w:val="en-US" w:eastAsia="zh-CN"/>
        </w:rPr>
        <w:t>读取对应字节长度的寄存器数据</w:t>
      </w:r>
      <w:r>
        <w:rPr>
          <w:rFonts w:hint="eastAsia" w:ascii="阿里巴巴普惠体 2.0 45 Light" w:hAnsi="阿里巴巴普惠体 2.0 45 Light" w:eastAsia="阿里巴巴普惠体 2.0 45 Light" w:cs="阿里巴巴普惠体 2.0 45 Light"/>
        </w:rPr>
        <w:t>。</w:t>
      </w:r>
    </w:p>
    <w:p w14:paraId="2C2468BE">
      <w:pPr>
        <w:pStyle w:val="32"/>
        <w:spacing w:before="72" w:after="72"/>
        <w:ind w:left="420" w:firstLine="472" w:firstLineChars="200"/>
        <w:rPr>
          <w:del w:id="3038" w:author="成成" w:date="2025-09-18T15:45:51Z"/>
          <w:rFonts w:hint="eastAsia" w:ascii="阿里巴巴普惠体 2.0 45 Light" w:hAnsi="阿里巴巴普惠体 2.0 45 Light" w:eastAsia="阿里巴巴普惠体 2.0 45 Light" w:cs="阿里巴巴普惠体 2.0 45 Light"/>
        </w:rPr>
      </w:pPr>
    </w:p>
    <w:p w14:paraId="3B836FB6">
      <w:pPr>
        <w:pStyle w:val="32"/>
        <w:spacing w:before="72" w:after="72"/>
        <w:ind w:left="420" w:firstLine="472" w:firstLineChars="200"/>
        <w:rPr>
          <w:rFonts w:hint="eastAsia" w:ascii="阿里巴巴普惠体 2.0 45 Light" w:hAnsi="阿里巴巴普惠体 2.0 45 Light" w:eastAsia="阿里巴巴普惠体 2.0 45 Light" w:cs="阿里巴巴普惠体 2.0 45 Light"/>
          <w:kern w:val="0"/>
          <w:sz w:val="24"/>
          <w:szCs w:val="24"/>
          <w:rPrChange w:id="3040" w:author="成成" w:date="2025-09-18T15:45:40Z">
            <w:rPr>
              <w:rFonts w:hint="eastAsia" w:ascii="阿里巴巴普惠体 2.0 45 Light" w:hAnsi="阿里巴巴普惠体 2.0 45 Light" w:eastAsia="阿里巴巴普惠体 2.0 45 Light" w:cs="阿里巴巴普惠体 2.0 45 Light"/>
            </w:rPr>
          </w:rPrChange>
        </w:rPr>
        <w:pPrChange w:id="3039" w:author="成成" w:date="2025-09-18T15:45:51Z">
          <w:pPr>
            <w:pStyle w:val="32"/>
            <w:spacing w:before="72" w:after="72"/>
            <w:ind w:left="420" w:firstLine="0" w:firstLineChars="0"/>
          </w:pPr>
        </w:pPrChange>
      </w:pPr>
      <w:r>
        <w:rPr>
          <w:rFonts w:hint="eastAsia" w:ascii="阿里巴巴普惠体 2.0 45 Light" w:hAnsi="阿里巴巴普惠体 2.0 45 Light" w:eastAsia="阿里巴巴普惠体 2.0 45 Light" w:cs="阿里巴巴普惠体 2.0 45 Light"/>
          <w:kern w:val="0"/>
          <w:sz w:val="24"/>
          <w:szCs w:val="24"/>
          <w:rPrChange w:id="3041" w:author="成成" w:date="2025-09-18T15:45:40Z">
            <w:rPr>
              <w:rFonts w:hint="eastAsia" w:ascii="阿里巴巴普惠体 2.0 45 Light" w:hAnsi="阿里巴巴普惠体 2.0 45 Light" w:eastAsia="阿里巴巴普惠体 2.0 45 Light" w:cs="阿里巴巴普惠体 2.0 45 Light"/>
            </w:rPr>
          </w:rPrChange>
        </w:rPr>
        <w:t>例如欲读ID为1的灵巧手食指的当前实际角度，应向CAN</w:t>
      </w:r>
      <w:r>
        <w:rPr>
          <w:rFonts w:hint="eastAsia" w:ascii="阿里巴巴普惠体 2.0 45 Light" w:hAnsi="阿里巴巴普惠体 2.0 45 Light" w:eastAsia="阿里巴巴普惠体 2.0 45 Light" w:cs="阿里巴巴普惠体 2.0 45 Light"/>
          <w:kern w:val="0"/>
          <w:sz w:val="24"/>
          <w:szCs w:val="24"/>
          <w:lang w:val="en-US" w:eastAsia="zh-CN"/>
          <w:rPrChange w:id="3042" w:author="成成" w:date="2025-09-18T15:45:40Z">
            <w:rPr>
              <w:rFonts w:hint="eastAsia" w:ascii="阿里巴巴普惠体 2.0 45 Light" w:hAnsi="阿里巴巴普惠体 2.0 45 Light" w:eastAsia="阿里巴巴普惠体 2.0 45 Light" w:cs="阿里巴巴普惠体 2.0 45 Light"/>
              <w:lang w:val="en-US" w:eastAsia="zh-CN"/>
            </w:rPr>
          </w:rPrChange>
        </w:rPr>
        <w:t>FD</w:t>
      </w:r>
      <w:r>
        <w:rPr>
          <w:rFonts w:hint="eastAsia" w:ascii="阿里巴巴普惠体 2.0 45 Light" w:hAnsi="阿里巴巴普惠体 2.0 45 Light" w:eastAsia="阿里巴巴普惠体 2.0 45 Light" w:cs="阿里巴巴普惠体 2.0 45 Light"/>
          <w:kern w:val="0"/>
          <w:sz w:val="24"/>
          <w:szCs w:val="24"/>
          <w:rPrChange w:id="3043" w:author="成成" w:date="2025-09-18T15:45:40Z">
            <w:rPr>
              <w:rFonts w:hint="eastAsia" w:ascii="阿里巴巴普惠体 2.0 45 Light" w:hAnsi="阿里巴巴普惠体 2.0 45 Light" w:eastAsia="阿里巴巴普惠体 2.0 45 Light" w:cs="阿里巴巴普惠体 2.0 45 Light"/>
            </w:rPr>
          </w:rPrChange>
        </w:rPr>
        <w:t>总线发送</w:t>
      </w:r>
      <w:r>
        <w:rPr>
          <w:rFonts w:hint="eastAsia" w:ascii="阿里巴巴普惠体 2.0 45 Light" w:hAnsi="阿里巴巴普惠体 2.0 45 Light" w:eastAsia="阿里巴巴普惠体 2.0 45 Light" w:cs="阿里巴巴普惠体 2.0 45 Light"/>
          <w:kern w:val="0"/>
          <w:sz w:val="24"/>
          <w:szCs w:val="24"/>
          <w:lang w:val="en-US" w:eastAsia="zh-CN"/>
          <w:rPrChange w:id="3044" w:author="成成" w:date="2025-09-18T15:45:40Z">
            <w:rPr>
              <w:rFonts w:hint="eastAsia" w:ascii="阿里巴巴普惠体 2.0 45 Light" w:hAnsi="阿里巴巴普惠体 2.0 45 Light" w:eastAsia="阿里巴巴普惠体 2.0 45 Light" w:cs="阿里巴巴普惠体 2.0 45 Light"/>
              <w:lang w:val="en-US" w:eastAsia="zh-CN"/>
            </w:rPr>
          </w:rPrChange>
        </w:rPr>
        <w:t>以</w:t>
      </w:r>
      <w:r>
        <w:rPr>
          <w:rFonts w:hint="eastAsia" w:ascii="阿里巴巴普惠体 2.0 45 Light" w:hAnsi="阿里巴巴普惠体 2.0 45 Light" w:eastAsia="阿里巴巴普惠体 2.0 45 Light" w:cs="阿里巴巴普惠体 2.0 45 Light"/>
          <w:kern w:val="0"/>
          <w:sz w:val="24"/>
          <w:szCs w:val="24"/>
          <w:rPrChange w:id="3045" w:author="成成" w:date="2025-09-18T15:45:40Z">
            <w:rPr>
              <w:rFonts w:hint="eastAsia" w:ascii="阿里巴巴普惠体 2.0 45 Light" w:hAnsi="阿里巴巴普惠体 2.0 45 Light" w:eastAsia="阿里巴巴普惠体 2.0 45 Light" w:cs="阿里巴巴普惠体 2.0 45 Light"/>
            </w:rPr>
          </w:rPrChange>
        </w:rPr>
        <w:t>下帧</w:t>
      </w:r>
      <w:r>
        <w:rPr>
          <w:rFonts w:hint="eastAsia" w:ascii="阿里巴巴普惠体 2.0 45 Light" w:hAnsi="阿里巴巴普惠体 2.0 45 Light" w:eastAsia="阿里巴巴普惠体 2.0 45 Light" w:cs="阿里巴巴普惠体 2.0 45 Light"/>
          <w:kern w:val="0"/>
          <w:sz w:val="24"/>
          <w:szCs w:val="24"/>
          <w:lang w:eastAsia="zh-CN"/>
          <w:rPrChange w:id="3046" w:author="成成" w:date="2025-09-18T15:45:40Z">
            <w:rPr>
              <w:rFonts w:hint="eastAsia" w:ascii="阿里巴巴普惠体 2.0 45 Light" w:hAnsi="阿里巴巴普惠体 2.0 45 Light" w:eastAsia="阿里巴巴普惠体 2.0 45 Light" w:cs="阿里巴巴普惠体 2.0 45 Light"/>
              <w:lang w:eastAsia="zh-CN"/>
            </w:rPr>
          </w:rPrChange>
        </w:rPr>
        <w:t>，</w:t>
      </w:r>
      <w:r>
        <w:rPr>
          <w:rFonts w:hint="eastAsia" w:ascii="阿里巴巴普惠体 2.0 45 Light" w:hAnsi="阿里巴巴普惠体 2.0 45 Light" w:eastAsia="阿里巴巴普惠体 2.0 45 Light" w:cs="阿里巴巴普惠体 2.0 45 Light"/>
          <w:kern w:val="0"/>
          <w:sz w:val="24"/>
          <w:szCs w:val="24"/>
          <w:lang w:val="en-US" w:eastAsia="zh-CN"/>
          <w:rPrChange w:id="3047" w:author="成成" w:date="2025-09-18T15:45:40Z">
            <w:rPr>
              <w:rFonts w:hint="eastAsia" w:ascii="阿里巴巴普惠体 2.0 45 Light" w:hAnsi="阿里巴巴普惠体 2.0 45 Light" w:eastAsia="阿里巴巴普惠体 2.0 45 Light" w:cs="阿里巴巴普惠体 2.0 45 Light"/>
              <w:lang w:val="en-US" w:eastAsia="zh-CN"/>
            </w:rPr>
          </w:rPrChange>
        </w:rPr>
        <w:t>如下</w:t>
      </w:r>
      <w:ins w:id="3048" w:author="成成" w:date="2025-09-18T15:24:06Z">
        <w:r>
          <w:rPr>
            <w:rFonts w:hint="eastAsia" w:ascii="阿里巴巴普惠体 2.0 45 Light" w:hAnsi="阿里巴巴普惠体 2.0 45 Light" w:eastAsia="阿里巴巴普惠体 2.0 45 Light" w:cs="阿里巴巴普惠体 2.0 45 Light"/>
            <w:kern w:val="0"/>
            <w:sz w:val="24"/>
            <w:szCs w:val="24"/>
            <w:lang w:val="en-US" w:eastAsia="zh-CN"/>
            <w:rPrChange w:id="3049" w:author="成成" w:date="2025-09-18T15:45:40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3051" w:author="成成" w:date="2025-09-18T15:24:06Z">
        <w:r>
          <w:rPr>
            <w:rFonts w:hint="eastAsia" w:ascii="阿里巴巴普惠体 2.0 45 Light" w:hAnsi="阿里巴巴普惠体 2.0 45 Light" w:eastAsia="阿里巴巴普惠体 2.0 45 Light" w:cs="阿里巴巴普惠体 2.0 45 Light"/>
            <w:kern w:val="0"/>
            <w:sz w:val="24"/>
            <w:szCs w:val="24"/>
            <w:lang w:val="en-US" w:eastAsia="zh-CN"/>
            <w:rPrChange w:id="3052" w:author="成成" w:date="2025-09-18T15:45:40Z">
              <w:rPr>
                <w:rFonts w:hint="eastAsia" w:ascii="阿里巴巴普惠体 2.0 45 Light" w:hAnsi="阿里巴巴普惠体 2.0 45 Light" w:eastAsia="阿里巴巴普惠体 2.0 45 Light" w:cs="阿里巴巴普惠体 2.0 45 Light"/>
                <w:lang w:val="en-US" w:eastAsia="zh-CN"/>
              </w:rPr>
            </w:rPrChange>
          </w:rPr>
          <w:instrText xml:space="preserve"> REF _Ref31794 \h </w:instrText>
        </w:r>
      </w:ins>
      <w:ins w:id="3054" w:author="成成" w:date="2025-09-18T15:24:06Z">
        <w:r>
          <w:rPr>
            <w:rFonts w:hint="eastAsia" w:ascii="阿里巴巴普惠体 2.0 45 Light" w:hAnsi="阿里巴巴普惠体 2.0 45 Light" w:eastAsia="阿里巴巴普惠体 2.0 45 Light" w:cs="阿里巴巴普惠体 2.0 45 Light"/>
            <w:kern w:val="0"/>
            <w:sz w:val="24"/>
            <w:szCs w:val="24"/>
            <w:lang w:val="en-US" w:eastAsia="zh-CN"/>
            <w:rPrChange w:id="3055" w:author="成成" w:date="2025-09-18T15:45:40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3057" w:author="成成" w:date="2025-09-18T15:24:06Z">
        <w:r>
          <w:rPr>
            <w:rFonts w:hint="eastAsia" w:ascii="阿里巴巴普惠体 2.0 45 Light" w:hAnsi="阿里巴巴普惠体 2.0 45 Light" w:eastAsia="阿里巴巴普惠体 2.0 45 Light" w:cs="阿里巴巴普惠体 2.0 45 Light"/>
            <w:kern w:val="0"/>
            <w:sz w:val="24"/>
            <w:szCs w:val="24"/>
            <w:rPrChange w:id="3058" w:author="成成" w:date="2025-09-18T15:45:40Z">
              <w:rPr/>
            </w:rPrChange>
          </w:rPr>
          <w:t>表 22</w:t>
        </w:r>
      </w:ins>
      <w:ins w:id="3060" w:author="成成" w:date="2025-09-18T15:24:06Z">
        <w:r>
          <w:rPr>
            <w:rFonts w:hint="eastAsia" w:ascii="阿里巴巴普惠体 2.0 45 Light" w:hAnsi="阿里巴巴普惠体 2.0 45 Light" w:eastAsia="阿里巴巴普惠体 2.0 45 Light" w:cs="阿里巴巴普惠体 2.0 45 Light"/>
            <w:kern w:val="0"/>
            <w:sz w:val="24"/>
            <w:szCs w:val="24"/>
            <w:lang w:val="en-US" w:eastAsia="zh-CN"/>
            <w:rPrChange w:id="3061" w:author="成成" w:date="2025-09-18T15:45:40Z">
              <w:rPr>
                <w:rFonts w:hint="eastAsia" w:ascii="阿里巴巴普惠体 2.0 45 Light" w:hAnsi="阿里巴巴普惠体 2.0 45 Light" w:eastAsia="阿里巴巴普惠体 2.0 45 Light" w:cs="阿里巴巴普惠体 2.0 45 Light"/>
                <w:lang w:val="en-US" w:eastAsia="zh-CN"/>
              </w:rPr>
            </w:rPrChange>
          </w:rPr>
          <w:fldChar w:fldCharType="end"/>
        </w:r>
      </w:ins>
      <w:del w:id="3063" w:author="成成" w:date="2025-09-18T15:23:59Z">
        <w:r>
          <w:rPr>
            <w:rFonts w:hint="eastAsia" w:ascii="阿里巴巴普惠体 2.0 45 Light" w:hAnsi="阿里巴巴普惠体 2.0 45 Light" w:eastAsia="阿里巴巴普惠体 2.0 45 Light" w:cs="阿里巴巴普惠体 2.0 45 Light"/>
            <w:kern w:val="0"/>
            <w:sz w:val="24"/>
            <w:szCs w:val="24"/>
            <w:lang w:val="en-US" w:eastAsia="zh-CN"/>
            <w:rPrChange w:id="3064" w:author="成成" w:date="2025-09-18T15:45:40Z">
              <w:rPr>
                <w:rFonts w:hint="eastAsia" w:ascii="阿里巴巴普惠体 2.0 45 Light" w:hAnsi="阿里巴巴普惠体 2.0 45 Light" w:eastAsia="阿里巴巴普惠体 2.0 45 Light" w:cs="阿里巴巴普惠体 2.0 45 Light"/>
                <w:lang w:val="en-US" w:eastAsia="zh-CN"/>
              </w:rPr>
            </w:rPrChange>
          </w:rPr>
          <w:delText>表22</w:delText>
        </w:r>
      </w:del>
      <w:r>
        <w:rPr>
          <w:rFonts w:hint="eastAsia" w:ascii="阿里巴巴普惠体 2.0 45 Light" w:hAnsi="阿里巴巴普惠体 2.0 45 Light" w:eastAsia="阿里巴巴普惠体 2.0 45 Light" w:cs="阿里巴巴普惠体 2.0 45 Light"/>
          <w:kern w:val="0"/>
          <w:sz w:val="24"/>
          <w:szCs w:val="24"/>
          <w:lang w:val="en-US" w:eastAsia="zh-CN"/>
          <w:rPrChange w:id="3066" w:author="成成" w:date="2025-09-18T15:45:40Z">
            <w:rPr>
              <w:rFonts w:hint="eastAsia" w:ascii="阿里巴巴普惠体 2.0 45 Light" w:hAnsi="阿里巴巴普惠体 2.0 45 Light" w:eastAsia="阿里巴巴普惠体 2.0 45 Light" w:cs="阿里巴巴普惠体 2.0 45 Light"/>
              <w:lang w:val="en-US" w:eastAsia="zh-CN"/>
            </w:rPr>
          </w:rPrChange>
        </w:rPr>
        <w:t>所示</w:t>
      </w:r>
      <w:r>
        <w:rPr>
          <w:rFonts w:hint="eastAsia" w:ascii="阿里巴巴普惠体 2.0 45 Light" w:hAnsi="阿里巴巴普惠体 2.0 45 Light" w:eastAsia="阿里巴巴普惠体 2.0 45 Light" w:cs="阿里巴巴普惠体 2.0 45 Light"/>
          <w:kern w:val="0"/>
          <w:sz w:val="24"/>
          <w:szCs w:val="24"/>
          <w:rPrChange w:id="3067" w:author="成成" w:date="2025-09-18T15:45:40Z">
            <w:rPr>
              <w:rFonts w:hint="eastAsia" w:ascii="阿里巴巴普惠体 2.0 45 Light" w:hAnsi="阿里巴巴普惠体 2.0 45 Light" w:eastAsia="阿里巴巴普惠体 2.0 45 Light" w:cs="阿里巴巴普惠体 2.0 45 Light"/>
            </w:rPr>
          </w:rPrChange>
        </w:rPr>
        <w:t>：</w:t>
      </w:r>
    </w:p>
    <w:p w14:paraId="3126394F">
      <w:pPr>
        <w:pStyle w:val="32"/>
        <w:spacing w:before="72" w:after="72"/>
        <w:ind w:left="42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标识符：二进制为000</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 xml:space="preserve"> 000</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 xml:space="preserve"> </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00</w:t>
      </w:r>
      <w:r>
        <w:rPr>
          <w:rFonts w:hint="eastAsia" w:ascii="阿里巴巴普惠体 2.0 45 Light" w:hAnsi="阿里巴巴普惠体 2.0 45 Light" w:eastAsia="阿里巴巴普惠体 2.0 45 Light" w:cs="阿里巴巴普惠体 2.0 45 Light"/>
          <w:lang w:val="en-US" w:eastAsia="zh-CN"/>
        </w:rPr>
        <w:t>1</w:t>
      </w:r>
      <w:r>
        <w:rPr>
          <w:rFonts w:hint="eastAsia" w:ascii="阿里巴巴普惠体 2.0 45 Light" w:hAnsi="阿里巴巴普惠体 2.0 45 Light" w:eastAsia="阿里巴巴普惠体 2.0 45 Light" w:cs="阿里巴巴普惠体 2.0 45 Light"/>
        </w:rPr>
        <w:t xml:space="preserve"> 0100 00</w:t>
      </w:r>
      <w:r>
        <w:rPr>
          <w:rFonts w:hint="eastAsia" w:ascii="阿里巴巴普惠体 2.0 45 Light" w:hAnsi="阿里巴巴普惠体 2.0 45 Light" w:eastAsia="阿里巴巴普惠体 2.0 45 Light" w:cs="阿里巴巴普惠体 2.0 45 Light"/>
          <w:lang w:val="en-US" w:eastAsia="zh-CN"/>
        </w:rPr>
        <w:t>1</w:t>
      </w:r>
      <w:r>
        <w:rPr>
          <w:rFonts w:hint="eastAsia" w:ascii="阿里巴巴普惠体 2.0 45 Light" w:hAnsi="阿里巴巴普惠体 2.0 45 Light" w:eastAsia="阿里巴巴普惠体 2.0 45 Light" w:cs="阿里巴巴普惠体 2.0 45 Light"/>
        </w:rPr>
        <w:t xml:space="preserve">0 </w:t>
      </w:r>
      <w:r>
        <w:rPr>
          <w:rFonts w:hint="eastAsia" w:ascii="阿里巴巴普惠体 2.0 45 Light" w:hAnsi="阿里巴巴普惠体 2.0 45 Light" w:eastAsia="阿里巴巴普惠体 2.0 45 Light" w:cs="阿里巴巴普惠体 2.0 45 Light"/>
          <w:lang w:val="en-US" w:eastAsia="zh-CN"/>
        </w:rPr>
        <w:t>1</w:t>
      </w: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1</w:t>
      </w:r>
      <w:r>
        <w:rPr>
          <w:rFonts w:hint="eastAsia" w:ascii="阿里巴巴普惠体 2.0 45 Light" w:hAnsi="阿里巴巴普惠体 2.0 45 Light" w:eastAsia="阿里巴巴普惠体 2.0 45 Light" w:cs="阿里巴巴普惠体 2.0 45 Light"/>
        </w:rPr>
        <w:t>0 0000 0001</w:t>
      </w:r>
    </w:p>
    <w:p w14:paraId="7BD7A1F7">
      <w:pPr>
        <w:pStyle w:val="32"/>
        <w:spacing w:before="72" w:after="72"/>
        <w:ind w:left="420" w:firstLine="0" w:firstLineChars="0"/>
        <w:jc w:val="center"/>
        <w:rPr>
          <w:rFonts w:hint="default" w:ascii="阿里巴巴普惠体 2.0 45 Light" w:hAnsi="阿里巴巴普惠体 2.0 45 Light" w:eastAsia="阿里巴巴普惠体 2.0 45 Light" w:cs="阿里巴巴普惠体 2.0 45 Light"/>
          <w:lang w:val="en-US" w:eastAsia="zh-CN"/>
        </w:rPr>
      </w:pPr>
      <w:ins w:id="3068" w:author="成成" w:date="2025-09-18T15:23:54Z">
        <w:bookmarkStart w:id="314" w:name="_Ref31794"/>
        <w:r>
          <w:rPr>
            <w:rFonts w:hint="eastAsia" w:ascii="阿里巴巴普惠体 2.0 45 Light" w:hAnsi="阿里巴巴普惠体 2.0 45 Light" w:eastAsia="阿里巴巴普惠体 2.0 45 Light" w:cs="阿里巴巴普惠体 2.0 45 Light"/>
            <w:rPrChange w:id="3069" w:author="成成" w:date="2025-09-18T15:45:34Z">
              <w:rPr/>
            </w:rPrChange>
          </w:rPr>
          <w:t xml:space="preserve">表 </w:t>
        </w:r>
      </w:ins>
      <w:ins w:id="3071" w:author="成成" w:date="2025-09-18T15:23:54Z">
        <w:r>
          <w:rPr>
            <w:rFonts w:hint="eastAsia" w:ascii="阿里巴巴普惠体 2.0 45 Light" w:hAnsi="阿里巴巴普惠体 2.0 45 Light" w:eastAsia="阿里巴巴普惠体 2.0 45 Light" w:cs="阿里巴巴普惠体 2.0 45 Light"/>
            <w:rPrChange w:id="3072" w:author="成成" w:date="2025-09-18T15:45:34Z">
              <w:rPr/>
            </w:rPrChange>
          </w:rPr>
          <w:fldChar w:fldCharType="begin"/>
        </w:r>
      </w:ins>
      <w:ins w:id="3074" w:author="成成" w:date="2025-09-18T15:23:54Z">
        <w:r>
          <w:rPr>
            <w:rFonts w:hint="eastAsia" w:ascii="阿里巴巴普惠体 2.0 45 Light" w:hAnsi="阿里巴巴普惠体 2.0 45 Light" w:eastAsia="阿里巴巴普惠体 2.0 45 Light" w:cs="阿里巴巴普惠体 2.0 45 Light"/>
            <w:rPrChange w:id="3075" w:author="成成" w:date="2025-09-18T15:45:34Z">
              <w:rPr/>
            </w:rPrChange>
          </w:rPr>
          <w:instrText xml:space="preserve"> SEQ 表 \* ARABIC </w:instrText>
        </w:r>
      </w:ins>
      <w:ins w:id="3077" w:author="成成" w:date="2025-09-18T15:23:54Z">
        <w:r>
          <w:rPr>
            <w:rFonts w:hint="eastAsia" w:ascii="阿里巴巴普惠体 2.0 45 Light" w:hAnsi="阿里巴巴普惠体 2.0 45 Light" w:eastAsia="阿里巴巴普惠体 2.0 45 Light" w:cs="阿里巴巴普惠体 2.0 45 Light"/>
            <w:rPrChange w:id="3078" w:author="成成" w:date="2025-09-18T15:45:34Z">
              <w:rPr/>
            </w:rPrChange>
          </w:rPr>
          <w:fldChar w:fldCharType="separate"/>
        </w:r>
      </w:ins>
      <w:ins w:id="3080" w:author="成成" w:date="2025-09-18T16:08:19Z">
        <w:r>
          <w:rPr>
            <w:rFonts w:hint="eastAsia" w:ascii="阿里巴巴普惠体 2.0 45 Light" w:hAnsi="阿里巴巴普惠体 2.0 45 Light" w:eastAsia="阿里巴巴普惠体 2.0 45 Light" w:cs="阿里巴巴普惠体 2.0 45 Light"/>
          </w:rPr>
          <w:t>22</w:t>
        </w:r>
      </w:ins>
      <w:ins w:id="3081" w:author="成成" w:date="2025-09-18T15:23:54Z">
        <w:r>
          <w:rPr>
            <w:rFonts w:hint="eastAsia" w:ascii="阿里巴巴普惠体 2.0 45 Light" w:hAnsi="阿里巴巴普惠体 2.0 45 Light" w:eastAsia="阿里巴巴普惠体 2.0 45 Light" w:cs="阿里巴巴普惠体 2.0 45 Light"/>
            <w:rPrChange w:id="3082" w:author="成成" w:date="2025-09-18T15:45:34Z">
              <w:rPr/>
            </w:rPrChange>
          </w:rPr>
          <w:fldChar w:fldCharType="end"/>
        </w:r>
        <w:bookmarkEnd w:id="314"/>
      </w:ins>
      <w:del w:id="3084" w:author="成成" w:date="2025-09-18T15:23:51Z">
        <w:r>
          <w:rPr>
            <w:rFonts w:hint="eastAsia" w:ascii="阿里巴巴普惠体 2.0 45 Light" w:hAnsi="阿里巴巴普惠体 2.0 45 Light" w:eastAsia="阿里巴巴普惠体 2.0 45 Light" w:cs="阿里巴巴普惠体 2.0 45 Light"/>
            <w:lang w:val="en-US" w:eastAsia="zh-CN"/>
          </w:rPr>
          <w:delText>表2</w:delText>
        </w:r>
      </w:del>
      <w:del w:id="3085" w:author="成成" w:date="2025-09-18T15:23:50Z">
        <w:r>
          <w:rPr>
            <w:rFonts w:hint="eastAsia" w:ascii="阿里巴巴普惠体 2.0 45 Light" w:hAnsi="阿里巴巴普惠体 2.0 45 Light" w:eastAsia="阿里巴巴普惠体 2.0 45 Light" w:cs="阿里巴巴普惠体 2.0 45 Light"/>
            <w:lang w:val="en-US" w:eastAsia="zh-CN"/>
          </w:rPr>
          <w:delText>2</w:delText>
        </w:r>
      </w:del>
      <w:r>
        <w:rPr>
          <w:rFonts w:hint="eastAsia" w:ascii="阿里巴巴普惠体 2.0 45 Light" w:hAnsi="阿里巴巴普惠体 2.0 45 Light" w:eastAsia="阿里巴巴普惠体 2.0 45 Light" w:cs="阿里巴巴普惠体 2.0 45 Light"/>
          <w:lang w:val="en-US" w:eastAsia="zh-CN"/>
        </w:rPr>
        <w:t>举例读取数据标识符</w:t>
      </w:r>
    </w:p>
    <w:tbl>
      <w:tblPr>
        <w:tblStyle w:val="25"/>
        <w:tblW w:w="8905"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9"/>
        <w:gridCol w:w="1565"/>
        <w:gridCol w:w="4144"/>
        <w:gridCol w:w="1827"/>
      </w:tblGrid>
      <w:tr w14:paraId="569C1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69" w:type="dxa"/>
            <w:noWrap w:val="0"/>
            <w:vAlign w:val="center"/>
          </w:tcPr>
          <w:p w14:paraId="695E1CF9">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28</w:t>
            </w:r>
          </w:p>
        </w:tc>
        <w:tc>
          <w:tcPr>
            <w:tcW w:w="1565" w:type="dxa"/>
            <w:noWrap w:val="0"/>
            <w:vAlign w:val="center"/>
          </w:tcPr>
          <w:p w14:paraId="58A105A7">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Bit 27-20</w:t>
            </w:r>
          </w:p>
        </w:tc>
        <w:tc>
          <w:tcPr>
            <w:tcW w:w="4144" w:type="dxa"/>
            <w:noWrap w:val="0"/>
            <w:vAlign w:val="center"/>
          </w:tcPr>
          <w:p w14:paraId="4143AC60">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it</w:t>
            </w:r>
            <w:r>
              <w:rPr>
                <w:rFonts w:hint="eastAsia" w:ascii="阿里巴巴普惠体 2.0 45 Light" w:hAnsi="阿里巴巴普惠体 2.0 45 Light" w:eastAsia="阿里巴巴普惠体 2.0 45 Light" w:cs="阿里巴巴普惠体 2.0 45 Light"/>
                <w:b/>
                <w:bCs/>
                <w:lang w:val="en-US" w:eastAsia="zh-CN"/>
              </w:rPr>
              <w:t xml:space="preserve"> 19-8</w:t>
            </w:r>
          </w:p>
        </w:tc>
        <w:tc>
          <w:tcPr>
            <w:tcW w:w="1827" w:type="dxa"/>
            <w:noWrap w:val="0"/>
            <w:vAlign w:val="center"/>
          </w:tcPr>
          <w:p w14:paraId="07886450">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7</w:t>
            </w:r>
            <w:r>
              <w:rPr>
                <w:rFonts w:hint="eastAsia" w:ascii="阿里巴巴普惠体 2.0 45 Light" w:hAnsi="阿里巴巴普惠体 2.0 45 Light" w:eastAsia="阿里巴巴普惠体 2.0 45 Light" w:cs="阿里巴巴普惠体 2.0 45 Light"/>
                <w:b/>
                <w:bCs/>
              </w:rPr>
              <w:t>-0</w:t>
            </w:r>
          </w:p>
        </w:tc>
      </w:tr>
      <w:tr w14:paraId="06381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69" w:type="dxa"/>
            <w:noWrap w:val="0"/>
            <w:vAlign w:val="center"/>
          </w:tcPr>
          <w:p w14:paraId="55FF451E">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p>
        </w:tc>
        <w:tc>
          <w:tcPr>
            <w:tcW w:w="1565" w:type="dxa"/>
            <w:noWrap w:val="0"/>
            <w:vAlign w:val="center"/>
          </w:tcPr>
          <w:p w14:paraId="4AF80B75">
            <w:pPr>
              <w:pStyle w:val="111"/>
              <w:ind w:firstLine="0" w:firstLineChars="0"/>
              <w:jc w:val="center"/>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w:t>
            </w:r>
          </w:p>
        </w:tc>
        <w:tc>
          <w:tcPr>
            <w:tcW w:w="4144" w:type="dxa"/>
            <w:noWrap w:val="0"/>
            <w:vAlign w:val="center"/>
          </w:tcPr>
          <w:p w14:paraId="0FCCAD26">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食指实际角度</w:t>
            </w:r>
            <w:r>
              <w:rPr>
                <w:rFonts w:hint="eastAsia" w:ascii="阿里巴巴普惠体 2.0 45 Light" w:hAnsi="阿里巴巴普惠体 2.0 45 Light" w:eastAsia="阿里巴巴普惠体 2.0 45 Light" w:cs="阿里巴巴普惠体 2.0 45 Light"/>
              </w:rPr>
              <w:t>的地址为</w:t>
            </w:r>
            <w:r>
              <w:rPr>
                <w:rFonts w:hint="eastAsia" w:ascii="阿里巴巴普惠体 2.0 45 Light" w:hAnsi="阿里巴巴普惠体 2.0 45 Light" w:eastAsia="阿里巴巴普惠体 2.0 45 Light" w:cs="阿里巴巴普惠体 2.0 45 Light"/>
                <w:lang w:val="en-US" w:eastAsia="zh-CN"/>
              </w:rPr>
              <w:t>1066</w:t>
            </w:r>
            <w:r>
              <w:rPr>
                <w:rFonts w:hint="eastAsia" w:ascii="阿里巴巴普惠体 2.0 45 Light" w:hAnsi="阿里巴巴普惠体 2.0 45 Light" w:eastAsia="阿里巴巴普惠体 2.0 45 Light" w:cs="阿里巴巴普惠体 2.0 45 Light"/>
              </w:rPr>
              <w:t>；</w:t>
            </w:r>
          </w:p>
          <w:p w14:paraId="6099B289">
            <w:pPr>
              <w:pStyle w:val="111"/>
              <w:ind w:firstLine="0" w:firstLineChars="0"/>
              <w:jc w:val="center"/>
              <w:rPr>
                <w:rFonts w:hint="eastAsia" w:ascii="阿里巴巴普惠体 2.0 45 Light" w:hAnsi="阿里巴巴普惠体 2.0 45 Light" w:eastAsia="阿里巴巴普惠体 2.0 45 Light" w:cs="阿里巴巴普惠体 2.0 45 Light"/>
                <w:lang w:val="en-US"/>
              </w:rPr>
            </w:pPr>
            <w:r>
              <w:rPr>
                <w:rFonts w:hint="eastAsia" w:ascii="阿里巴巴普惠体 2.0 45 Light" w:hAnsi="阿里巴巴普惠体 2.0 45 Light" w:eastAsia="阿里巴巴普惠体 2.0 45 Light" w:cs="阿里巴巴普惠体 2.0 45 Light"/>
              </w:rPr>
              <w:t>二进制为</w:t>
            </w:r>
            <w:r>
              <w:rPr>
                <w:rFonts w:hint="eastAsia" w:ascii="阿里巴巴普惠体 2.0 45 Light" w:hAnsi="阿里巴巴普惠体 2.0 45 Light" w:eastAsia="阿里巴巴普惠体 2.0 45 Light" w:cs="阿里巴巴普惠体 2.0 45 Light"/>
                <w:lang w:val="en-US" w:eastAsia="zh-CN"/>
              </w:rPr>
              <w:t>010000101010</w:t>
            </w:r>
          </w:p>
        </w:tc>
        <w:tc>
          <w:tcPr>
            <w:tcW w:w="1827" w:type="dxa"/>
            <w:noWrap w:val="0"/>
            <w:vAlign w:val="center"/>
          </w:tcPr>
          <w:p w14:paraId="1E830884">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1</w:t>
            </w:r>
          </w:p>
        </w:tc>
      </w:tr>
    </w:tbl>
    <w:p w14:paraId="42F8170A">
      <w:pPr>
        <w:pStyle w:val="12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数据</w:t>
      </w:r>
      <w:r>
        <w:rPr>
          <w:rFonts w:hint="eastAsia" w:ascii="阿里巴巴普惠体 2.0 45 Light" w:hAnsi="阿里巴巴普惠体 2.0 45 Light" w:eastAsia="阿里巴巴普惠体 2.0 45 Light" w:cs="阿里巴巴普惠体 2.0 45 Light"/>
          <w:lang w:val="en-US" w:eastAsia="zh-CN"/>
        </w:rPr>
        <w:t>帧部分的有效数据</w:t>
      </w:r>
      <w:r>
        <w:rPr>
          <w:rFonts w:hint="eastAsia" w:ascii="阿里巴巴普惠体 2.0 45 Light" w:hAnsi="阿里巴巴普惠体 2.0 45 Light" w:eastAsia="阿里巴巴普惠体 2.0 45 Light" w:cs="阿里巴巴普惠体 2.0 45 Light"/>
        </w:rPr>
        <w:t>长度：1</w:t>
      </w:r>
    </w:p>
    <w:p w14:paraId="13B938D8">
      <w:pPr>
        <w:pStyle w:val="12"/>
        <w:rPr>
          <w:rFonts w:hint="eastAsia" w:ascii="阿里巴巴普惠体 2.0 45 Light" w:hAnsi="阿里巴巴普惠体 2.0 45 Light" w:eastAsia="阿里巴巴普惠体 2.0 45 Light" w:cs="阿里巴巴普惠体 2.0 45 Light"/>
          <w:kern w:val="0"/>
          <w:sz w:val="24"/>
          <w:szCs w:val="24"/>
          <w:rPrChange w:id="3087" w:author="成成" w:date="2025-09-18T15:45:27Z">
            <w:rPr>
              <w:rFonts w:hint="eastAsia" w:ascii="阿里巴巴普惠体 2.0 45 Light" w:hAnsi="阿里巴巴普惠体 2.0 45 Light" w:eastAsia="阿里巴巴普惠体 2.0 45 Light" w:cs="阿里巴巴普惠体 2.0 45 Light"/>
            </w:rPr>
          </w:rPrChange>
        </w:rPr>
        <w:pPrChange w:id="3086" w:author="成成" w:date="2025-09-18T15:24:15Z">
          <w:pPr>
            <w:pStyle w:val="120"/>
          </w:pPr>
        </w:pPrChange>
      </w:pPr>
      <w:r>
        <w:rPr>
          <w:rFonts w:hint="eastAsia" w:ascii="阿里巴巴普惠体 2.0 45 Light" w:hAnsi="阿里巴巴普惠体 2.0 45 Light" w:eastAsia="阿里巴巴普惠体 2.0 45 Light" w:cs="阿里巴巴普惠体 2.0 45 Light"/>
          <w:kern w:val="0"/>
          <w:sz w:val="24"/>
          <w:szCs w:val="24"/>
          <w:rPrChange w:id="3088" w:author="成成" w:date="2025-09-18T15:45:27Z">
            <w:rPr>
              <w:rFonts w:hint="eastAsia" w:ascii="阿里巴巴普惠体 2.0 45 Light" w:hAnsi="阿里巴巴普惠体 2.0 45 Light" w:eastAsia="阿里巴巴普惠体 2.0 45 Light" w:cs="阿里巴巴普惠体 2.0 45 Light"/>
            </w:rPr>
          </w:rPrChange>
        </w:rPr>
        <w:t>数据内容：2,食指当前实际角度是一个整型数据，数据长度为2byte。</w:t>
      </w:r>
    </w:p>
    <w:p w14:paraId="28802688">
      <w:pPr>
        <w:pStyle w:val="12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灵巧手返回帧如下</w:t>
      </w:r>
      <w:ins w:id="3089" w:author="成成" w:date="2025-09-18T15:24:28Z">
        <w:r>
          <w:rPr>
            <w:rFonts w:hint="eastAsia" w:ascii="阿里巴巴普惠体 2.0 45 Light" w:hAnsi="阿里巴巴普惠体 2.0 45 Light" w:eastAsia="阿里巴巴普惠体 2.0 45 Light" w:cs="阿里巴巴普惠体 2.0 45 Light"/>
            <w:lang w:eastAsia="zh-CN"/>
            <w:rPrChange w:id="3090" w:author="成成" w:date="2025-09-18T15:45:16Z">
              <w:rPr>
                <w:rFonts w:hint="eastAsia" w:ascii="阿里巴巴普惠体 2.0 45 Light" w:hAnsi="阿里巴巴普惠体 2.0 45 Light" w:eastAsia="阿里巴巴普惠体 2.0 45 Light" w:cs="阿里巴巴普惠体 2.0 45 Light"/>
                <w:lang w:eastAsia="zh-CN"/>
              </w:rPr>
            </w:rPrChange>
          </w:rPr>
          <w:fldChar w:fldCharType="begin"/>
        </w:r>
      </w:ins>
      <w:ins w:id="3092" w:author="成成" w:date="2025-09-18T15:24:28Z">
        <w:r>
          <w:rPr>
            <w:rFonts w:hint="eastAsia" w:ascii="阿里巴巴普惠体 2.0 45 Light" w:hAnsi="阿里巴巴普惠体 2.0 45 Light" w:eastAsia="阿里巴巴普惠体 2.0 45 Light" w:cs="阿里巴巴普惠体 2.0 45 Light"/>
            <w:lang w:eastAsia="zh-CN"/>
            <w:rPrChange w:id="3093" w:author="成成" w:date="2025-09-18T15:45:16Z">
              <w:rPr>
                <w:rFonts w:hint="eastAsia" w:ascii="阿里巴巴普惠体 2.0 45 Light" w:hAnsi="阿里巴巴普惠体 2.0 45 Light" w:eastAsia="阿里巴巴普惠体 2.0 45 Light" w:cs="阿里巴巴普惠体 2.0 45 Light"/>
                <w:lang w:eastAsia="zh-CN"/>
              </w:rPr>
            </w:rPrChange>
          </w:rPr>
          <w:instrText xml:space="preserve"> REF _Ref31869 \h </w:instrText>
        </w:r>
      </w:ins>
      <w:ins w:id="3095" w:author="成成" w:date="2025-09-18T15:24:28Z">
        <w:r>
          <w:rPr>
            <w:rFonts w:hint="eastAsia" w:ascii="阿里巴巴普惠体 2.0 45 Light" w:hAnsi="阿里巴巴普惠体 2.0 45 Light" w:eastAsia="阿里巴巴普惠体 2.0 45 Light" w:cs="阿里巴巴普惠体 2.0 45 Light"/>
            <w:lang w:eastAsia="zh-CN"/>
            <w:rPrChange w:id="3096" w:author="成成" w:date="2025-09-18T15:45:16Z">
              <w:rPr>
                <w:rFonts w:hint="eastAsia" w:ascii="阿里巴巴普惠体 2.0 45 Light" w:hAnsi="阿里巴巴普惠体 2.0 45 Light" w:eastAsia="阿里巴巴普惠体 2.0 45 Light" w:cs="阿里巴巴普惠体 2.0 45 Light"/>
                <w:lang w:eastAsia="zh-CN"/>
              </w:rPr>
            </w:rPrChange>
          </w:rPr>
          <w:fldChar w:fldCharType="separate"/>
        </w:r>
      </w:ins>
      <w:ins w:id="3098" w:author="成成" w:date="2025-09-18T15:24:28Z">
        <w:r>
          <w:rPr>
            <w:rFonts w:hint="eastAsia" w:ascii="阿里巴巴普惠体 2.0 45 Light" w:hAnsi="阿里巴巴普惠体 2.0 45 Light" w:eastAsia="阿里巴巴普惠体 2.0 45 Light" w:cs="阿里巴巴普惠体 2.0 45 Light"/>
            <w:rPrChange w:id="3099" w:author="成成" w:date="2025-09-18T15:45:16Z">
              <w:rPr/>
            </w:rPrChange>
          </w:rPr>
          <w:t>表 23</w:t>
        </w:r>
      </w:ins>
      <w:ins w:id="3101" w:author="成成" w:date="2025-09-18T15:24:28Z">
        <w:r>
          <w:rPr>
            <w:rFonts w:hint="eastAsia" w:ascii="阿里巴巴普惠体 2.0 45 Light" w:hAnsi="阿里巴巴普惠体 2.0 45 Light" w:eastAsia="阿里巴巴普惠体 2.0 45 Light" w:cs="阿里巴巴普惠体 2.0 45 Light"/>
            <w:lang w:eastAsia="zh-CN"/>
            <w:rPrChange w:id="3102" w:author="成成" w:date="2025-09-18T15:45:16Z">
              <w:rPr>
                <w:rFonts w:hint="eastAsia" w:ascii="阿里巴巴普惠体 2.0 45 Light" w:hAnsi="阿里巴巴普惠体 2.0 45 Light" w:eastAsia="阿里巴巴普惠体 2.0 45 Light" w:cs="阿里巴巴普惠体 2.0 45 Light"/>
                <w:lang w:eastAsia="zh-CN"/>
              </w:rPr>
            </w:rPrChange>
          </w:rPr>
          <w:fldChar w:fldCharType="end"/>
        </w:r>
      </w:ins>
      <w:del w:id="3104" w:author="成成" w:date="2025-09-18T15:24:20Z">
        <w:r>
          <w:rPr>
            <w:rFonts w:hint="eastAsia" w:ascii="阿里巴巴普惠体 2.0 45 Light" w:hAnsi="阿里巴巴普惠体 2.0 45 Light" w:eastAsia="阿里巴巴普惠体 2.0 45 Light" w:cs="阿里巴巴普惠体 2.0 45 Light"/>
            <w:lang w:val="en-US" w:eastAsia="zh-CN"/>
          </w:rPr>
          <w:delText>表2</w:delText>
        </w:r>
      </w:del>
      <w:del w:id="3105" w:author="成成" w:date="2025-09-18T15:24:19Z">
        <w:r>
          <w:rPr>
            <w:rFonts w:hint="eastAsia" w:ascii="阿里巴巴普惠体 2.0 45 Light" w:hAnsi="阿里巴巴普惠体 2.0 45 Light" w:eastAsia="阿里巴巴普惠体 2.0 45 Light" w:cs="阿里巴巴普惠体 2.0 45 Light"/>
            <w:lang w:val="en-US" w:eastAsia="zh-CN"/>
          </w:rPr>
          <w:delText>3</w:delText>
        </w:r>
      </w:del>
      <w:r>
        <w:rPr>
          <w:rFonts w:hint="eastAsia" w:ascii="阿里巴巴普惠体 2.0 45 Light" w:hAnsi="阿里巴巴普惠体 2.0 45 Light" w:eastAsia="阿里巴巴普惠体 2.0 45 Light" w:cs="阿里巴巴普惠体 2.0 45 Light"/>
          <w:lang w:val="en-US" w:eastAsia="zh-CN"/>
        </w:rPr>
        <w:t>所示</w:t>
      </w:r>
      <w:r>
        <w:rPr>
          <w:rFonts w:hint="eastAsia" w:ascii="阿里巴巴普惠体 2.0 45 Light" w:hAnsi="阿里巴巴普惠体 2.0 45 Light" w:eastAsia="阿里巴巴普惠体 2.0 45 Light" w:cs="阿里巴巴普惠体 2.0 45 Light"/>
        </w:rPr>
        <w:t>：</w:t>
      </w:r>
    </w:p>
    <w:p w14:paraId="45B0C6E0">
      <w:pPr>
        <w:pStyle w:val="12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标识符：二进制为000</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 xml:space="preserve"> 000</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 xml:space="preserve"> </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10</w:t>
      </w:r>
      <w:r>
        <w:rPr>
          <w:rFonts w:hint="eastAsia" w:ascii="阿里巴巴普惠体 2.0 45 Light" w:hAnsi="阿里巴巴普惠体 2.0 45 Light" w:eastAsia="阿里巴巴普惠体 2.0 45 Light" w:cs="阿里巴巴普惠体 2.0 45 Light"/>
        </w:rPr>
        <w:t xml:space="preserve"> 0100 00</w:t>
      </w:r>
      <w:r>
        <w:rPr>
          <w:rFonts w:hint="eastAsia" w:ascii="阿里巴巴普惠体 2.0 45 Light" w:hAnsi="阿里巴巴普惠体 2.0 45 Light" w:eastAsia="阿里巴巴普惠体 2.0 45 Light" w:cs="阿里巴巴普惠体 2.0 45 Light"/>
          <w:lang w:val="en-US" w:eastAsia="zh-CN"/>
        </w:rPr>
        <w:t>1</w:t>
      </w:r>
      <w:r>
        <w:rPr>
          <w:rFonts w:hint="eastAsia" w:ascii="阿里巴巴普惠体 2.0 45 Light" w:hAnsi="阿里巴巴普惠体 2.0 45 Light" w:eastAsia="阿里巴巴普惠体 2.0 45 Light" w:cs="阿里巴巴普惠体 2.0 45 Light"/>
        </w:rPr>
        <w:t xml:space="preserve">0 </w:t>
      </w:r>
      <w:r>
        <w:rPr>
          <w:rFonts w:hint="eastAsia" w:ascii="阿里巴巴普惠体 2.0 45 Light" w:hAnsi="阿里巴巴普惠体 2.0 45 Light" w:eastAsia="阿里巴巴普惠体 2.0 45 Light" w:cs="阿里巴巴普惠体 2.0 45 Light"/>
          <w:lang w:val="en-US" w:eastAsia="zh-CN"/>
        </w:rPr>
        <w:t>1</w:t>
      </w: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1</w:t>
      </w:r>
      <w:r>
        <w:rPr>
          <w:rFonts w:hint="eastAsia" w:ascii="阿里巴巴普惠体 2.0 45 Light" w:hAnsi="阿里巴巴普惠体 2.0 45 Light" w:eastAsia="阿里巴巴普惠体 2.0 45 Light" w:cs="阿里巴巴普惠体 2.0 45 Light"/>
        </w:rPr>
        <w:t>0 0000 0001</w:t>
      </w:r>
    </w:p>
    <w:p w14:paraId="2DD59387">
      <w:pPr>
        <w:pStyle w:val="120"/>
        <w:ind w:left="0" w:leftChars="0" w:firstLine="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 xml:space="preserve">  </w:t>
      </w:r>
      <w:r>
        <w:rPr>
          <w:rFonts w:hint="eastAsia" w:ascii="阿里巴巴普惠体 2.0 45 Light" w:hAnsi="阿里巴巴普惠体 2.0 45 Light" w:eastAsia="阿里巴巴普惠体 2.0 45 Light" w:cs="阿里巴巴普惠体 2.0 45 Light"/>
          <w:kern w:val="0"/>
          <w:szCs w:val="24"/>
          <w:lang w:val="en-US" w:eastAsia="zh-CN"/>
          <w:rPrChange w:id="3106" w:author="成成" w:date="2025-09-18T15:45:05Z">
            <w:rPr>
              <w:rFonts w:hint="eastAsia" w:ascii="阿里巴巴普惠体 2.0 45 Light" w:hAnsi="阿里巴巴普惠体 2.0 45 Light" w:eastAsia="阿里巴巴普惠体 2.0 45 Light" w:cs="阿里巴巴普惠体 2.0 45 Light"/>
              <w:lang w:val="en-US" w:eastAsia="zh-CN"/>
            </w:rPr>
          </w:rPrChange>
        </w:rPr>
        <w:t xml:space="preserve"> </w:t>
      </w:r>
      <w:ins w:id="3107" w:author="成成" w:date="2025-09-18T15:24:15Z">
        <w:bookmarkStart w:id="315" w:name="_Ref31869"/>
        <w:r>
          <w:rPr>
            <w:rFonts w:hint="eastAsia" w:ascii="阿里巴巴普惠体 2.0 45 Light" w:hAnsi="阿里巴巴普惠体 2.0 45 Light" w:eastAsia="阿里巴巴普惠体 2.0 45 Light" w:cs="阿里巴巴普惠体 2.0 45 Light"/>
            <w:kern w:val="0"/>
            <w:szCs w:val="24"/>
            <w:rPrChange w:id="3108" w:author="成成" w:date="2025-09-18T15:45:05Z">
              <w:rPr/>
            </w:rPrChange>
          </w:rPr>
          <w:t xml:space="preserve">表 </w:t>
        </w:r>
      </w:ins>
      <w:ins w:id="3110" w:author="成成" w:date="2025-09-18T15:24:15Z">
        <w:r>
          <w:rPr>
            <w:rFonts w:hint="eastAsia" w:ascii="阿里巴巴普惠体 2.0 45 Light" w:hAnsi="阿里巴巴普惠体 2.0 45 Light" w:eastAsia="阿里巴巴普惠体 2.0 45 Light" w:cs="阿里巴巴普惠体 2.0 45 Light"/>
            <w:kern w:val="0"/>
            <w:szCs w:val="24"/>
            <w:rPrChange w:id="3111" w:author="成成" w:date="2025-09-18T15:45:05Z">
              <w:rPr/>
            </w:rPrChange>
          </w:rPr>
          <w:fldChar w:fldCharType="begin"/>
        </w:r>
      </w:ins>
      <w:ins w:id="3113" w:author="成成" w:date="2025-09-18T15:24:15Z">
        <w:r>
          <w:rPr>
            <w:rFonts w:hint="eastAsia" w:ascii="阿里巴巴普惠体 2.0 45 Light" w:hAnsi="阿里巴巴普惠体 2.0 45 Light" w:eastAsia="阿里巴巴普惠体 2.0 45 Light" w:cs="阿里巴巴普惠体 2.0 45 Light"/>
            <w:kern w:val="0"/>
            <w:szCs w:val="24"/>
            <w:rPrChange w:id="3114" w:author="成成" w:date="2025-09-18T15:45:05Z">
              <w:rPr/>
            </w:rPrChange>
          </w:rPr>
          <w:instrText xml:space="preserve"> SEQ 表 \* ARABIC </w:instrText>
        </w:r>
      </w:ins>
      <w:ins w:id="3116" w:author="成成" w:date="2025-09-18T15:24:15Z">
        <w:r>
          <w:rPr>
            <w:rFonts w:hint="eastAsia" w:ascii="阿里巴巴普惠体 2.0 45 Light" w:hAnsi="阿里巴巴普惠体 2.0 45 Light" w:eastAsia="阿里巴巴普惠体 2.0 45 Light" w:cs="阿里巴巴普惠体 2.0 45 Light"/>
            <w:kern w:val="0"/>
            <w:szCs w:val="24"/>
            <w:rPrChange w:id="3117" w:author="成成" w:date="2025-09-18T15:45:05Z">
              <w:rPr/>
            </w:rPrChange>
          </w:rPr>
          <w:fldChar w:fldCharType="separate"/>
        </w:r>
      </w:ins>
      <w:ins w:id="3119" w:author="成成" w:date="2025-09-18T16:08:19Z">
        <w:r>
          <w:rPr>
            <w:rFonts w:hint="eastAsia" w:ascii="阿里巴巴普惠体 2.0 45 Light" w:hAnsi="阿里巴巴普惠体 2.0 45 Light" w:eastAsia="阿里巴巴普惠体 2.0 45 Light" w:cs="阿里巴巴普惠体 2.0 45 Light"/>
            <w:kern w:val="0"/>
            <w:szCs w:val="24"/>
          </w:rPr>
          <w:t>23</w:t>
        </w:r>
      </w:ins>
      <w:ins w:id="3120" w:author="成成" w:date="2025-09-18T15:24:15Z">
        <w:r>
          <w:rPr>
            <w:rFonts w:hint="eastAsia" w:ascii="阿里巴巴普惠体 2.0 45 Light" w:hAnsi="阿里巴巴普惠体 2.0 45 Light" w:eastAsia="阿里巴巴普惠体 2.0 45 Light" w:cs="阿里巴巴普惠体 2.0 45 Light"/>
            <w:kern w:val="0"/>
            <w:szCs w:val="24"/>
            <w:rPrChange w:id="3121" w:author="成成" w:date="2025-09-18T15:45:05Z">
              <w:rPr/>
            </w:rPrChange>
          </w:rPr>
          <w:fldChar w:fldCharType="end"/>
        </w:r>
        <w:bookmarkEnd w:id="315"/>
      </w:ins>
      <w:del w:id="3123" w:author="成成" w:date="2025-09-18T15:24:11Z">
        <w:r>
          <w:rPr>
            <w:rFonts w:hint="eastAsia" w:ascii="阿里巴巴普惠体 2.0 45 Light" w:hAnsi="阿里巴巴普惠体 2.0 45 Light" w:eastAsia="阿里巴巴普惠体 2.0 45 Light" w:cs="阿里巴巴普惠体 2.0 45 Light"/>
            <w:lang w:val="en-US" w:eastAsia="zh-CN"/>
          </w:rPr>
          <w:delText xml:space="preserve"> 表23</w:delText>
        </w:r>
      </w:del>
      <w:r>
        <w:rPr>
          <w:rFonts w:hint="eastAsia" w:ascii="阿里巴巴普惠体 2.0 45 Light" w:hAnsi="阿里巴巴普惠体 2.0 45 Light" w:eastAsia="阿里巴巴普惠体 2.0 45 Light" w:cs="阿里巴巴普惠体 2.0 45 Light"/>
          <w:lang w:val="en-US" w:eastAsia="zh-CN"/>
        </w:rPr>
        <w:t>举例回复数据标识符</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1506"/>
        <w:gridCol w:w="4242"/>
        <w:gridCol w:w="1723"/>
      </w:tblGrid>
      <w:tr w14:paraId="05A37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30" w:type="dxa"/>
            <w:noWrap w:val="0"/>
            <w:vAlign w:val="center"/>
          </w:tcPr>
          <w:p w14:paraId="10E68AD9">
            <w:pPr>
              <w:pStyle w:val="111"/>
              <w:bidi w:val="0"/>
              <w:ind w:left="0" w:leftChars="0" w:right="0" w:rightChars="0" w:firstLine="412" w:firstLineChars="200"/>
              <w:jc w:val="both"/>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28</w:t>
            </w:r>
          </w:p>
        </w:tc>
        <w:tc>
          <w:tcPr>
            <w:tcW w:w="1506" w:type="dxa"/>
            <w:noWrap w:val="0"/>
            <w:vAlign w:val="center"/>
          </w:tcPr>
          <w:p w14:paraId="2154B57C">
            <w:pPr>
              <w:pStyle w:val="111"/>
              <w:bidi w:val="0"/>
              <w:ind w:left="0" w:leftChars="0" w:right="0" w:rightChars="0" w:firstLine="0" w:firstLineChars="0"/>
              <w:jc w:val="both"/>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Bit 27-20</w:t>
            </w:r>
          </w:p>
        </w:tc>
        <w:tc>
          <w:tcPr>
            <w:tcW w:w="4242" w:type="dxa"/>
            <w:noWrap w:val="0"/>
            <w:vAlign w:val="center"/>
          </w:tcPr>
          <w:p w14:paraId="398301F3">
            <w:pPr>
              <w:pStyle w:val="111"/>
              <w:bidi w:val="0"/>
              <w:ind w:left="0" w:leftChars="0" w:right="0" w:rightChars="0" w:firstLine="412" w:firstLineChars="20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it</w:t>
            </w:r>
            <w:r>
              <w:rPr>
                <w:rFonts w:hint="eastAsia" w:ascii="阿里巴巴普惠体 2.0 45 Light" w:hAnsi="阿里巴巴普惠体 2.0 45 Light" w:eastAsia="阿里巴巴普惠体 2.0 45 Light" w:cs="阿里巴巴普惠体 2.0 45 Light"/>
                <w:b/>
                <w:bCs/>
                <w:lang w:val="en-US" w:eastAsia="zh-CN"/>
              </w:rPr>
              <w:t xml:space="preserve"> 19-8</w:t>
            </w:r>
          </w:p>
        </w:tc>
        <w:tc>
          <w:tcPr>
            <w:tcW w:w="1723" w:type="dxa"/>
            <w:noWrap w:val="0"/>
            <w:vAlign w:val="center"/>
          </w:tcPr>
          <w:p w14:paraId="4C989053">
            <w:pPr>
              <w:pStyle w:val="111"/>
              <w:bidi w:val="0"/>
              <w:ind w:left="0" w:leftChars="0" w:right="0" w:rightChars="0" w:firstLine="412" w:firstLineChars="20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7</w:t>
            </w:r>
            <w:r>
              <w:rPr>
                <w:rFonts w:hint="eastAsia" w:ascii="阿里巴巴普惠体 2.0 45 Light" w:hAnsi="阿里巴巴普惠体 2.0 45 Light" w:eastAsia="阿里巴巴普惠体 2.0 45 Light" w:cs="阿里巴巴普惠体 2.0 45 Light"/>
                <w:b/>
                <w:bCs/>
              </w:rPr>
              <w:t>-0</w:t>
            </w:r>
          </w:p>
        </w:tc>
      </w:tr>
      <w:tr w14:paraId="2994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30" w:type="dxa"/>
            <w:noWrap w:val="0"/>
            <w:vAlign w:val="center"/>
          </w:tcPr>
          <w:p w14:paraId="60950D8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p>
        </w:tc>
        <w:tc>
          <w:tcPr>
            <w:tcW w:w="1506" w:type="dxa"/>
            <w:noWrap w:val="0"/>
            <w:vAlign w:val="center"/>
          </w:tcPr>
          <w:p w14:paraId="2BD3502E">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2</w:t>
            </w:r>
          </w:p>
        </w:tc>
        <w:tc>
          <w:tcPr>
            <w:tcW w:w="4242" w:type="dxa"/>
            <w:noWrap w:val="0"/>
            <w:vAlign w:val="center"/>
          </w:tcPr>
          <w:p w14:paraId="72D0BD0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食指实际角度</w:t>
            </w:r>
            <w:r>
              <w:rPr>
                <w:rFonts w:hint="eastAsia" w:ascii="阿里巴巴普惠体 2.0 45 Light" w:hAnsi="阿里巴巴普惠体 2.0 45 Light" w:eastAsia="阿里巴巴普惠体 2.0 45 Light" w:cs="阿里巴巴普惠体 2.0 45 Light"/>
              </w:rPr>
              <w:t>的地址为</w:t>
            </w:r>
            <w:r>
              <w:rPr>
                <w:rFonts w:hint="eastAsia" w:ascii="阿里巴巴普惠体 2.0 45 Light" w:hAnsi="阿里巴巴普惠体 2.0 45 Light" w:eastAsia="阿里巴巴普惠体 2.0 45 Light" w:cs="阿里巴巴普惠体 2.0 45 Light"/>
                <w:lang w:val="en-US" w:eastAsia="zh-CN"/>
              </w:rPr>
              <w:t>1066</w:t>
            </w:r>
            <w:r>
              <w:rPr>
                <w:rFonts w:hint="eastAsia" w:ascii="阿里巴巴普惠体 2.0 45 Light" w:hAnsi="阿里巴巴普惠体 2.0 45 Light" w:eastAsia="阿里巴巴普惠体 2.0 45 Light" w:cs="阿里巴巴普惠体 2.0 45 Light"/>
              </w:rPr>
              <w:t>；</w:t>
            </w:r>
          </w:p>
          <w:p w14:paraId="5A77732F">
            <w:pPr>
              <w:pStyle w:val="111"/>
              <w:ind w:firstLine="0" w:firstLineChars="0"/>
              <w:rPr>
                <w:rFonts w:hint="eastAsia" w:ascii="阿里巴巴普惠体 2.0 45 Light" w:hAnsi="阿里巴巴普惠体 2.0 45 Light" w:eastAsia="阿里巴巴普惠体 2.0 45 Light" w:cs="阿里巴巴普惠体 2.0 45 Light"/>
                <w:lang w:val="en-US"/>
              </w:rPr>
            </w:pPr>
            <w:r>
              <w:rPr>
                <w:rFonts w:hint="eastAsia" w:ascii="阿里巴巴普惠体 2.0 45 Light" w:hAnsi="阿里巴巴普惠体 2.0 45 Light" w:eastAsia="阿里巴巴普惠体 2.0 45 Light" w:cs="阿里巴巴普惠体 2.0 45 Light"/>
              </w:rPr>
              <w:t>二进制为</w:t>
            </w:r>
            <w:r>
              <w:rPr>
                <w:rFonts w:hint="eastAsia" w:ascii="阿里巴巴普惠体 2.0 45 Light" w:hAnsi="阿里巴巴普惠体 2.0 45 Light" w:eastAsia="阿里巴巴普惠体 2.0 45 Light" w:cs="阿里巴巴普惠体 2.0 45 Light"/>
                <w:lang w:val="en-US" w:eastAsia="zh-CN"/>
              </w:rPr>
              <w:t>010000101010</w:t>
            </w:r>
          </w:p>
        </w:tc>
        <w:tc>
          <w:tcPr>
            <w:tcW w:w="1723" w:type="dxa"/>
            <w:noWrap w:val="0"/>
            <w:vAlign w:val="center"/>
          </w:tcPr>
          <w:p w14:paraId="6458DA9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1</w:t>
            </w:r>
          </w:p>
        </w:tc>
      </w:tr>
    </w:tbl>
    <w:p w14:paraId="12BDB4D6">
      <w:pPr>
        <w:pStyle w:val="12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数据帧部分的有效</w:t>
      </w:r>
      <w:r>
        <w:rPr>
          <w:rFonts w:hint="eastAsia" w:ascii="阿里巴巴普惠体 2.0 45 Light" w:hAnsi="阿里巴巴普惠体 2.0 45 Light" w:eastAsia="阿里巴巴普惠体 2.0 45 Light" w:cs="阿里巴巴普惠体 2.0 45 Light"/>
        </w:rPr>
        <w:t>数据长度：2</w:t>
      </w:r>
    </w:p>
    <w:p w14:paraId="53588515">
      <w:pPr>
        <w:pStyle w:val="12"/>
        <w:rPr>
          <w:rFonts w:hint="eastAsia" w:ascii="阿里巴巴普惠体 2.0 45 Light" w:hAnsi="阿里巴巴普惠体 2.0 45 Light" w:eastAsia="阿里巴巴普惠体 2.0 45 Light" w:cs="阿里巴巴普惠体 2.0 45 Light"/>
          <w:kern w:val="0"/>
          <w:sz w:val="24"/>
          <w:szCs w:val="24"/>
          <w:rPrChange w:id="3125" w:author="成成" w:date="2025-09-18T15:44:49Z">
            <w:rPr>
              <w:rFonts w:hint="eastAsia" w:ascii="阿里巴巴普惠体 2.0 45 Light" w:hAnsi="阿里巴巴普惠体 2.0 45 Light" w:eastAsia="阿里巴巴普惠体 2.0 45 Light" w:cs="阿里巴巴普惠体 2.0 45 Light"/>
            </w:rPr>
          </w:rPrChange>
        </w:rPr>
        <w:pPrChange w:id="3124" w:author="成成" w:date="2025-09-18T15:24:38Z">
          <w:pPr>
            <w:pStyle w:val="120"/>
          </w:pPr>
        </w:pPrChange>
      </w:pPr>
      <w:r>
        <w:rPr>
          <w:rFonts w:hint="eastAsia" w:ascii="阿里巴巴普惠体 2.0 45 Light" w:hAnsi="阿里巴巴普惠体 2.0 45 Light" w:eastAsia="阿里巴巴普惠体 2.0 45 Light" w:cs="阿里巴巴普惠体 2.0 45 Light"/>
          <w:kern w:val="0"/>
          <w:sz w:val="24"/>
          <w:szCs w:val="24"/>
          <w:lang w:val="en-US" w:eastAsia="zh-CN"/>
          <w:rPrChange w:id="3126" w:author="成成" w:date="2025-09-18T15:44:49Z">
            <w:rPr>
              <w:rFonts w:hint="eastAsia" w:ascii="阿里巴巴普惠体 2.0 45 Light" w:hAnsi="阿里巴巴普惠体 2.0 45 Light" w:eastAsia="阿里巴巴普惠体 2.0 45 Light" w:cs="阿里巴巴普惠体 2.0 45 Light"/>
              <w:lang w:val="en-US" w:eastAsia="zh-CN"/>
            </w:rPr>
          </w:rPrChange>
        </w:rPr>
        <w:t>数据帧的</w:t>
      </w:r>
      <w:r>
        <w:rPr>
          <w:rFonts w:hint="eastAsia" w:ascii="阿里巴巴普惠体 2.0 45 Light" w:hAnsi="阿里巴巴普惠体 2.0 45 Light" w:eastAsia="阿里巴巴普惠体 2.0 45 Light" w:cs="阿里巴巴普惠体 2.0 45 Light"/>
          <w:kern w:val="0"/>
          <w:sz w:val="24"/>
          <w:szCs w:val="24"/>
          <w:rPrChange w:id="3127" w:author="成成" w:date="2025-09-18T15:44:49Z">
            <w:rPr>
              <w:rFonts w:hint="eastAsia" w:ascii="阿里巴巴普惠体 2.0 45 Light" w:hAnsi="阿里巴巴普惠体 2.0 45 Light" w:eastAsia="阿里巴巴普惠体 2.0 45 Light" w:cs="阿里巴巴普惠体 2.0 45 Light"/>
            </w:rPr>
          </w:rPrChange>
        </w:rPr>
        <w:t>数据内容如下，食指的当前实际角度是整型，需要将下面数据转化为整型（低字节在前，高字节在后），高低字节交换后的16进制为0x01F4，转化为10进制为500，即食指的当前实际角度为500</w:t>
      </w:r>
      <w:r>
        <w:rPr>
          <w:rFonts w:hint="eastAsia" w:ascii="阿里巴巴普惠体 2.0 45 Light" w:hAnsi="阿里巴巴普惠体 2.0 45 Light" w:eastAsia="阿里巴巴普惠体 2.0 45 Light" w:cs="阿里巴巴普惠体 2.0 45 Light"/>
          <w:kern w:val="0"/>
          <w:sz w:val="24"/>
          <w:szCs w:val="24"/>
          <w:lang w:eastAsia="zh-CN"/>
          <w:rPrChange w:id="3128" w:author="成成" w:date="2025-09-18T15:44:49Z">
            <w:rPr>
              <w:rFonts w:hint="eastAsia" w:ascii="阿里巴巴普惠体 2.0 45 Light" w:hAnsi="阿里巴巴普惠体 2.0 45 Light" w:eastAsia="阿里巴巴普惠体 2.0 45 Light" w:cs="阿里巴巴普惠体 2.0 45 Light"/>
              <w:lang w:eastAsia="zh-CN"/>
            </w:rPr>
          </w:rPrChange>
        </w:rPr>
        <w:t>，</w:t>
      </w:r>
      <w:r>
        <w:rPr>
          <w:rFonts w:hint="eastAsia" w:ascii="阿里巴巴普惠体 2.0 45 Light" w:hAnsi="阿里巴巴普惠体 2.0 45 Light" w:eastAsia="阿里巴巴普惠体 2.0 45 Light" w:cs="阿里巴巴普惠体 2.0 45 Light"/>
          <w:kern w:val="0"/>
          <w:sz w:val="24"/>
          <w:szCs w:val="24"/>
          <w:lang w:val="en-US" w:eastAsia="zh-CN"/>
          <w:rPrChange w:id="3129" w:author="成成" w:date="2025-09-18T15:44:49Z">
            <w:rPr>
              <w:rFonts w:hint="eastAsia" w:ascii="阿里巴巴普惠体 2.0 45 Light" w:hAnsi="阿里巴巴普惠体 2.0 45 Light" w:eastAsia="阿里巴巴普惠体 2.0 45 Light" w:cs="阿里巴巴普惠体 2.0 45 Light"/>
              <w:lang w:val="en-US" w:eastAsia="zh-CN"/>
            </w:rPr>
          </w:rPrChange>
        </w:rPr>
        <w:t>如下</w:t>
      </w:r>
      <w:ins w:id="3130" w:author="成成" w:date="2025-09-18T15:24:49Z">
        <w:r>
          <w:rPr>
            <w:rFonts w:hint="eastAsia" w:ascii="阿里巴巴普惠体 2.0 45 Light" w:hAnsi="阿里巴巴普惠体 2.0 45 Light" w:eastAsia="阿里巴巴普惠体 2.0 45 Light" w:cs="阿里巴巴普惠体 2.0 45 Light"/>
            <w:kern w:val="0"/>
            <w:sz w:val="24"/>
            <w:szCs w:val="24"/>
            <w:lang w:val="en-US" w:eastAsia="zh-CN"/>
            <w:rPrChange w:id="3131" w:author="成成" w:date="2025-09-18T15:44:49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3133" w:author="成成" w:date="2025-09-18T15:24:49Z">
        <w:r>
          <w:rPr>
            <w:rFonts w:hint="eastAsia" w:ascii="阿里巴巴普惠体 2.0 45 Light" w:hAnsi="阿里巴巴普惠体 2.0 45 Light" w:eastAsia="阿里巴巴普惠体 2.0 45 Light" w:cs="阿里巴巴普惠体 2.0 45 Light"/>
            <w:kern w:val="0"/>
            <w:sz w:val="24"/>
            <w:szCs w:val="24"/>
            <w:lang w:val="en-US" w:eastAsia="zh-CN"/>
            <w:rPrChange w:id="3134" w:author="成成" w:date="2025-09-18T15:44:49Z">
              <w:rPr>
                <w:rFonts w:hint="eastAsia" w:ascii="阿里巴巴普惠体 2.0 45 Light" w:hAnsi="阿里巴巴普惠体 2.0 45 Light" w:eastAsia="阿里巴巴普惠体 2.0 45 Light" w:cs="阿里巴巴普惠体 2.0 45 Light"/>
                <w:lang w:val="en-US" w:eastAsia="zh-CN"/>
              </w:rPr>
            </w:rPrChange>
          </w:rPr>
          <w:instrText xml:space="preserve"> REF _Ref31935 \h </w:instrText>
        </w:r>
      </w:ins>
      <w:ins w:id="3136" w:author="成成" w:date="2025-09-18T15:24:49Z">
        <w:r>
          <w:rPr>
            <w:rFonts w:hint="eastAsia" w:ascii="阿里巴巴普惠体 2.0 45 Light" w:hAnsi="阿里巴巴普惠体 2.0 45 Light" w:eastAsia="阿里巴巴普惠体 2.0 45 Light" w:cs="阿里巴巴普惠体 2.0 45 Light"/>
            <w:kern w:val="0"/>
            <w:sz w:val="24"/>
            <w:szCs w:val="24"/>
            <w:lang w:val="en-US" w:eastAsia="zh-CN"/>
            <w:rPrChange w:id="3137" w:author="成成" w:date="2025-09-18T15:44:49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3139" w:author="成成" w:date="2025-09-18T15:24:49Z">
        <w:r>
          <w:rPr>
            <w:rFonts w:hint="eastAsia" w:ascii="阿里巴巴普惠体 2.0 45 Light" w:hAnsi="阿里巴巴普惠体 2.0 45 Light" w:eastAsia="阿里巴巴普惠体 2.0 45 Light" w:cs="阿里巴巴普惠体 2.0 45 Light"/>
            <w:kern w:val="0"/>
            <w:sz w:val="24"/>
            <w:szCs w:val="24"/>
            <w:rPrChange w:id="3140" w:author="成成" w:date="2025-09-18T15:44:49Z">
              <w:rPr/>
            </w:rPrChange>
          </w:rPr>
          <w:t>表 24</w:t>
        </w:r>
      </w:ins>
      <w:ins w:id="3142" w:author="成成" w:date="2025-09-18T15:24:49Z">
        <w:r>
          <w:rPr>
            <w:rFonts w:hint="eastAsia" w:ascii="阿里巴巴普惠体 2.0 45 Light" w:hAnsi="阿里巴巴普惠体 2.0 45 Light" w:eastAsia="阿里巴巴普惠体 2.0 45 Light" w:cs="阿里巴巴普惠体 2.0 45 Light"/>
            <w:kern w:val="0"/>
            <w:sz w:val="24"/>
            <w:szCs w:val="24"/>
            <w:lang w:val="en-US" w:eastAsia="zh-CN"/>
            <w:rPrChange w:id="3143" w:author="成成" w:date="2025-09-18T15:44:49Z">
              <w:rPr>
                <w:rFonts w:hint="eastAsia" w:ascii="阿里巴巴普惠体 2.0 45 Light" w:hAnsi="阿里巴巴普惠体 2.0 45 Light" w:eastAsia="阿里巴巴普惠体 2.0 45 Light" w:cs="阿里巴巴普惠体 2.0 45 Light"/>
                <w:lang w:val="en-US" w:eastAsia="zh-CN"/>
              </w:rPr>
            </w:rPrChange>
          </w:rPr>
          <w:fldChar w:fldCharType="end"/>
        </w:r>
      </w:ins>
      <w:del w:id="3145" w:author="成成" w:date="2025-09-18T15:24:42Z">
        <w:r>
          <w:rPr>
            <w:rFonts w:hint="eastAsia" w:ascii="阿里巴巴普惠体 2.0 45 Light" w:hAnsi="阿里巴巴普惠体 2.0 45 Light" w:eastAsia="阿里巴巴普惠体 2.0 45 Light" w:cs="阿里巴巴普惠体 2.0 45 Light"/>
            <w:kern w:val="0"/>
            <w:sz w:val="24"/>
            <w:szCs w:val="24"/>
            <w:lang w:val="en-US" w:eastAsia="zh-CN"/>
            <w:rPrChange w:id="3146" w:author="成成" w:date="2025-09-18T15:44:49Z">
              <w:rPr>
                <w:rFonts w:hint="eastAsia" w:ascii="阿里巴巴普惠体 2.0 45 Light" w:hAnsi="阿里巴巴普惠体 2.0 45 Light" w:eastAsia="阿里巴巴普惠体 2.0 45 Light" w:cs="阿里巴巴普惠体 2.0 45 Light"/>
                <w:lang w:val="en-US" w:eastAsia="zh-CN"/>
              </w:rPr>
            </w:rPrChange>
          </w:rPr>
          <w:delText>表24</w:delText>
        </w:r>
      </w:del>
      <w:r>
        <w:rPr>
          <w:rFonts w:hint="eastAsia" w:ascii="阿里巴巴普惠体 2.0 45 Light" w:hAnsi="阿里巴巴普惠体 2.0 45 Light" w:eastAsia="阿里巴巴普惠体 2.0 45 Light" w:cs="阿里巴巴普惠体 2.0 45 Light"/>
          <w:kern w:val="0"/>
          <w:sz w:val="24"/>
          <w:szCs w:val="24"/>
          <w:lang w:val="en-US" w:eastAsia="zh-CN"/>
          <w:rPrChange w:id="3148" w:author="成成" w:date="2025-09-18T15:44:49Z">
            <w:rPr>
              <w:rFonts w:hint="eastAsia" w:ascii="阿里巴巴普惠体 2.0 45 Light" w:hAnsi="阿里巴巴普惠体 2.0 45 Light" w:eastAsia="阿里巴巴普惠体 2.0 45 Light" w:cs="阿里巴巴普惠体 2.0 45 Light"/>
              <w:lang w:val="en-US" w:eastAsia="zh-CN"/>
            </w:rPr>
          </w:rPrChange>
        </w:rPr>
        <w:t>所示</w:t>
      </w:r>
      <w:r>
        <w:rPr>
          <w:rFonts w:hint="eastAsia" w:ascii="阿里巴巴普惠体 2.0 45 Light" w:hAnsi="阿里巴巴普惠体 2.0 45 Light" w:eastAsia="阿里巴巴普惠体 2.0 45 Light" w:cs="阿里巴巴普惠体 2.0 45 Light"/>
          <w:kern w:val="0"/>
          <w:sz w:val="24"/>
          <w:szCs w:val="24"/>
          <w:rPrChange w:id="3149" w:author="成成" w:date="2025-09-18T15:44:49Z">
            <w:rPr>
              <w:rFonts w:hint="eastAsia" w:ascii="阿里巴巴普惠体 2.0 45 Light" w:hAnsi="阿里巴巴普惠体 2.0 45 Light" w:eastAsia="阿里巴巴普惠体 2.0 45 Light" w:cs="阿里巴巴普惠体 2.0 45 Light"/>
            </w:rPr>
          </w:rPrChange>
        </w:rPr>
        <w:t>。</w:t>
      </w:r>
    </w:p>
    <w:p w14:paraId="3A943865">
      <w:pPr>
        <w:pStyle w:val="12"/>
        <w:ind w:left="0" w:leftChars="0" w:firstLine="4012" w:firstLineChars="1700"/>
        <w:jc w:val="center"/>
        <w:rPr>
          <w:rFonts w:hint="eastAsia" w:ascii="阿里巴巴普惠体 2.0 45 Light" w:hAnsi="阿里巴巴普惠体 2.0 45 Light" w:eastAsia="阿里巴巴普惠体 2.0 45 Light" w:cs="阿里巴巴普惠体 2.0 45 Light"/>
          <w:kern w:val="0"/>
          <w:sz w:val="24"/>
          <w:szCs w:val="24"/>
          <w:lang w:val="en-US" w:eastAsia="zh-CN"/>
          <w:rPrChange w:id="3151" w:author="成成" w:date="2025-09-18T15:44:49Z">
            <w:rPr>
              <w:rFonts w:hint="default" w:ascii="阿里巴巴普惠体 2.0 45 Light" w:hAnsi="阿里巴巴普惠体 2.0 45 Light" w:eastAsia="阿里巴巴普惠体 2.0 45 Light" w:cs="阿里巴巴普惠体 2.0 45 Light"/>
              <w:lang w:val="en-US" w:eastAsia="zh-CN"/>
            </w:rPr>
          </w:rPrChange>
        </w:rPr>
        <w:pPrChange w:id="3150" w:author="成成" w:date="2025-09-18T15:44:56Z">
          <w:pPr>
            <w:pStyle w:val="120"/>
            <w:ind w:left="0" w:leftChars="0" w:firstLine="0"/>
            <w:jc w:val="center"/>
          </w:pPr>
        </w:pPrChange>
      </w:pPr>
      <w:ins w:id="3152" w:author="成成" w:date="2025-09-18T15:24:38Z">
        <w:bookmarkStart w:id="316" w:name="_Ref31935"/>
        <w:r>
          <w:rPr>
            <w:rFonts w:hint="eastAsia" w:ascii="阿里巴巴普惠体 2.0 45 Light" w:hAnsi="阿里巴巴普惠体 2.0 45 Light" w:eastAsia="阿里巴巴普惠体 2.0 45 Light" w:cs="阿里巴巴普惠体 2.0 45 Light"/>
            <w:kern w:val="0"/>
            <w:sz w:val="24"/>
            <w:szCs w:val="24"/>
            <w:rPrChange w:id="3153" w:author="成成" w:date="2025-09-18T15:44:49Z">
              <w:rPr/>
            </w:rPrChange>
          </w:rPr>
          <w:t xml:space="preserve">表 </w:t>
        </w:r>
      </w:ins>
      <w:ins w:id="3155" w:author="成成" w:date="2025-09-18T15:24:38Z">
        <w:r>
          <w:rPr>
            <w:rFonts w:hint="eastAsia" w:ascii="阿里巴巴普惠体 2.0 45 Light" w:hAnsi="阿里巴巴普惠体 2.0 45 Light" w:eastAsia="阿里巴巴普惠体 2.0 45 Light" w:cs="阿里巴巴普惠体 2.0 45 Light"/>
            <w:kern w:val="0"/>
            <w:sz w:val="24"/>
            <w:szCs w:val="24"/>
            <w:rPrChange w:id="3156" w:author="成成" w:date="2025-09-18T15:44:49Z">
              <w:rPr/>
            </w:rPrChange>
          </w:rPr>
          <w:fldChar w:fldCharType="begin"/>
        </w:r>
      </w:ins>
      <w:ins w:id="3158" w:author="成成" w:date="2025-09-18T15:24:38Z">
        <w:r>
          <w:rPr>
            <w:rFonts w:hint="eastAsia" w:ascii="阿里巴巴普惠体 2.0 45 Light" w:hAnsi="阿里巴巴普惠体 2.0 45 Light" w:eastAsia="阿里巴巴普惠体 2.0 45 Light" w:cs="阿里巴巴普惠体 2.0 45 Light"/>
            <w:kern w:val="0"/>
            <w:sz w:val="24"/>
            <w:szCs w:val="24"/>
            <w:rPrChange w:id="3159" w:author="成成" w:date="2025-09-18T15:44:49Z">
              <w:rPr/>
            </w:rPrChange>
          </w:rPr>
          <w:instrText xml:space="preserve"> SEQ 表 \* ARABIC </w:instrText>
        </w:r>
      </w:ins>
      <w:ins w:id="3161" w:author="成成" w:date="2025-09-18T15:24:38Z">
        <w:r>
          <w:rPr>
            <w:rFonts w:hint="eastAsia" w:ascii="阿里巴巴普惠体 2.0 45 Light" w:hAnsi="阿里巴巴普惠体 2.0 45 Light" w:eastAsia="阿里巴巴普惠体 2.0 45 Light" w:cs="阿里巴巴普惠体 2.0 45 Light"/>
            <w:kern w:val="0"/>
            <w:sz w:val="24"/>
            <w:szCs w:val="24"/>
            <w:rPrChange w:id="3162" w:author="成成" w:date="2025-09-18T15:44:49Z">
              <w:rPr/>
            </w:rPrChange>
          </w:rPr>
          <w:fldChar w:fldCharType="separate"/>
        </w:r>
      </w:ins>
      <w:ins w:id="3164" w:author="成成" w:date="2025-09-18T16:08:19Z">
        <w:r>
          <w:rPr>
            <w:rFonts w:hint="eastAsia" w:ascii="阿里巴巴普惠体 2.0 45 Light" w:hAnsi="阿里巴巴普惠体 2.0 45 Light" w:eastAsia="阿里巴巴普惠体 2.0 45 Light" w:cs="阿里巴巴普惠体 2.0 45 Light"/>
            <w:kern w:val="0"/>
            <w:sz w:val="24"/>
            <w:szCs w:val="24"/>
          </w:rPr>
          <w:t>24</w:t>
        </w:r>
      </w:ins>
      <w:ins w:id="3165" w:author="成成" w:date="2025-09-18T15:24:38Z">
        <w:r>
          <w:rPr>
            <w:rFonts w:hint="eastAsia" w:ascii="阿里巴巴普惠体 2.0 45 Light" w:hAnsi="阿里巴巴普惠体 2.0 45 Light" w:eastAsia="阿里巴巴普惠体 2.0 45 Light" w:cs="阿里巴巴普惠体 2.0 45 Light"/>
            <w:kern w:val="0"/>
            <w:sz w:val="24"/>
            <w:szCs w:val="24"/>
            <w:rPrChange w:id="3166" w:author="成成" w:date="2025-09-18T15:44:49Z">
              <w:rPr/>
            </w:rPrChange>
          </w:rPr>
          <w:fldChar w:fldCharType="end"/>
        </w:r>
        <w:bookmarkEnd w:id="316"/>
      </w:ins>
      <w:del w:id="3168" w:author="成成" w:date="2025-09-18T15:24:32Z">
        <w:r>
          <w:rPr>
            <w:rFonts w:hint="eastAsia" w:ascii="阿里巴巴普惠体 2.0 45 Light" w:hAnsi="阿里巴巴普惠体 2.0 45 Light" w:eastAsia="阿里巴巴普惠体 2.0 45 Light" w:cs="阿里巴巴普惠体 2.0 45 Light"/>
            <w:kern w:val="0"/>
            <w:sz w:val="24"/>
            <w:szCs w:val="24"/>
            <w:lang w:val="en-US" w:eastAsia="zh-CN"/>
            <w:rPrChange w:id="3169" w:author="成成" w:date="2025-09-18T15:44:49Z">
              <w:rPr>
                <w:rFonts w:hint="eastAsia" w:ascii="阿里巴巴普惠体 2.0 45 Light" w:hAnsi="阿里巴巴普惠体 2.0 45 Light" w:eastAsia="阿里巴巴普惠体 2.0 45 Light" w:cs="阿里巴巴普惠体 2.0 45 Light"/>
                <w:lang w:val="en-US" w:eastAsia="zh-CN"/>
              </w:rPr>
            </w:rPrChange>
          </w:rPr>
          <w:delText>表24</w:delText>
        </w:r>
      </w:del>
      <w:r>
        <w:rPr>
          <w:rFonts w:hint="eastAsia" w:ascii="阿里巴巴普惠体 2.0 45 Light" w:hAnsi="阿里巴巴普惠体 2.0 45 Light" w:eastAsia="阿里巴巴普惠体 2.0 45 Light" w:cs="阿里巴巴普惠体 2.0 45 Light"/>
          <w:kern w:val="0"/>
          <w:sz w:val="24"/>
          <w:szCs w:val="24"/>
          <w:lang w:val="en-US" w:eastAsia="zh-CN"/>
          <w:rPrChange w:id="3171" w:author="成成" w:date="2025-09-18T15:44:49Z">
            <w:rPr>
              <w:rFonts w:hint="eastAsia" w:ascii="阿里巴巴普惠体 2.0 45 Light" w:hAnsi="阿里巴巴普惠体 2.0 45 Light" w:eastAsia="阿里巴巴普惠体 2.0 45 Light" w:cs="阿里巴巴普惠体 2.0 45 Light"/>
              <w:lang w:val="en-US" w:eastAsia="zh-CN"/>
            </w:rPr>
          </w:rPrChange>
        </w:rPr>
        <w:t>返回数据</w:t>
      </w:r>
    </w:p>
    <w:tbl>
      <w:tblPr>
        <w:tblStyle w:val="25"/>
        <w:tblW w:w="45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tblGrid>
      <w:tr w14:paraId="65CC3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268" w:type="dxa"/>
            <w:noWrap w:val="0"/>
            <w:vAlign w:val="center"/>
          </w:tcPr>
          <w:p w14:paraId="71F110E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byte0</w:t>
            </w:r>
          </w:p>
        </w:tc>
        <w:tc>
          <w:tcPr>
            <w:tcW w:w="2268" w:type="dxa"/>
            <w:noWrap w:val="0"/>
            <w:vAlign w:val="center"/>
          </w:tcPr>
          <w:p w14:paraId="4DF32A0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w:t>
            </w:r>
          </w:p>
        </w:tc>
      </w:tr>
      <w:tr w14:paraId="2111F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268" w:type="dxa"/>
            <w:noWrap w:val="0"/>
            <w:vAlign w:val="center"/>
          </w:tcPr>
          <w:p w14:paraId="507CA5C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0xF4</w:t>
            </w:r>
          </w:p>
        </w:tc>
        <w:tc>
          <w:tcPr>
            <w:tcW w:w="2268" w:type="dxa"/>
            <w:noWrap w:val="0"/>
            <w:vAlign w:val="center"/>
          </w:tcPr>
          <w:p w14:paraId="3D52AEA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0x01</w:t>
            </w:r>
          </w:p>
        </w:tc>
      </w:tr>
    </w:tbl>
    <w:p w14:paraId="5590877A">
      <w:pPr>
        <w:pStyle w:val="5"/>
        <w:numPr>
          <w:ilvl w:val="-1"/>
          <w:numId w:val="0"/>
        </w:numPr>
        <w:ind w:left="397" w:firstLine="0"/>
        <w:rPr>
          <w:rFonts w:hint="eastAsia" w:ascii="阿里巴巴普惠体 2.0 45 Light" w:hAnsi="阿里巴巴普惠体 2.0 45 Light" w:eastAsia="阿里巴巴普惠体 2.0 45 Light" w:cs="阿里巴巴普惠体 2.0 45 Light"/>
        </w:rPr>
      </w:pPr>
      <w:bookmarkStart w:id="317" w:name="_Toc21029"/>
      <w:bookmarkStart w:id="318" w:name="_Toc15675"/>
      <w:bookmarkStart w:id="319" w:name="_Toc22348"/>
      <w:bookmarkStart w:id="320" w:name="_Toc3522"/>
      <w:bookmarkStart w:id="321" w:name="_Toc24719"/>
      <w:bookmarkStart w:id="322" w:name="_Toc9380"/>
      <w:bookmarkStart w:id="323" w:name="_Toc3166"/>
      <w:bookmarkStart w:id="324" w:name="_Toc12631"/>
      <w:bookmarkStart w:id="325" w:name="_Toc8505"/>
      <w:bookmarkStart w:id="326" w:name="_Toc28936"/>
      <w:bookmarkStart w:id="327" w:name="_Toc29808"/>
      <w:r>
        <w:rPr>
          <w:rFonts w:hint="eastAsia" w:ascii="阿里巴巴普惠体 2.0 45 Light" w:hAnsi="阿里巴巴普惠体 2.0 45 Light" w:eastAsia="阿里巴巴普惠体 2.0 45 Light" w:cs="阿里巴巴普惠体 2.0 45 Light"/>
          <w:lang w:val="en-US" w:eastAsia="zh-CN"/>
        </w:rPr>
        <w:t xml:space="preserve">2.4.3 </w:t>
      </w:r>
      <w:r>
        <w:rPr>
          <w:rFonts w:hint="eastAsia" w:ascii="阿里巴巴普惠体 2.0 45 Light" w:hAnsi="阿里巴巴普惠体 2.0 45 Light" w:eastAsia="阿里巴巴普惠体 2.0 45 Light" w:cs="阿里巴巴普惠体 2.0 45 Light"/>
          <w:b/>
          <w:bCs/>
          <w:lang w:val="en-US" w:eastAsia="zh-CN"/>
          <w:rPrChange w:id="3172" w:author="成成" w:date="2025-09-18T16:14:14Z">
            <w:rPr>
              <w:rFonts w:hint="eastAsia" w:ascii="阿里巴巴普惠体 2.0 45 Light" w:hAnsi="阿里巴巴普惠体 2.0 45 Light" w:eastAsia="阿里巴巴普惠体 2.0 45 Light" w:cs="阿里巴巴普惠体 2.0 45 Light"/>
              <w:lang w:val="en-US" w:eastAsia="zh-CN"/>
            </w:rPr>
          </w:rPrChange>
        </w:rPr>
        <w:t>CANFD写灵巧手寄存器操作</w:t>
      </w:r>
      <w:bookmarkEnd w:id="317"/>
      <w:bookmarkEnd w:id="318"/>
      <w:bookmarkEnd w:id="319"/>
      <w:bookmarkEnd w:id="320"/>
      <w:bookmarkEnd w:id="321"/>
      <w:bookmarkEnd w:id="322"/>
      <w:bookmarkEnd w:id="323"/>
      <w:bookmarkEnd w:id="324"/>
      <w:bookmarkEnd w:id="325"/>
      <w:bookmarkEnd w:id="326"/>
      <w:bookmarkEnd w:id="327"/>
    </w:p>
    <w:p w14:paraId="13C20D9C">
      <w:pPr>
        <w:pStyle w:val="32"/>
        <w:spacing w:before="72" w:after="72"/>
        <w:ind w:firstLine="42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写寄存器的</w:t>
      </w:r>
      <w:r>
        <w:rPr>
          <w:rFonts w:hint="eastAsia" w:ascii="阿里巴巴普惠体 2.0 45 Light" w:hAnsi="阿里巴巴普惠体 2.0 45 Light" w:eastAsia="阿里巴巴普惠体 2.0 45 Light" w:cs="阿里巴巴普惠体 2.0 45 Light"/>
          <w:rPrChange w:id="3173" w:author="成成" w:date="2025-09-18T15:44:42Z">
            <w:rPr>
              <w:rFonts w:hint="eastAsia" w:ascii="阿里巴巴普惠体 2.0 45 Light" w:hAnsi="阿里巴巴普惠体 2.0 45 Light" w:eastAsia="阿里巴巴普惠体 2.0 45 Light" w:cs="阿里巴巴普惠体 2.0 45 Light"/>
            </w:rPr>
          </w:rPrChange>
        </w:rPr>
        <w:t>标识符设置标识符</w:t>
      </w:r>
      <w:r>
        <w:rPr>
          <w:rFonts w:hint="eastAsia" w:ascii="阿里巴巴普惠体 2.0 45 Light" w:hAnsi="阿里巴巴普惠体 2.0 45 Light" w:eastAsia="阿里巴巴普惠体 2.0 45 Light" w:cs="阿里巴巴普惠体 2.0 45 Light"/>
          <w:lang w:eastAsia="zh-CN"/>
          <w:rPrChange w:id="3174" w:author="成成" w:date="2025-09-18T15:44:42Z">
            <w:rPr>
              <w:rFonts w:hint="eastAsia" w:ascii="阿里巴巴普惠体 2.0 45 Light" w:hAnsi="阿里巴巴普惠体 2.0 45 Light" w:eastAsia="阿里巴巴普惠体 2.0 45 Light" w:cs="阿里巴巴普惠体 2.0 45 Light"/>
              <w:lang w:eastAsia="zh-CN"/>
            </w:rPr>
          </w:rPrChange>
        </w:rPr>
        <w:t>，</w:t>
      </w:r>
      <w:r>
        <w:rPr>
          <w:rFonts w:hint="eastAsia" w:ascii="阿里巴巴普惠体 2.0 45 Light" w:hAnsi="阿里巴巴普惠体 2.0 45 Light" w:eastAsia="阿里巴巴普惠体 2.0 45 Light" w:cs="阿里巴巴普惠体 2.0 45 Light"/>
          <w:lang w:val="en-US" w:eastAsia="zh-CN"/>
        </w:rPr>
        <w:t>如下</w:t>
      </w:r>
      <w:ins w:id="3175" w:author="成成" w:date="2025-09-18T15:25:08Z">
        <w:r>
          <w:rPr>
            <w:rFonts w:hint="eastAsia" w:ascii="阿里巴巴普惠体 2.0 45 Light" w:hAnsi="阿里巴巴普惠体 2.0 45 Light" w:eastAsia="阿里巴巴普惠体 2.0 45 Light" w:cs="阿里巴巴普惠体 2.0 45 Light"/>
            <w:lang w:val="en-US" w:eastAsia="zh-CN"/>
          </w:rPr>
          <w:fldChar w:fldCharType="begin"/>
        </w:r>
      </w:ins>
      <w:ins w:id="3176" w:author="成成" w:date="2025-09-18T15:25:08Z">
        <w:r>
          <w:rPr>
            <w:rFonts w:hint="eastAsia" w:ascii="阿里巴巴普惠体 2.0 45 Light" w:hAnsi="阿里巴巴普惠体 2.0 45 Light" w:eastAsia="阿里巴巴普惠体 2.0 45 Light" w:cs="阿里巴巴普惠体 2.0 45 Light"/>
            <w:lang w:val="en-US" w:eastAsia="zh-CN"/>
          </w:rPr>
          <w:instrText xml:space="preserve"> REF _Ref32000 \h </w:instrText>
        </w:r>
      </w:ins>
      <w:ins w:id="3177" w:author="成成" w:date="2025-09-18T15:25:08Z">
        <w:r>
          <w:rPr>
            <w:rFonts w:hint="eastAsia" w:ascii="阿里巴巴普惠体 2.0 45 Light" w:hAnsi="阿里巴巴普惠体 2.0 45 Light" w:eastAsia="阿里巴巴普惠体 2.0 45 Light" w:cs="阿里巴巴普惠体 2.0 45 Light"/>
            <w:lang w:val="en-US" w:eastAsia="zh-CN"/>
          </w:rPr>
          <w:fldChar w:fldCharType="separate"/>
        </w:r>
      </w:ins>
      <w:ins w:id="3178" w:author="成成" w:date="2025-09-18T15:25:08Z">
        <w:r>
          <w:rPr>
            <w:rFonts w:hint="eastAsia" w:ascii="阿里巴巴普惠体 2.0 45 Light" w:hAnsi="阿里巴巴普惠体 2.0 45 Light" w:eastAsia="阿里巴巴普惠体 2.0 45 Light" w:cs="阿里巴巴普惠体 2.0 45 Light"/>
            <w:rPrChange w:id="3179" w:author="成成" w:date="2025-09-18T15:44:42Z">
              <w:rPr/>
            </w:rPrChange>
          </w:rPr>
          <w:t>表 25</w:t>
        </w:r>
      </w:ins>
      <w:ins w:id="3181" w:author="成成" w:date="2025-09-18T15:25:08Z">
        <w:r>
          <w:rPr>
            <w:rFonts w:hint="eastAsia" w:ascii="阿里巴巴普惠体 2.0 45 Light" w:hAnsi="阿里巴巴普惠体 2.0 45 Light" w:eastAsia="阿里巴巴普惠体 2.0 45 Light" w:cs="阿里巴巴普惠体 2.0 45 Light"/>
            <w:lang w:val="en-US" w:eastAsia="zh-CN"/>
          </w:rPr>
          <w:fldChar w:fldCharType="end"/>
        </w:r>
      </w:ins>
      <w:del w:id="3182" w:author="成成" w:date="2025-09-18T15:25:02Z">
        <w:r>
          <w:rPr>
            <w:rFonts w:hint="eastAsia" w:ascii="阿里巴巴普惠体 2.0 45 Light" w:hAnsi="阿里巴巴普惠体 2.0 45 Light" w:eastAsia="阿里巴巴普惠体 2.0 45 Light" w:cs="阿里巴巴普惠体 2.0 45 Light"/>
            <w:lang w:val="en-US" w:eastAsia="zh-CN"/>
          </w:rPr>
          <w:delText>表</w:delText>
        </w:r>
      </w:del>
      <w:del w:id="3183" w:author="成成" w:date="2025-09-18T15:25:00Z">
        <w:r>
          <w:rPr>
            <w:rFonts w:hint="eastAsia" w:ascii="阿里巴巴普惠体 2.0 45 Light" w:hAnsi="阿里巴巴普惠体 2.0 45 Light" w:eastAsia="阿里巴巴普惠体 2.0 45 Light" w:cs="阿里巴巴普惠体 2.0 45 Light"/>
            <w:lang w:val="en-US" w:eastAsia="zh-CN"/>
          </w:rPr>
          <w:delText>25</w:delText>
        </w:r>
      </w:del>
      <w:r>
        <w:rPr>
          <w:rFonts w:hint="eastAsia" w:ascii="阿里巴巴普惠体 2.0 45 Light" w:hAnsi="阿里巴巴普惠体 2.0 45 Light" w:eastAsia="阿里巴巴普惠体 2.0 45 Light" w:cs="阿里巴巴普惠体 2.0 45 Light"/>
          <w:lang w:val="en-US" w:eastAsia="zh-CN"/>
        </w:rPr>
        <w:t>所示</w:t>
      </w:r>
      <w:r>
        <w:rPr>
          <w:rFonts w:hint="eastAsia" w:ascii="阿里巴巴普惠体 2.0 45 Light" w:hAnsi="阿里巴巴普惠体 2.0 45 Light" w:eastAsia="阿里巴巴普惠体 2.0 45 Light" w:cs="阿里巴巴普惠体 2.0 45 Light"/>
        </w:rPr>
        <w:t>：</w:t>
      </w:r>
    </w:p>
    <w:p w14:paraId="23D98B7A">
      <w:pPr>
        <w:pStyle w:val="32"/>
        <w:spacing w:before="72" w:after="72"/>
        <w:ind w:left="0" w:leftChars="0" w:firstLine="0" w:firstLineChars="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 xml:space="preserve">     </w:t>
      </w:r>
      <w:ins w:id="3184" w:author="成成" w:date="2025-09-18T15:24:56Z">
        <w:bookmarkStart w:id="328" w:name="_Ref32000"/>
        <w:r>
          <w:rPr>
            <w:rFonts w:hint="eastAsia" w:ascii="阿里巴巴普惠体 2.0 45 Light" w:hAnsi="阿里巴巴普惠体 2.0 45 Light" w:eastAsia="阿里巴巴普惠体 2.0 45 Light" w:cs="阿里巴巴普惠体 2.0 45 Light"/>
            <w:rPrChange w:id="3185" w:author="成成" w:date="2025-09-18T15:44:18Z">
              <w:rPr/>
            </w:rPrChange>
          </w:rPr>
          <w:t xml:space="preserve">表 </w:t>
        </w:r>
      </w:ins>
      <w:ins w:id="3187" w:author="成成" w:date="2025-09-18T15:24:56Z">
        <w:r>
          <w:rPr>
            <w:rFonts w:hint="eastAsia" w:ascii="阿里巴巴普惠体 2.0 45 Light" w:hAnsi="阿里巴巴普惠体 2.0 45 Light" w:eastAsia="阿里巴巴普惠体 2.0 45 Light" w:cs="阿里巴巴普惠体 2.0 45 Light"/>
            <w:rPrChange w:id="3188" w:author="成成" w:date="2025-09-18T15:44:18Z">
              <w:rPr/>
            </w:rPrChange>
          </w:rPr>
          <w:fldChar w:fldCharType="begin"/>
        </w:r>
      </w:ins>
      <w:ins w:id="3190" w:author="成成" w:date="2025-09-18T15:24:56Z">
        <w:r>
          <w:rPr>
            <w:rFonts w:hint="eastAsia" w:ascii="阿里巴巴普惠体 2.0 45 Light" w:hAnsi="阿里巴巴普惠体 2.0 45 Light" w:eastAsia="阿里巴巴普惠体 2.0 45 Light" w:cs="阿里巴巴普惠体 2.0 45 Light"/>
            <w:rPrChange w:id="3191" w:author="成成" w:date="2025-09-18T15:44:18Z">
              <w:rPr/>
            </w:rPrChange>
          </w:rPr>
          <w:instrText xml:space="preserve"> SEQ 表 \* ARABIC </w:instrText>
        </w:r>
      </w:ins>
      <w:ins w:id="3193" w:author="成成" w:date="2025-09-18T15:24:56Z">
        <w:r>
          <w:rPr>
            <w:rFonts w:hint="eastAsia" w:ascii="阿里巴巴普惠体 2.0 45 Light" w:hAnsi="阿里巴巴普惠体 2.0 45 Light" w:eastAsia="阿里巴巴普惠体 2.0 45 Light" w:cs="阿里巴巴普惠体 2.0 45 Light"/>
            <w:rPrChange w:id="3194" w:author="成成" w:date="2025-09-18T15:44:18Z">
              <w:rPr/>
            </w:rPrChange>
          </w:rPr>
          <w:fldChar w:fldCharType="separate"/>
        </w:r>
      </w:ins>
      <w:ins w:id="3196" w:author="成成" w:date="2025-09-18T16:08:19Z">
        <w:r>
          <w:rPr>
            <w:rFonts w:hint="eastAsia" w:ascii="阿里巴巴普惠体 2.0 45 Light" w:hAnsi="阿里巴巴普惠体 2.0 45 Light" w:eastAsia="阿里巴巴普惠体 2.0 45 Light" w:cs="阿里巴巴普惠体 2.0 45 Light"/>
          </w:rPr>
          <w:t>25</w:t>
        </w:r>
      </w:ins>
      <w:ins w:id="3197" w:author="成成" w:date="2025-09-18T15:24:56Z">
        <w:r>
          <w:rPr>
            <w:rFonts w:hint="eastAsia" w:ascii="阿里巴巴普惠体 2.0 45 Light" w:hAnsi="阿里巴巴普惠体 2.0 45 Light" w:eastAsia="阿里巴巴普惠体 2.0 45 Light" w:cs="阿里巴巴普惠体 2.0 45 Light"/>
            <w:rPrChange w:id="3198" w:author="成成" w:date="2025-09-18T15:44:18Z">
              <w:rPr/>
            </w:rPrChange>
          </w:rPr>
          <w:fldChar w:fldCharType="end"/>
        </w:r>
        <w:bookmarkEnd w:id="328"/>
      </w:ins>
      <w:del w:id="3200" w:author="成成" w:date="2025-09-18T15:24:53Z">
        <w:r>
          <w:rPr>
            <w:rFonts w:hint="eastAsia" w:ascii="阿里巴巴普惠体 2.0 45 Light" w:hAnsi="阿里巴巴普惠体 2.0 45 Light" w:eastAsia="阿里巴巴普惠体 2.0 45 Light" w:cs="阿里巴巴普惠体 2.0 45 Light"/>
            <w:lang w:val="en-US" w:eastAsia="zh-CN"/>
          </w:rPr>
          <w:delText>表25</w:delText>
        </w:r>
      </w:del>
      <w:r>
        <w:rPr>
          <w:rFonts w:hint="eastAsia" w:ascii="阿里巴巴普惠体 2.0 45 Light" w:hAnsi="阿里巴巴普惠体 2.0 45 Light" w:eastAsia="阿里巴巴普惠体 2.0 45 Light" w:cs="阿里巴巴普惠体 2.0 45 Light"/>
          <w:lang w:val="en-US" w:eastAsia="zh-CN"/>
        </w:rPr>
        <w:t>写寄存器标识符介绍</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6"/>
        <w:gridCol w:w="1914"/>
        <w:gridCol w:w="2118"/>
        <w:gridCol w:w="1716"/>
        <w:gridCol w:w="1507"/>
      </w:tblGrid>
      <w:tr w14:paraId="0B44F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46" w:type="dxa"/>
            <w:noWrap w:val="0"/>
            <w:vAlign w:val="center"/>
          </w:tcPr>
          <w:p w14:paraId="015620FA">
            <w:pPr>
              <w:pStyle w:val="111"/>
              <w:bidi w:val="0"/>
              <w:ind w:left="0" w:leftChars="0" w:right="0" w:rightChars="0" w:firstLine="412" w:firstLineChars="200"/>
              <w:jc w:val="both"/>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标识符</w:t>
            </w:r>
          </w:p>
        </w:tc>
        <w:tc>
          <w:tcPr>
            <w:tcW w:w="1914" w:type="dxa"/>
            <w:noWrap w:val="0"/>
            <w:vAlign w:val="center"/>
          </w:tcPr>
          <w:p w14:paraId="4D4CB84D">
            <w:pPr>
              <w:pStyle w:val="111"/>
              <w:bidi w:val="0"/>
              <w:ind w:left="0" w:leftChars="0" w:right="0" w:rightChars="0" w:firstLine="412" w:firstLineChars="20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28</w:t>
            </w:r>
          </w:p>
        </w:tc>
        <w:tc>
          <w:tcPr>
            <w:tcW w:w="2118" w:type="dxa"/>
            <w:noWrap w:val="0"/>
            <w:vAlign w:val="center"/>
          </w:tcPr>
          <w:p w14:paraId="3B7EE13F">
            <w:pPr>
              <w:pStyle w:val="111"/>
              <w:bidi w:val="0"/>
              <w:ind w:left="0" w:leftChars="0" w:right="0" w:rightChars="0" w:firstLine="412" w:firstLineChars="20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Bit 27-20</w:t>
            </w:r>
          </w:p>
        </w:tc>
        <w:tc>
          <w:tcPr>
            <w:tcW w:w="1716" w:type="dxa"/>
            <w:noWrap w:val="0"/>
            <w:vAlign w:val="center"/>
          </w:tcPr>
          <w:p w14:paraId="1D24F0F9">
            <w:pPr>
              <w:pStyle w:val="111"/>
              <w:bidi w:val="0"/>
              <w:ind w:left="0" w:leftChars="0" w:right="0" w:rightChars="0" w:firstLine="412" w:firstLineChars="20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it</w:t>
            </w:r>
            <w:r>
              <w:rPr>
                <w:rFonts w:hint="eastAsia" w:ascii="阿里巴巴普惠体 2.0 45 Light" w:hAnsi="阿里巴巴普惠体 2.0 45 Light" w:eastAsia="阿里巴巴普惠体 2.0 45 Light" w:cs="阿里巴巴普惠体 2.0 45 Light"/>
                <w:b/>
                <w:bCs/>
                <w:lang w:val="en-US" w:eastAsia="zh-CN"/>
              </w:rPr>
              <w:t xml:space="preserve"> 19-8</w:t>
            </w:r>
          </w:p>
        </w:tc>
        <w:tc>
          <w:tcPr>
            <w:tcW w:w="1507" w:type="dxa"/>
            <w:noWrap w:val="0"/>
            <w:vAlign w:val="center"/>
          </w:tcPr>
          <w:p w14:paraId="040693E0">
            <w:pPr>
              <w:pStyle w:val="111"/>
              <w:bidi w:val="0"/>
              <w:ind w:left="0" w:leftChars="0" w:right="0" w:rightChars="0" w:firstLine="412" w:firstLineChars="20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7</w:t>
            </w:r>
            <w:r>
              <w:rPr>
                <w:rFonts w:hint="eastAsia" w:ascii="阿里巴巴普惠体 2.0 45 Light" w:hAnsi="阿里巴巴普惠体 2.0 45 Light" w:eastAsia="阿里巴巴普惠体 2.0 45 Light" w:cs="阿里巴巴普惠体 2.0 45 Light"/>
                <w:b/>
                <w:bCs/>
              </w:rPr>
              <w:t>-0</w:t>
            </w:r>
          </w:p>
        </w:tc>
      </w:tr>
      <w:tr w14:paraId="6D342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46" w:type="dxa"/>
            <w:noWrap w:val="0"/>
            <w:vAlign w:val="center"/>
          </w:tcPr>
          <w:p w14:paraId="69ADACD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含义</w:t>
            </w:r>
          </w:p>
        </w:tc>
        <w:tc>
          <w:tcPr>
            <w:tcW w:w="1914" w:type="dxa"/>
            <w:noWrap w:val="0"/>
            <w:vAlign w:val="center"/>
          </w:tcPr>
          <w:p w14:paraId="51B4CB53">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写寄存器标志</w:t>
            </w:r>
          </w:p>
        </w:tc>
        <w:tc>
          <w:tcPr>
            <w:tcW w:w="2118" w:type="dxa"/>
            <w:noWrap w:val="0"/>
            <w:vAlign w:val="center"/>
          </w:tcPr>
          <w:p w14:paraId="27A8637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数据帧有效数据长度</w:t>
            </w:r>
          </w:p>
        </w:tc>
        <w:tc>
          <w:tcPr>
            <w:tcW w:w="1716" w:type="dxa"/>
            <w:noWrap w:val="0"/>
            <w:vAlign w:val="center"/>
          </w:tcPr>
          <w:p w14:paraId="19B5A695">
            <w:pPr>
              <w:pStyle w:val="12"/>
              <w:tabs>
                <w:tab w:val="left" w:pos="420"/>
                <w:tab w:val="left" w:pos="851"/>
              </w:tabs>
              <w:ind w:firstLineChars="0"/>
              <w:rPr>
                <w:rFonts w:hint="eastAsia" w:ascii="阿里巴巴普惠体 2.0 45 Light" w:hAnsi="阿里巴巴普惠体 2.0 45 Light" w:eastAsia="阿里巴巴普惠体 2.0 45 Light" w:cs="阿里巴巴普惠体 2.0 45 Light"/>
              </w:rPr>
              <w:pPrChange w:id="3201" w:author="成成" w:date="2025-09-18T15:25:19Z">
                <w:pPr>
                  <w:pStyle w:val="111"/>
                  <w:ind w:firstLine="0" w:firstLineChars="0"/>
                </w:pPr>
              </w:pPrChange>
            </w:pPr>
            <w:r>
              <w:rPr>
                <w:rFonts w:hint="eastAsia" w:ascii="阿里巴巴普惠体 2.0 45 Light" w:hAnsi="阿里巴巴普惠体 2.0 45 Light" w:eastAsia="阿里巴巴普惠体 2.0 45 Light" w:cs="阿里巴巴普惠体 2.0 45 Light"/>
              </w:rPr>
              <w:t>Address</w:t>
            </w:r>
          </w:p>
        </w:tc>
        <w:tc>
          <w:tcPr>
            <w:tcW w:w="1507" w:type="dxa"/>
            <w:noWrap w:val="0"/>
            <w:vAlign w:val="center"/>
          </w:tcPr>
          <w:p w14:paraId="4E57D30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Hand_ID</w:t>
            </w:r>
          </w:p>
        </w:tc>
      </w:tr>
    </w:tbl>
    <w:p w14:paraId="42259D32">
      <w:pPr>
        <w:pStyle w:val="32"/>
        <w:spacing w:before="72" w:after="72"/>
        <w:ind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数据帧部分的有效</w:t>
      </w:r>
      <w:r>
        <w:rPr>
          <w:rFonts w:hint="eastAsia" w:ascii="阿里巴巴普惠体 2.0 45 Light" w:hAnsi="阿里巴巴普惠体 2.0 45 Light" w:eastAsia="阿里巴巴普惠体 2.0 45 Light" w:cs="阿里巴巴普惠体 2.0 45 Light"/>
        </w:rPr>
        <w:t>数据长度：欲写入寄存器内数据的长度。</w:t>
      </w:r>
    </w:p>
    <w:p w14:paraId="1F9973A6">
      <w:pPr>
        <w:pStyle w:val="32"/>
        <w:spacing w:before="72" w:after="72"/>
        <w:ind w:left="420" w:firstLine="472" w:firstLineChars="20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数据帧</w:t>
      </w:r>
      <w:r>
        <w:rPr>
          <w:rFonts w:hint="eastAsia" w:ascii="阿里巴巴普惠体 2.0 45 Light" w:hAnsi="阿里巴巴普惠体 2.0 45 Light" w:eastAsia="阿里巴巴普惠体 2.0 45 Light" w:cs="阿里巴巴普惠体 2.0 45 Light"/>
        </w:rPr>
        <w:t>数据内容：欲写入寄存器内的数据。</w:t>
      </w:r>
    </w:p>
    <w:p w14:paraId="106D564B">
      <w:pPr>
        <w:pStyle w:val="32"/>
        <w:spacing w:before="72" w:after="72"/>
        <w:ind w:left="42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灵巧手收到以上指令并</w:t>
      </w:r>
      <w:r>
        <w:rPr>
          <w:rFonts w:hint="eastAsia" w:ascii="阿里巴巴普惠体 2.0 45 Light" w:hAnsi="阿里巴巴普惠体 2.0 45 Light" w:eastAsia="阿里巴巴普惠体 2.0 45 Light" w:cs="阿里巴巴普惠体 2.0 45 Light"/>
          <w:rPrChange w:id="3202" w:author="成成" w:date="2025-09-18T15:44:23Z">
            <w:rPr>
              <w:rFonts w:hint="eastAsia" w:ascii="阿里巴巴普惠体 2.0 45 Light" w:hAnsi="阿里巴巴普惠体 2.0 45 Light" w:eastAsia="阿里巴巴普惠体 2.0 45 Light" w:cs="阿里巴巴普惠体 2.0 45 Light"/>
            </w:rPr>
          </w:rPrChange>
        </w:rPr>
        <w:t>正确</w:t>
      </w:r>
      <w:r>
        <w:rPr>
          <w:rFonts w:hint="eastAsia" w:ascii="阿里巴巴普惠体 2.0 45 Light" w:hAnsi="阿里巴巴普惠体 2.0 45 Light" w:eastAsia="阿里巴巴普惠体 2.0 45 Light" w:cs="阿里巴巴普惠体 2.0 45 Light"/>
        </w:rPr>
        <w:t>解析后会回复以下帧</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如下</w:t>
      </w:r>
      <w:ins w:id="3203" w:author="成成" w:date="2025-09-18T15:25:28Z">
        <w:r>
          <w:rPr>
            <w:rFonts w:hint="eastAsia" w:ascii="阿里巴巴普惠体 2.0 45 Light" w:hAnsi="阿里巴巴普惠体 2.0 45 Light" w:eastAsia="阿里巴巴普惠体 2.0 45 Light" w:cs="阿里巴巴普惠体 2.0 45 Light"/>
            <w:kern w:val="2"/>
            <w:szCs w:val="20"/>
            <w:lang w:val="en-US" w:eastAsia="zh-CN"/>
            <w:rPrChange w:id="3204" w:author="成成" w:date="2025-09-18T15:44:34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3206" w:author="成成" w:date="2025-09-18T15:25:28Z">
        <w:r>
          <w:rPr>
            <w:rFonts w:hint="eastAsia" w:ascii="阿里巴巴普惠体 2.0 45 Light" w:hAnsi="阿里巴巴普惠体 2.0 45 Light" w:eastAsia="阿里巴巴普惠体 2.0 45 Light" w:cs="阿里巴巴普惠体 2.0 45 Light"/>
            <w:kern w:val="2"/>
            <w:szCs w:val="20"/>
            <w:lang w:val="en-US" w:eastAsia="zh-CN"/>
            <w:rPrChange w:id="3207" w:author="成成" w:date="2025-09-18T15:44:34Z">
              <w:rPr>
                <w:rFonts w:hint="eastAsia" w:ascii="阿里巴巴普惠体 2.0 45 Light" w:hAnsi="阿里巴巴普惠体 2.0 45 Light" w:eastAsia="阿里巴巴普惠体 2.0 45 Light" w:cs="阿里巴巴普惠体 2.0 45 Light"/>
                <w:lang w:val="en-US" w:eastAsia="zh-CN"/>
              </w:rPr>
            </w:rPrChange>
          </w:rPr>
          <w:instrText xml:space="preserve"> REF _Ref32065 \h </w:instrText>
        </w:r>
      </w:ins>
      <w:ins w:id="3209" w:author="成成" w:date="2025-09-18T15:25:28Z">
        <w:r>
          <w:rPr>
            <w:rFonts w:hint="eastAsia" w:ascii="阿里巴巴普惠体 2.0 45 Light" w:hAnsi="阿里巴巴普惠体 2.0 45 Light" w:eastAsia="阿里巴巴普惠体 2.0 45 Light" w:cs="阿里巴巴普惠体 2.0 45 Light"/>
            <w:kern w:val="2"/>
            <w:szCs w:val="20"/>
            <w:lang w:val="en-US" w:eastAsia="zh-CN"/>
            <w:rPrChange w:id="3210" w:author="成成" w:date="2025-09-18T15:44:34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3212" w:author="成成" w:date="2025-09-18T15:25:28Z">
        <w:r>
          <w:rPr>
            <w:rFonts w:hint="eastAsia" w:ascii="阿里巴巴普惠体 2.0 45 Light" w:hAnsi="阿里巴巴普惠体 2.0 45 Light" w:eastAsia="阿里巴巴普惠体 2.0 45 Light" w:cs="阿里巴巴普惠体 2.0 45 Light"/>
            <w:kern w:val="2"/>
            <w:szCs w:val="20"/>
            <w:rPrChange w:id="3213" w:author="成成" w:date="2025-09-18T15:44:34Z">
              <w:rPr/>
            </w:rPrChange>
          </w:rPr>
          <w:t>表 26</w:t>
        </w:r>
      </w:ins>
      <w:ins w:id="3215" w:author="成成" w:date="2025-09-18T15:25:28Z">
        <w:r>
          <w:rPr>
            <w:rFonts w:hint="eastAsia" w:ascii="阿里巴巴普惠体 2.0 45 Light" w:hAnsi="阿里巴巴普惠体 2.0 45 Light" w:eastAsia="阿里巴巴普惠体 2.0 45 Light" w:cs="阿里巴巴普惠体 2.0 45 Light"/>
            <w:kern w:val="2"/>
            <w:szCs w:val="20"/>
            <w:lang w:val="en-US" w:eastAsia="zh-CN"/>
            <w:rPrChange w:id="3216" w:author="成成" w:date="2025-09-18T15:44:34Z">
              <w:rPr>
                <w:rFonts w:hint="eastAsia" w:ascii="阿里巴巴普惠体 2.0 45 Light" w:hAnsi="阿里巴巴普惠体 2.0 45 Light" w:eastAsia="阿里巴巴普惠体 2.0 45 Light" w:cs="阿里巴巴普惠体 2.0 45 Light"/>
                <w:lang w:val="en-US" w:eastAsia="zh-CN"/>
              </w:rPr>
            </w:rPrChange>
          </w:rPr>
          <w:fldChar w:fldCharType="end"/>
        </w:r>
      </w:ins>
      <w:del w:id="3218" w:author="成成" w:date="2025-09-18T15:25:21Z">
        <w:r>
          <w:rPr>
            <w:rFonts w:hint="eastAsia" w:ascii="阿里巴巴普惠体 2.0 45 Light" w:hAnsi="阿里巴巴普惠体 2.0 45 Light" w:eastAsia="阿里巴巴普惠体 2.0 45 Light" w:cs="阿里巴巴普惠体 2.0 45 Light"/>
            <w:lang w:val="en-US" w:eastAsia="zh-CN"/>
          </w:rPr>
          <w:delText>表26</w:delText>
        </w:r>
      </w:del>
      <w:r>
        <w:rPr>
          <w:rFonts w:hint="eastAsia" w:ascii="阿里巴巴普惠体 2.0 45 Light" w:hAnsi="阿里巴巴普惠体 2.0 45 Light" w:eastAsia="阿里巴巴普惠体 2.0 45 Light" w:cs="阿里巴巴普惠体 2.0 45 Light"/>
          <w:lang w:val="en-US" w:eastAsia="zh-CN"/>
        </w:rPr>
        <w:t>所示</w:t>
      </w:r>
      <w:r>
        <w:rPr>
          <w:rFonts w:hint="eastAsia" w:ascii="阿里巴巴普惠体 2.0 45 Light" w:hAnsi="阿里巴巴普惠体 2.0 45 Light" w:eastAsia="阿里巴巴普惠体 2.0 45 Light" w:cs="阿里巴巴普惠体 2.0 45 Light"/>
        </w:rPr>
        <w:t>：</w:t>
      </w:r>
    </w:p>
    <w:p w14:paraId="6F3B41FF">
      <w:pPr>
        <w:pStyle w:val="32"/>
        <w:spacing w:before="72" w:after="72"/>
        <w:ind w:left="420" w:firstLine="0" w:firstLineChars="0"/>
        <w:jc w:val="center"/>
        <w:rPr>
          <w:rFonts w:hint="default" w:ascii="阿里巴巴普惠体 2.0 45 Light" w:hAnsi="阿里巴巴普惠体 2.0 45 Light" w:eastAsia="阿里巴巴普惠体 2.0 45 Light" w:cs="阿里巴巴普惠体 2.0 45 Light"/>
          <w:lang w:val="en-US" w:eastAsia="zh-CN"/>
        </w:rPr>
      </w:pPr>
      <w:ins w:id="3219" w:author="成成" w:date="2025-09-18T15:25:19Z">
        <w:bookmarkStart w:id="329" w:name="_Ref32065"/>
        <w:r>
          <w:rPr>
            <w:rFonts w:hint="eastAsia" w:ascii="阿里巴巴普惠体 2.0 45 Light" w:hAnsi="阿里巴巴普惠体 2.0 45 Light" w:eastAsia="阿里巴巴普惠体 2.0 45 Light" w:cs="阿里巴巴普惠体 2.0 45 Light"/>
            <w:rPrChange w:id="3220" w:author="成成" w:date="2025-09-18T15:44:10Z">
              <w:rPr/>
            </w:rPrChange>
          </w:rPr>
          <w:t xml:space="preserve">表 </w:t>
        </w:r>
      </w:ins>
      <w:ins w:id="3222" w:author="成成" w:date="2025-09-18T15:25:19Z">
        <w:r>
          <w:rPr>
            <w:rFonts w:hint="eastAsia" w:ascii="阿里巴巴普惠体 2.0 45 Light" w:hAnsi="阿里巴巴普惠体 2.0 45 Light" w:eastAsia="阿里巴巴普惠体 2.0 45 Light" w:cs="阿里巴巴普惠体 2.0 45 Light"/>
            <w:rPrChange w:id="3223" w:author="成成" w:date="2025-09-18T15:44:10Z">
              <w:rPr/>
            </w:rPrChange>
          </w:rPr>
          <w:fldChar w:fldCharType="begin"/>
        </w:r>
      </w:ins>
      <w:ins w:id="3225" w:author="成成" w:date="2025-09-18T15:25:19Z">
        <w:r>
          <w:rPr>
            <w:rFonts w:hint="eastAsia" w:ascii="阿里巴巴普惠体 2.0 45 Light" w:hAnsi="阿里巴巴普惠体 2.0 45 Light" w:eastAsia="阿里巴巴普惠体 2.0 45 Light" w:cs="阿里巴巴普惠体 2.0 45 Light"/>
            <w:rPrChange w:id="3226" w:author="成成" w:date="2025-09-18T15:44:10Z">
              <w:rPr/>
            </w:rPrChange>
          </w:rPr>
          <w:instrText xml:space="preserve"> SEQ 表 \* ARABIC </w:instrText>
        </w:r>
      </w:ins>
      <w:ins w:id="3228" w:author="成成" w:date="2025-09-18T15:25:19Z">
        <w:r>
          <w:rPr>
            <w:rFonts w:hint="eastAsia" w:ascii="阿里巴巴普惠体 2.0 45 Light" w:hAnsi="阿里巴巴普惠体 2.0 45 Light" w:eastAsia="阿里巴巴普惠体 2.0 45 Light" w:cs="阿里巴巴普惠体 2.0 45 Light"/>
            <w:rPrChange w:id="3229" w:author="成成" w:date="2025-09-18T15:44:10Z">
              <w:rPr/>
            </w:rPrChange>
          </w:rPr>
          <w:fldChar w:fldCharType="separate"/>
        </w:r>
      </w:ins>
      <w:ins w:id="3231" w:author="成成" w:date="2025-09-18T16:08:19Z">
        <w:r>
          <w:rPr>
            <w:rFonts w:hint="eastAsia" w:ascii="阿里巴巴普惠体 2.0 45 Light" w:hAnsi="阿里巴巴普惠体 2.0 45 Light" w:eastAsia="阿里巴巴普惠体 2.0 45 Light" w:cs="阿里巴巴普惠体 2.0 45 Light"/>
          </w:rPr>
          <w:t>26</w:t>
        </w:r>
      </w:ins>
      <w:ins w:id="3232" w:author="成成" w:date="2025-09-18T15:25:19Z">
        <w:r>
          <w:rPr>
            <w:rFonts w:hint="eastAsia" w:ascii="阿里巴巴普惠体 2.0 45 Light" w:hAnsi="阿里巴巴普惠体 2.0 45 Light" w:eastAsia="阿里巴巴普惠体 2.0 45 Light" w:cs="阿里巴巴普惠体 2.0 45 Light"/>
            <w:rPrChange w:id="3233" w:author="成成" w:date="2025-09-18T15:44:10Z">
              <w:rPr/>
            </w:rPrChange>
          </w:rPr>
          <w:fldChar w:fldCharType="end"/>
        </w:r>
        <w:bookmarkEnd w:id="329"/>
      </w:ins>
      <w:del w:id="3235" w:author="成成" w:date="2025-09-18T15:25:15Z">
        <w:r>
          <w:rPr>
            <w:rFonts w:hint="eastAsia" w:ascii="阿里巴巴普惠体 2.0 45 Light" w:hAnsi="阿里巴巴普惠体 2.0 45 Light" w:eastAsia="阿里巴巴普惠体 2.0 45 Light" w:cs="阿里巴巴普惠体 2.0 45 Light"/>
            <w:lang w:val="en-US" w:eastAsia="zh-CN"/>
          </w:rPr>
          <w:delText>表26</w:delText>
        </w:r>
      </w:del>
      <w:r>
        <w:rPr>
          <w:rFonts w:hint="eastAsia" w:ascii="阿里巴巴普惠体 2.0 45 Light" w:hAnsi="阿里巴巴普惠体 2.0 45 Light" w:eastAsia="阿里巴巴普惠体 2.0 45 Light" w:cs="阿里巴巴普惠体 2.0 45 Light"/>
          <w:lang w:val="en-US" w:eastAsia="zh-CN"/>
        </w:rPr>
        <w:t>写寄存器回复标识符</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8"/>
        <w:gridCol w:w="1902"/>
        <w:gridCol w:w="2130"/>
        <w:gridCol w:w="1430"/>
        <w:gridCol w:w="1781"/>
      </w:tblGrid>
      <w:tr w14:paraId="3CBA8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58" w:type="dxa"/>
            <w:noWrap w:val="0"/>
            <w:vAlign w:val="center"/>
          </w:tcPr>
          <w:p w14:paraId="2B33722D">
            <w:pPr>
              <w:pStyle w:val="111"/>
              <w:bidi w:val="0"/>
              <w:ind w:left="0" w:leftChars="0" w:right="0" w:rightChars="0" w:firstLine="412" w:firstLineChars="200"/>
              <w:jc w:val="both"/>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标识符</w:t>
            </w:r>
          </w:p>
        </w:tc>
        <w:tc>
          <w:tcPr>
            <w:tcW w:w="1902" w:type="dxa"/>
            <w:noWrap w:val="0"/>
            <w:vAlign w:val="center"/>
          </w:tcPr>
          <w:p w14:paraId="4EA44BBC">
            <w:pPr>
              <w:pStyle w:val="111"/>
              <w:bidi w:val="0"/>
              <w:ind w:left="0" w:leftChars="0" w:right="0" w:rightChars="0" w:firstLine="412" w:firstLineChars="20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28</w:t>
            </w:r>
          </w:p>
        </w:tc>
        <w:tc>
          <w:tcPr>
            <w:tcW w:w="2130" w:type="dxa"/>
            <w:noWrap w:val="0"/>
            <w:vAlign w:val="center"/>
          </w:tcPr>
          <w:p w14:paraId="577BA23B">
            <w:pPr>
              <w:pStyle w:val="111"/>
              <w:bidi w:val="0"/>
              <w:ind w:left="0" w:leftChars="0" w:right="0" w:rightChars="0" w:firstLine="412" w:firstLineChars="20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Bit 27-20</w:t>
            </w:r>
          </w:p>
        </w:tc>
        <w:tc>
          <w:tcPr>
            <w:tcW w:w="1430" w:type="dxa"/>
            <w:noWrap w:val="0"/>
            <w:vAlign w:val="center"/>
          </w:tcPr>
          <w:p w14:paraId="68047468">
            <w:pPr>
              <w:pStyle w:val="111"/>
              <w:bidi w:val="0"/>
              <w:ind w:left="0" w:leftChars="0" w:right="0" w:rightChars="0" w:firstLine="412" w:firstLineChars="20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it</w:t>
            </w:r>
            <w:r>
              <w:rPr>
                <w:rFonts w:hint="eastAsia" w:ascii="阿里巴巴普惠体 2.0 45 Light" w:hAnsi="阿里巴巴普惠体 2.0 45 Light" w:eastAsia="阿里巴巴普惠体 2.0 45 Light" w:cs="阿里巴巴普惠体 2.0 45 Light"/>
                <w:b/>
                <w:bCs/>
                <w:lang w:val="en-US" w:eastAsia="zh-CN"/>
              </w:rPr>
              <w:t xml:space="preserve"> 19-8</w:t>
            </w:r>
          </w:p>
        </w:tc>
        <w:tc>
          <w:tcPr>
            <w:tcW w:w="1781" w:type="dxa"/>
            <w:noWrap w:val="0"/>
            <w:vAlign w:val="center"/>
          </w:tcPr>
          <w:p w14:paraId="2EB53840">
            <w:pPr>
              <w:pStyle w:val="111"/>
              <w:bidi w:val="0"/>
              <w:ind w:left="0" w:leftChars="0" w:right="0" w:rightChars="0" w:firstLine="412" w:firstLineChars="20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7</w:t>
            </w:r>
            <w:r>
              <w:rPr>
                <w:rFonts w:hint="eastAsia" w:ascii="阿里巴巴普惠体 2.0 45 Light" w:hAnsi="阿里巴巴普惠体 2.0 45 Light" w:eastAsia="阿里巴巴普惠体 2.0 45 Light" w:cs="阿里巴巴普惠体 2.0 45 Light"/>
                <w:b/>
                <w:bCs/>
              </w:rPr>
              <w:t>-0</w:t>
            </w:r>
          </w:p>
        </w:tc>
      </w:tr>
      <w:tr w14:paraId="6FAE3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58" w:type="dxa"/>
            <w:noWrap w:val="0"/>
            <w:vAlign w:val="center"/>
          </w:tcPr>
          <w:p w14:paraId="6B8054B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含义</w:t>
            </w:r>
          </w:p>
        </w:tc>
        <w:tc>
          <w:tcPr>
            <w:tcW w:w="1902" w:type="dxa"/>
            <w:noWrap w:val="0"/>
            <w:vAlign w:val="center"/>
          </w:tcPr>
          <w:p w14:paraId="78A3FCE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写寄存器标志</w:t>
            </w:r>
          </w:p>
        </w:tc>
        <w:tc>
          <w:tcPr>
            <w:tcW w:w="2130" w:type="dxa"/>
            <w:noWrap w:val="0"/>
            <w:vAlign w:val="center"/>
          </w:tcPr>
          <w:p w14:paraId="4C13578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数据帧有效数据长度</w:t>
            </w:r>
          </w:p>
        </w:tc>
        <w:tc>
          <w:tcPr>
            <w:tcW w:w="1430" w:type="dxa"/>
            <w:noWrap w:val="0"/>
            <w:vAlign w:val="center"/>
          </w:tcPr>
          <w:p w14:paraId="704C001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Address</w:t>
            </w:r>
          </w:p>
        </w:tc>
        <w:tc>
          <w:tcPr>
            <w:tcW w:w="1781" w:type="dxa"/>
            <w:noWrap w:val="0"/>
            <w:vAlign w:val="center"/>
          </w:tcPr>
          <w:p w14:paraId="3E0BAAA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Hand_ID</w:t>
            </w:r>
          </w:p>
        </w:tc>
      </w:tr>
    </w:tbl>
    <w:p w14:paraId="067EF082">
      <w:pPr>
        <w:pStyle w:val="32"/>
        <w:spacing w:before="72" w:after="72"/>
        <w:ind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数据帧部分有效</w:t>
      </w:r>
      <w:r>
        <w:rPr>
          <w:rFonts w:hint="eastAsia" w:ascii="阿里巴巴普惠体 2.0 45 Light" w:hAnsi="阿里巴巴普惠体 2.0 45 Light" w:eastAsia="阿里巴巴普惠体 2.0 45 Light" w:cs="阿里巴巴普惠体 2.0 45 Light"/>
        </w:rPr>
        <w:t>数据长度：</w:t>
      </w:r>
      <w:r>
        <w:rPr>
          <w:rFonts w:hint="eastAsia" w:ascii="阿里巴巴普惠体 2.0 45 Light" w:hAnsi="阿里巴巴普惠体 2.0 45 Light" w:eastAsia="阿里巴巴普惠体 2.0 45 Light" w:cs="阿里巴巴普惠体 2.0 45 Light"/>
          <w:lang w:val="en-US" w:eastAsia="zh-CN"/>
        </w:rPr>
        <w:t>1</w:t>
      </w:r>
    </w:p>
    <w:p w14:paraId="3F42F40E">
      <w:pPr>
        <w:pStyle w:val="32"/>
        <w:spacing w:before="72" w:after="72"/>
        <w:ind w:firstLineChars="0"/>
        <w:rPr>
          <w:rFonts w:hint="eastAsia" w:ascii="阿里巴巴普惠体 2.0 45 Light" w:hAnsi="阿里巴巴普惠体 2.0 45 Light" w:eastAsia="阿里巴巴普惠体 2.0 45 Light" w:cs="阿里巴巴普惠体 2.0 45 Light"/>
          <w:kern w:val="2"/>
          <w:szCs w:val="20"/>
          <w:lang w:val="en-US" w:eastAsia="zh-CN"/>
          <w:rPrChange w:id="3236" w:author="成成" w:date="2025-09-18T15:43:58Z">
            <w:rPr>
              <w:rFonts w:hint="eastAsia" w:ascii="阿里巴巴普惠体 2.0 45 Light" w:hAnsi="阿里巴巴普惠体 2.0 45 Light" w:eastAsia="阿里巴巴普惠体 2.0 45 Light" w:cs="阿里巴巴普惠体 2.0 45 Light"/>
              <w:lang w:val="en-US" w:eastAsia="zh-CN"/>
            </w:rPr>
          </w:rPrChange>
        </w:rPr>
      </w:pPr>
      <w:r>
        <w:rPr>
          <w:rFonts w:hint="eastAsia" w:ascii="阿里巴巴普惠体 2.0 45 Light" w:hAnsi="阿里巴巴普惠体 2.0 45 Light" w:eastAsia="阿里巴巴普惠体 2.0 45 Light" w:cs="阿里巴巴普惠体 2.0 45 Light"/>
          <w:kern w:val="2"/>
          <w:szCs w:val="20"/>
          <w:lang w:val="en-US" w:eastAsia="zh-CN"/>
          <w:rPrChange w:id="3237" w:author="成成" w:date="2025-09-18T15:43:58Z">
            <w:rPr>
              <w:rFonts w:hint="eastAsia" w:ascii="阿里巴巴普惠体 2.0 45 Light" w:hAnsi="阿里巴巴普惠体 2.0 45 Light" w:eastAsia="阿里巴巴普惠体 2.0 45 Light" w:cs="阿里巴巴普惠体 2.0 45 Light"/>
              <w:lang w:val="en-US" w:eastAsia="zh-CN"/>
            </w:rPr>
          </w:rPrChange>
        </w:rPr>
        <w:t>数帧部分数据内容：1</w:t>
      </w:r>
    </w:p>
    <w:p w14:paraId="3712013C">
      <w:pPr>
        <w:pStyle w:val="12"/>
        <w:ind w:firstLine="472" w:firstLineChars="200"/>
        <w:rPr>
          <w:rFonts w:hint="eastAsia" w:ascii="阿里巴巴普惠体 2.0 45 Light" w:hAnsi="阿里巴巴普惠体 2.0 45 Light" w:eastAsia="阿里巴巴普惠体 2.0 45 Light" w:cs="阿里巴巴普惠体 2.0 45 Light"/>
          <w:kern w:val="2"/>
          <w:sz w:val="24"/>
          <w:rPrChange w:id="3239" w:author="成成" w:date="2025-09-18T15:43:58Z">
            <w:rPr>
              <w:rFonts w:hint="eastAsia" w:ascii="阿里巴巴普惠体 2.0 45 Light" w:hAnsi="阿里巴巴普惠体 2.0 45 Light" w:eastAsia="阿里巴巴普惠体 2.0 45 Light" w:cs="阿里巴巴普惠体 2.0 45 Light"/>
            </w:rPr>
          </w:rPrChange>
        </w:rPr>
        <w:pPrChange w:id="3238" w:author="成成" w:date="2025-09-18T15:44:03Z">
          <w:pPr>
            <w:pStyle w:val="120"/>
          </w:pPr>
        </w:pPrChange>
      </w:pPr>
      <w:r>
        <w:rPr>
          <w:rFonts w:hint="eastAsia" w:ascii="阿里巴巴普惠体 2.0 45 Light" w:hAnsi="阿里巴巴普惠体 2.0 45 Light" w:eastAsia="阿里巴巴普惠体 2.0 45 Light" w:cs="阿里巴巴普惠体 2.0 45 Light"/>
          <w:kern w:val="2"/>
          <w:sz w:val="24"/>
          <w:rPrChange w:id="3240" w:author="成成" w:date="2025-09-18T15:43:58Z">
            <w:rPr>
              <w:rFonts w:hint="eastAsia" w:ascii="阿里巴巴普惠体 2.0 45 Light" w:hAnsi="阿里巴巴普惠体 2.0 45 Light" w:eastAsia="阿里巴巴普惠体 2.0 45 Light" w:cs="阿里巴巴普惠体 2.0 45 Light"/>
            </w:rPr>
          </w:rPrChange>
        </w:rPr>
        <w:t>例如欲将ID为1的灵巧手的食指的角度设置值设置为600，应向CAN</w:t>
      </w:r>
      <w:r>
        <w:rPr>
          <w:rFonts w:hint="eastAsia" w:ascii="阿里巴巴普惠体 2.0 45 Light" w:hAnsi="阿里巴巴普惠体 2.0 45 Light" w:eastAsia="阿里巴巴普惠体 2.0 45 Light" w:cs="阿里巴巴普惠体 2.0 45 Light"/>
          <w:kern w:val="2"/>
          <w:sz w:val="24"/>
          <w:lang w:val="en-US" w:eastAsia="zh-CN"/>
          <w:rPrChange w:id="3241" w:author="成成" w:date="2025-09-18T15:43:58Z">
            <w:rPr>
              <w:rFonts w:hint="eastAsia" w:ascii="阿里巴巴普惠体 2.0 45 Light" w:hAnsi="阿里巴巴普惠体 2.0 45 Light" w:eastAsia="阿里巴巴普惠体 2.0 45 Light" w:cs="阿里巴巴普惠体 2.0 45 Light"/>
              <w:lang w:val="en-US" w:eastAsia="zh-CN"/>
            </w:rPr>
          </w:rPrChange>
        </w:rPr>
        <w:t>FD</w:t>
      </w:r>
      <w:r>
        <w:rPr>
          <w:rFonts w:hint="eastAsia" w:ascii="阿里巴巴普惠体 2.0 45 Light" w:hAnsi="阿里巴巴普惠体 2.0 45 Light" w:eastAsia="阿里巴巴普惠体 2.0 45 Light" w:cs="阿里巴巴普惠体 2.0 45 Light"/>
          <w:kern w:val="2"/>
          <w:sz w:val="24"/>
          <w:rPrChange w:id="3242" w:author="成成" w:date="2025-09-18T15:43:58Z">
            <w:rPr>
              <w:rFonts w:hint="eastAsia" w:ascii="阿里巴巴普惠体 2.0 45 Light" w:hAnsi="阿里巴巴普惠体 2.0 45 Light" w:eastAsia="阿里巴巴普惠体 2.0 45 Light" w:cs="阿里巴巴普惠体 2.0 45 Light"/>
            </w:rPr>
          </w:rPrChange>
        </w:rPr>
        <w:t>总线发送</w:t>
      </w:r>
      <w:r>
        <w:rPr>
          <w:rFonts w:hint="eastAsia" w:ascii="阿里巴巴普惠体 2.0 45 Light" w:hAnsi="阿里巴巴普惠体 2.0 45 Light" w:eastAsia="阿里巴巴普惠体 2.0 45 Light" w:cs="阿里巴巴普惠体 2.0 45 Light"/>
          <w:kern w:val="2"/>
          <w:sz w:val="24"/>
          <w:lang w:val="en-US" w:eastAsia="zh-CN"/>
          <w:rPrChange w:id="3243" w:author="成成" w:date="2025-09-18T15:43:58Z">
            <w:rPr>
              <w:rFonts w:hint="eastAsia" w:ascii="阿里巴巴普惠体 2.0 45 Light" w:hAnsi="阿里巴巴普惠体 2.0 45 Light" w:eastAsia="阿里巴巴普惠体 2.0 45 Light" w:cs="阿里巴巴普惠体 2.0 45 Light"/>
              <w:lang w:val="en-US" w:eastAsia="zh-CN"/>
            </w:rPr>
          </w:rPrChange>
        </w:rPr>
        <w:t>以</w:t>
      </w:r>
      <w:r>
        <w:rPr>
          <w:rFonts w:hint="eastAsia" w:ascii="阿里巴巴普惠体 2.0 45 Light" w:hAnsi="阿里巴巴普惠体 2.0 45 Light" w:eastAsia="阿里巴巴普惠体 2.0 45 Light" w:cs="阿里巴巴普惠体 2.0 45 Light"/>
          <w:kern w:val="2"/>
          <w:sz w:val="24"/>
          <w:rPrChange w:id="3244" w:author="成成" w:date="2025-09-18T15:43:58Z">
            <w:rPr>
              <w:rFonts w:hint="eastAsia" w:ascii="阿里巴巴普惠体 2.0 45 Light" w:hAnsi="阿里巴巴普惠体 2.0 45 Light" w:eastAsia="阿里巴巴普惠体 2.0 45 Light" w:cs="阿里巴巴普惠体 2.0 45 Light"/>
            </w:rPr>
          </w:rPrChange>
        </w:rPr>
        <w:t>下帧</w:t>
      </w:r>
      <w:r>
        <w:rPr>
          <w:rFonts w:hint="eastAsia" w:ascii="阿里巴巴普惠体 2.0 45 Light" w:hAnsi="阿里巴巴普惠体 2.0 45 Light" w:eastAsia="阿里巴巴普惠体 2.0 45 Light" w:cs="阿里巴巴普惠体 2.0 45 Light"/>
          <w:kern w:val="2"/>
          <w:sz w:val="24"/>
          <w:lang w:eastAsia="zh-CN"/>
          <w:rPrChange w:id="3245" w:author="成成" w:date="2025-09-18T15:43:58Z">
            <w:rPr>
              <w:rFonts w:hint="eastAsia" w:ascii="阿里巴巴普惠体 2.0 45 Light" w:hAnsi="阿里巴巴普惠体 2.0 45 Light" w:eastAsia="阿里巴巴普惠体 2.0 45 Light" w:cs="阿里巴巴普惠体 2.0 45 Light"/>
              <w:lang w:eastAsia="zh-CN"/>
            </w:rPr>
          </w:rPrChange>
        </w:rPr>
        <w:t>，</w:t>
      </w:r>
      <w:r>
        <w:rPr>
          <w:rFonts w:hint="eastAsia" w:ascii="阿里巴巴普惠体 2.0 45 Light" w:hAnsi="阿里巴巴普惠体 2.0 45 Light" w:eastAsia="阿里巴巴普惠体 2.0 45 Light" w:cs="阿里巴巴普惠体 2.0 45 Light"/>
          <w:kern w:val="2"/>
          <w:sz w:val="24"/>
          <w:lang w:val="en-US" w:eastAsia="zh-CN"/>
          <w:rPrChange w:id="3246" w:author="成成" w:date="2025-09-18T15:43:58Z">
            <w:rPr>
              <w:rFonts w:hint="eastAsia" w:ascii="阿里巴巴普惠体 2.0 45 Light" w:hAnsi="阿里巴巴普惠体 2.0 45 Light" w:eastAsia="阿里巴巴普惠体 2.0 45 Light" w:cs="阿里巴巴普惠体 2.0 45 Light"/>
              <w:lang w:val="en-US" w:eastAsia="zh-CN"/>
            </w:rPr>
          </w:rPrChange>
        </w:rPr>
        <w:t>如下</w:t>
      </w:r>
      <w:ins w:id="3247" w:author="成成" w:date="2025-09-18T15:25:45Z">
        <w:r>
          <w:rPr>
            <w:rFonts w:hint="eastAsia" w:ascii="阿里巴巴普惠体 2.0 45 Light" w:hAnsi="阿里巴巴普惠体 2.0 45 Light" w:eastAsia="阿里巴巴普惠体 2.0 45 Light" w:cs="阿里巴巴普惠体 2.0 45 Light"/>
            <w:kern w:val="2"/>
            <w:sz w:val="24"/>
            <w:lang w:val="en-US" w:eastAsia="zh-CN"/>
            <w:rPrChange w:id="3248" w:author="成成" w:date="2025-09-18T15:43:58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3250" w:author="成成" w:date="2025-09-18T15:25:45Z">
        <w:r>
          <w:rPr>
            <w:rFonts w:hint="eastAsia" w:ascii="阿里巴巴普惠体 2.0 45 Light" w:hAnsi="阿里巴巴普惠体 2.0 45 Light" w:eastAsia="阿里巴巴普惠体 2.0 45 Light" w:cs="阿里巴巴普惠体 2.0 45 Light"/>
            <w:kern w:val="2"/>
            <w:sz w:val="24"/>
            <w:lang w:val="en-US" w:eastAsia="zh-CN"/>
            <w:rPrChange w:id="3251" w:author="成成" w:date="2025-09-18T15:43:58Z">
              <w:rPr>
                <w:rFonts w:hint="eastAsia" w:ascii="阿里巴巴普惠体 2.0 45 Light" w:hAnsi="阿里巴巴普惠体 2.0 45 Light" w:eastAsia="阿里巴巴普惠体 2.0 45 Light" w:cs="阿里巴巴普惠体 2.0 45 Light"/>
                <w:lang w:val="en-US" w:eastAsia="zh-CN"/>
              </w:rPr>
            </w:rPrChange>
          </w:rPr>
          <w:instrText xml:space="preserve"> REF _Ref32121 \h </w:instrText>
        </w:r>
      </w:ins>
      <w:ins w:id="3253" w:author="成成" w:date="2025-09-18T15:25:45Z">
        <w:r>
          <w:rPr>
            <w:rFonts w:hint="eastAsia" w:ascii="阿里巴巴普惠体 2.0 45 Light" w:hAnsi="阿里巴巴普惠体 2.0 45 Light" w:eastAsia="阿里巴巴普惠体 2.0 45 Light" w:cs="阿里巴巴普惠体 2.0 45 Light"/>
            <w:kern w:val="2"/>
            <w:sz w:val="24"/>
            <w:lang w:val="en-US" w:eastAsia="zh-CN"/>
            <w:rPrChange w:id="3254" w:author="成成" w:date="2025-09-18T15:43:58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3256" w:author="成成" w:date="2025-09-18T15:25:45Z">
        <w:r>
          <w:rPr>
            <w:rFonts w:hint="eastAsia" w:ascii="阿里巴巴普惠体 2.0 45 Light" w:hAnsi="阿里巴巴普惠体 2.0 45 Light" w:eastAsia="阿里巴巴普惠体 2.0 45 Light" w:cs="阿里巴巴普惠体 2.0 45 Light"/>
            <w:kern w:val="2"/>
            <w:sz w:val="24"/>
            <w:rPrChange w:id="3257" w:author="成成" w:date="2025-09-18T15:43:58Z">
              <w:rPr/>
            </w:rPrChange>
          </w:rPr>
          <w:t>表 27</w:t>
        </w:r>
      </w:ins>
      <w:ins w:id="3259" w:author="成成" w:date="2025-09-18T15:25:45Z">
        <w:r>
          <w:rPr>
            <w:rFonts w:hint="eastAsia" w:ascii="阿里巴巴普惠体 2.0 45 Light" w:hAnsi="阿里巴巴普惠体 2.0 45 Light" w:eastAsia="阿里巴巴普惠体 2.0 45 Light" w:cs="阿里巴巴普惠体 2.0 45 Light"/>
            <w:kern w:val="2"/>
            <w:sz w:val="24"/>
            <w:lang w:val="en-US" w:eastAsia="zh-CN"/>
            <w:rPrChange w:id="3260" w:author="成成" w:date="2025-09-18T15:43:58Z">
              <w:rPr>
                <w:rFonts w:hint="eastAsia" w:ascii="阿里巴巴普惠体 2.0 45 Light" w:hAnsi="阿里巴巴普惠体 2.0 45 Light" w:eastAsia="阿里巴巴普惠体 2.0 45 Light" w:cs="阿里巴巴普惠体 2.0 45 Light"/>
                <w:lang w:val="en-US" w:eastAsia="zh-CN"/>
              </w:rPr>
            </w:rPrChange>
          </w:rPr>
          <w:fldChar w:fldCharType="end"/>
        </w:r>
      </w:ins>
      <w:del w:id="3262" w:author="成成" w:date="2025-09-18T15:25:39Z">
        <w:r>
          <w:rPr>
            <w:rFonts w:hint="eastAsia" w:ascii="阿里巴巴普惠体 2.0 45 Light" w:hAnsi="阿里巴巴普惠体 2.0 45 Light" w:eastAsia="阿里巴巴普惠体 2.0 45 Light" w:cs="阿里巴巴普惠体 2.0 45 Light"/>
            <w:kern w:val="2"/>
            <w:sz w:val="24"/>
            <w:lang w:val="en-US" w:eastAsia="zh-CN"/>
            <w:rPrChange w:id="3263" w:author="成成" w:date="2025-09-18T15:43:58Z">
              <w:rPr>
                <w:rFonts w:hint="eastAsia" w:ascii="阿里巴巴普惠体 2.0 45 Light" w:hAnsi="阿里巴巴普惠体 2.0 45 Light" w:eastAsia="阿里巴巴普惠体 2.0 45 Light" w:cs="阿里巴巴普惠体 2.0 45 Light"/>
                <w:lang w:val="en-US" w:eastAsia="zh-CN"/>
              </w:rPr>
            </w:rPrChange>
          </w:rPr>
          <w:delText>表27</w:delText>
        </w:r>
      </w:del>
      <w:r>
        <w:rPr>
          <w:rFonts w:hint="eastAsia" w:ascii="阿里巴巴普惠体 2.0 45 Light" w:hAnsi="阿里巴巴普惠体 2.0 45 Light" w:eastAsia="阿里巴巴普惠体 2.0 45 Light" w:cs="阿里巴巴普惠体 2.0 45 Light"/>
          <w:kern w:val="2"/>
          <w:sz w:val="24"/>
          <w:lang w:val="en-US" w:eastAsia="zh-CN"/>
          <w:rPrChange w:id="3265" w:author="成成" w:date="2025-09-18T15:43:58Z">
            <w:rPr>
              <w:rFonts w:hint="eastAsia" w:ascii="阿里巴巴普惠体 2.0 45 Light" w:hAnsi="阿里巴巴普惠体 2.0 45 Light" w:eastAsia="阿里巴巴普惠体 2.0 45 Light" w:cs="阿里巴巴普惠体 2.0 45 Light"/>
              <w:lang w:val="en-US" w:eastAsia="zh-CN"/>
            </w:rPr>
          </w:rPrChange>
        </w:rPr>
        <w:t>所示</w:t>
      </w:r>
      <w:r>
        <w:rPr>
          <w:rFonts w:hint="eastAsia" w:ascii="阿里巴巴普惠体 2.0 45 Light" w:hAnsi="阿里巴巴普惠体 2.0 45 Light" w:eastAsia="阿里巴巴普惠体 2.0 45 Light" w:cs="阿里巴巴普惠体 2.0 45 Light"/>
          <w:kern w:val="2"/>
          <w:sz w:val="24"/>
          <w:rPrChange w:id="3266" w:author="成成" w:date="2025-09-18T15:43:58Z">
            <w:rPr>
              <w:rFonts w:hint="eastAsia" w:ascii="阿里巴巴普惠体 2.0 45 Light" w:hAnsi="阿里巴巴普惠体 2.0 45 Light" w:eastAsia="阿里巴巴普惠体 2.0 45 Light" w:cs="阿里巴巴普惠体 2.0 45 Light"/>
            </w:rPr>
          </w:rPrChange>
        </w:rPr>
        <w:t>：</w:t>
      </w:r>
    </w:p>
    <w:p w14:paraId="54935A59">
      <w:pPr>
        <w:pStyle w:val="12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标识符：二进制为000</w:t>
      </w:r>
      <w:r>
        <w:rPr>
          <w:rFonts w:hint="eastAsia" w:ascii="阿里巴巴普惠体 2.0 45 Light" w:hAnsi="阿里巴巴普惠体 2.0 45 Light" w:eastAsia="阿里巴巴普惠体 2.0 45 Light" w:cs="阿里巴巴普惠体 2.0 45 Light"/>
          <w:lang w:val="en-US" w:eastAsia="zh-CN"/>
        </w:rPr>
        <w:t>1</w:t>
      </w:r>
      <w:r>
        <w:rPr>
          <w:rFonts w:hint="eastAsia" w:ascii="阿里巴巴普惠体 2.0 45 Light" w:hAnsi="阿里巴巴普惠体 2.0 45 Light" w:eastAsia="阿里巴巴普惠体 2.0 45 Light" w:cs="阿里巴巴普惠体 2.0 45 Light"/>
        </w:rPr>
        <w:t xml:space="preserve"> </w:t>
      </w:r>
      <w:r>
        <w:rPr>
          <w:rFonts w:hint="eastAsia" w:ascii="阿里巴巴普惠体 2.0 45 Light" w:hAnsi="阿里巴巴普惠体 2.0 45 Light" w:eastAsia="阿里巴巴普惠体 2.0 45 Light" w:cs="阿里巴巴普惠体 2.0 45 Light"/>
          <w:lang w:val="en-US" w:eastAsia="zh-CN"/>
        </w:rPr>
        <w:t>0000 0010 0100 0001 0010 0000 0001</w:t>
      </w:r>
    </w:p>
    <w:p w14:paraId="0EBFAB16">
      <w:pPr>
        <w:pStyle w:val="120"/>
        <w:ind w:left="0" w:leftChars="0" w:firstLine="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 xml:space="preserve">  </w:t>
      </w:r>
      <w:ins w:id="3267" w:author="成成" w:date="2025-09-18T15:25:35Z">
        <w:bookmarkStart w:id="330" w:name="_Ref32121"/>
        <w:r>
          <w:rPr>
            <w:rFonts w:hint="eastAsia" w:ascii="阿里巴巴普惠体 2.0 45 Light" w:hAnsi="阿里巴巴普惠体 2.0 45 Light" w:eastAsia="阿里巴巴普惠体 2.0 45 Light" w:cs="阿里巴巴普惠体 2.0 45 Light"/>
            <w:rPrChange w:id="3268" w:author="成成" w:date="2025-09-18T15:43:52Z">
              <w:rPr/>
            </w:rPrChange>
          </w:rPr>
          <w:t xml:space="preserve">表 </w:t>
        </w:r>
      </w:ins>
      <w:ins w:id="3270" w:author="成成" w:date="2025-09-18T15:25:35Z">
        <w:r>
          <w:rPr>
            <w:rFonts w:hint="eastAsia" w:ascii="阿里巴巴普惠体 2.0 45 Light" w:hAnsi="阿里巴巴普惠体 2.0 45 Light" w:eastAsia="阿里巴巴普惠体 2.0 45 Light" w:cs="阿里巴巴普惠体 2.0 45 Light"/>
            <w:rPrChange w:id="3271" w:author="成成" w:date="2025-09-18T15:43:52Z">
              <w:rPr/>
            </w:rPrChange>
          </w:rPr>
          <w:fldChar w:fldCharType="begin"/>
        </w:r>
      </w:ins>
      <w:ins w:id="3273" w:author="成成" w:date="2025-09-18T15:25:35Z">
        <w:r>
          <w:rPr>
            <w:rFonts w:hint="eastAsia" w:ascii="阿里巴巴普惠体 2.0 45 Light" w:hAnsi="阿里巴巴普惠体 2.0 45 Light" w:eastAsia="阿里巴巴普惠体 2.0 45 Light" w:cs="阿里巴巴普惠体 2.0 45 Light"/>
            <w:rPrChange w:id="3274" w:author="成成" w:date="2025-09-18T15:43:52Z">
              <w:rPr/>
            </w:rPrChange>
          </w:rPr>
          <w:instrText xml:space="preserve"> SEQ 表 \* ARABIC </w:instrText>
        </w:r>
      </w:ins>
      <w:ins w:id="3276" w:author="成成" w:date="2025-09-18T15:25:35Z">
        <w:r>
          <w:rPr>
            <w:rFonts w:hint="eastAsia" w:ascii="阿里巴巴普惠体 2.0 45 Light" w:hAnsi="阿里巴巴普惠体 2.0 45 Light" w:eastAsia="阿里巴巴普惠体 2.0 45 Light" w:cs="阿里巴巴普惠体 2.0 45 Light"/>
            <w:rPrChange w:id="3277" w:author="成成" w:date="2025-09-18T15:43:52Z">
              <w:rPr/>
            </w:rPrChange>
          </w:rPr>
          <w:fldChar w:fldCharType="separate"/>
        </w:r>
      </w:ins>
      <w:ins w:id="3279" w:author="成成" w:date="2025-09-18T16:08:19Z">
        <w:r>
          <w:rPr>
            <w:rFonts w:hint="eastAsia" w:ascii="阿里巴巴普惠体 2.0 45 Light" w:hAnsi="阿里巴巴普惠体 2.0 45 Light" w:eastAsia="阿里巴巴普惠体 2.0 45 Light" w:cs="阿里巴巴普惠体 2.0 45 Light"/>
          </w:rPr>
          <w:t>27</w:t>
        </w:r>
      </w:ins>
      <w:ins w:id="3280" w:author="成成" w:date="2025-09-18T15:25:35Z">
        <w:r>
          <w:rPr>
            <w:rFonts w:hint="eastAsia" w:ascii="阿里巴巴普惠体 2.0 45 Light" w:hAnsi="阿里巴巴普惠体 2.0 45 Light" w:eastAsia="阿里巴巴普惠体 2.0 45 Light" w:cs="阿里巴巴普惠体 2.0 45 Light"/>
            <w:rPrChange w:id="3281" w:author="成成" w:date="2025-09-18T15:43:52Z">
              <w:rPr/>
            </w:rPrChange>
          </w:rPr>
          <w:fldChar w:fldCharType="end"/>
        </w:r>
        <w:bookmarkEnd w:id="330"/>
      </w:ins>
      <w:del w:id="3283" w:author="成成" w:date="2025-09-18T15:25:32Z">
        <w:r>
          <w:rPr>
            <w:rFonts w:hint="eastAsia" w:ascii="阿里巴巴普惠体 2.0 45 Light" w:hAnsi="阿里巴巴普惠体 2.0 45 Light" w:eastAsia="阿里巴巴普惠体 2.0 45 Light" w:cs="阿里巴巴普惠体 2.0 45 Light"/>
            <w:lang w:val="en-US" w:eastAsia="zh-CN"/>
          </w:rPr>
          <w:delText>表27</w:delText>
        </w:r>
      </w:del>
      <w:r>
        <w:rPr>
          <w:rFonts w:hint="eastAsia" w:ascii="阿里巴巴普惠体 2.0 45 Light" w:hAnsi="阿里巴巴普惠体 2.0 45 Light" w:eastAsia="阿里巴巴普惠体 2.0 45 Light" w:cs="阿里巴巴普惠体 2.0 45 Light"/>
          <w:lang w:val="en-US" w:eastAsia="zh-CN"/>
        </w:rPr>
        <w:t>举例写数据标识符</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7"/>
        <w:gridCol w:w="1844"/>
        <w:gridCol w:w="3727"/>
        <w:gridCol w:w="1803"/>
      </w:tblGrid>
      <w:tr w14:paraId="11A53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62" w:type="dxa"/>
            <w:noWrap w:val="0"/>
            <w:vAlign w:val="center"/>
          </w:tcPr>
          <w:p w14:paraId="0432E562">
            <w:pPr>
              <w:pStyle w:val="111"/>
              <w:bidi w:val="0"/>
              <w:ind w:left="0" w:leftChars="0" w:right="0" w:rightChars="0" w:firstLine="412" w:firstLineChars="200"/>
              <w:jc w:val="both"/>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28</w:t>
            </w:r>
          </w:p>
        </w:tc>
        <w:tc>
          <w:tcPr>
            <w:tcW w:w="1644" w:type="dxa"/>
            <w:noWrap w:val="0"/>
            <w:vAlign w:val="center"/>
          </w:tcPr>
          <w:p w14:paraId="7990DBC0">
            <w:pPr>
              <w:pStyle w:val="111"/>
              <w:bidi w:val="0"/>
              <w:ind w:left="0" w:leftChars="0" w:right="0" w:rightChars="0" w:firstLine="412" w:firstLineChars="20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Bit 27-20</w:t>
            </w:r>
          </w:p>
        </w:tc>
        <w:tc>
          <w:tcPr>
            <w:tcW w:w="3323" w:type="dxa"/>
            <w:noWrap w:val="0"/>
            <w:vAlign w:val="center"/>
          </w:tcPr>
          <w:p w14:paraId="10F55BF5">
            <w:pPr>
              <w:pStyle w:val="111"/>
              <w:bidi w:val="0"/>
              <w:ind w:left="0" w:leftChars="0" w:right="0" w:rightChars="0" w:firstLine="412" w:firstLineChars="20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it</w:t>
            </w:r>
            <w:r>
              <w:rPr>
                <w:rFonts w:hint="eastAsia" w:ascii="阿里巴巴普惠体 2.0 45 Light" w:hAnsi="阿里巴巴普惠体 2.0 45 Light" w:eastAsia="阿里巴巴普惠体 2.0 45 Light" w:cs="阿里巴巴普惠体 2.0 45 Light"/>
                <w:b/>
                <w:bCs/>
                <w:lang w:val="en-US" w:eastAsia="zh-CN"/>
              </w:rPr>
              <w:t xml:space="preserve"> 19-8</w:t>
            </w:r>
          </w:p>
        </w:tc>
        <w:tc>
          <w:tcPr>
            <w:tcW w:w="1608" w:type="dxa"/>
            <w:noWrap w:val="0"/>
            <w:vAlign w:val="center"/>
          </w:tcPr>
          <w:p w14:paraId="5C969954">
            <w:pPr>
              <w:pStyle w:val="111"/>
              <w:bidi w:val="0"/>
              <w:ind w:left="0" w:leftChars="0" w:right="0" w:rightChars="0" w:firstLine="412" w:firstLineChars="20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7</w:t>
            </w:r>
            <w:r>
              <w:rPr>
                <w:rFonts w:hint="eastAsia" w:ascii="阿里巴巴普惠体 2.0 45 Light" w:hAnsi="阿里巴巴普惠体 2.0 45 Light" w:eastAsia="阿里巴巴普惠体 2.0 45 Light" w:cs="阿里巴巴普惠体 2.0 45 Light"/>
                <w:b/>
                <w:bCs/>
              </w:rPr>
              <w:t>-0</w:t>
            </w:r>
          </w:p>
        </w:tc>
      </w:tr>
      <w:tr w14:paraId="46A27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62" w:type="dxa"/>
            <w:noWrap w:val="0"/>
            <w:vAlign w:val="center"/>
          </w:tcPr>
          <w:p w14:paraId="408E725F">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w:t>
            </w:r>
          </w:p>
        </w:tc>
        <w:tc>
          <w:tcPr>
            <w:tcW w:w="1644" w:type="dxa"/>
            <w:noWrap w:val="0"/>
            <w:vAlign w:val="center"/>
          </w:tcPr>
          <w:p w14:paraId="0C9050D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数据帧有效数据长度</w:t>
            </w:r>
          </w:p>
        </w:tc>
        <w:tc>
          <w:tcPr>
            <w:tcW w:w="3323" w:type="dxa"/>
            <w:noWrap w:val="0"/>
            <w:vAlign w:val="center"/>
          </w:tcPr>
          <w:p w14:paraId="6D40AA5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食指设置角度</w:t>
            </w:r>
            <w:r>
              <w:rPr>
                <w:rFonts w:hint="eastAsia" w:ascii="阿里巴巴普惠体 2.0 45 Light" w:hAnsi="阿里巴巴普惠体 2.0 45 Light" w:eastAsia="阿里巴巴普惠体 2.0 45 Light" w:cs="阿里巴巴普惠体 2.0 45 Light"/>
              </w:rPr>
              <w:t>的地址为</w:t>
            </w:r>
            <w:r>
              <w:rPr>
                <w:rFonts w:hint="eastAsia" w:ascii="阿里巴巴普惠体 2.0 45 Light" w:hAnsi="阿里巴巴普惠体 2.0 45 Light" w:eastAsia="阿里巴巴普惠体 2.0 45 Light" w:cs="阿里巴巴普惠体 2.0 45 Light"/>
                <w:lang w:val="en-US" w:eastAsia="zh-CN"/>
              </w:rPr>
              <w:t>1042</w:t>
            </w:r>
            <w:r>
              <w:rPr>
                <w:rFonts w:hint="eastAsia" w:ascii="阿里巴巴普惠体 2.0 45 Light" w:hAnsi="阿里巴巴普惠体 2.0 45 Light" w:eastAsia="阿里巴巴普惠体 2.0 45 Light" w:cs="阿里巴巴普惠体 2.0 45 Light"/>
              </w:rPr>
              <w:t>；</w:t>
            </w:r>
          </w:p>
          <w:p w14:paraId="3832563B">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二进制为</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10</w:t>
            </w:r>
            <w:r>
              <w:rPr>
                <w:rFonts w:hint="eastAsia" w:ascii="阿里巴巴普惠体 2.0 45 Light" w:hAnsi="阿里巴巴普惠体 2.0 45 Light" w:eastAsia="阿里巴巴普惠体 2.0 45 Light" w:cs="阿里巴巴普惠体 2.0 45 Light"/>
                <w:lang w:val="en-US" w:eastAsia="zh-CN"/>
              </w:rPr>
              <w:t>000010010</w:t>
            </w:r>
          </w:p>
        </w:tc>
        <w:tc>
          <w:tcPr>
            <w:tcW w:w="1608" w:type="dxa"/>
            <w:noWrap w:val="0"/>
            <w:vAlign w:val="center"/>
          </w:tcPr>
          <w:p w14:paraId="6E69DCB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1</w:t>
            </w:r>
          </w:p>
        </w:tc>
      </w:tr>
    </w:tbl>
    <w:p w14:paraId="7C7B7548">
      <w:pPr>
        <w:pStyle w:val="12"/>
        <w:rPr>
          <w:rFonts w:hint="eastAsia" w:ascii="阿里巴巴普惠体 2.0 45 Light" w:hAnsi="阿里巴巴普惠体 2.0 45 Light" w:eastAsia="阿里巴巴普惠体 2.0 45 Light" w:cs="阿里巴巴普惠体 2.0 45 Light"/>
          <w:kern w:val="2"/>
          <w:sz w:val="24"/>
          <w:rPrChange w:id="3285" w:author="成成" w:date="2025-09-18T16:14:22Z">
            <w:rPr>
              <w:rFonts w:hint="eastAsia" w:ascii="阿里巴巴普惠体 2.0 45 Light" w:hAnsi="阿里巴巴普惠体 2.0 45 Light" w:eastAsia="阿里巴巴普惠体 2.0 45 Light" w:cs="阿里巴巴普惠体 2.0 45 Light"/>
            </w:rPr>
          </w:rPrChange>
        </w:rPr>
        <w:pPrChange w:id="3284" w:author="成成" w:date="2025-09-18T15:25:53Z">
          <w:pPr>
            <w:pStyle w:val="120"/>
          </w:pPr>
        </w:pPrChange>
      </w:pPr>
      <w:r>
        <w:rPr>
          <w:rFonts w:hint="eastAsia" w:ascii="阿里巴巴普惠体 2.0 45 Light" w:hAnsi="阿里巴巴普惠体 2.0 45 Light" w:eastAsia="阿里巴巴普惠体 2.0 45 Light" w:cs="阿里巴巴普惠体 2.0 45 Light"/>
          <w:kern w:val="2"/>
          <w:sz w:val="24"/>
          <w:lang w:val="en-US" w:eastAsia="zh-CN"/>
          <w:rPrChange w:id="3286" w:author="成成" w:date="2025-09-18T16:14:22Z">
            <w:rPr>
              <w:rFonts w:hint="eastAsia" w:ascii="阿里巴巴普惠体 2.0 45 Light" w:hAnsi="阿里巴巴普惠体 2.0 45 Light" w:eastAsia="阿里巴巴普惠体 2.0 45 Light" w:cs="阿里巴巴普惠体 2.0 45 Light"/>
              <w:lang w:val="en-US" w:eastAsia="zh-CN"/>
            </w:rPr>
          </w:rPrChange>
        </w:rPr>
        <w:t>数据帧部分有效</w:t>
      </w:r>
      <w:r>
        <w:rPr>
          <w:rFonts w:hint="eastAsia" w:ascii="阿里巴巴普惠体 2.0 45 Light" w:hAnsi="阿里巴巴普惠体 2.0 45 Light" w:eastAsia="阿里巴巴普惠体 2.0 45 Light" w:cs="阿里巴巴普惠体 2.0 45 Light"/>
          <w:kern w:val="2"/>
          <w:sz w:val="24"/>
          <w:rPrChange w:id="3287" w:author="成成" w:date="2025-09-18T16:14:22Z">
            <w:rPr>
              <w:rFonts w:hint="eastAsia" w:ascii="阿里巴巴普惠体 2.0 45 Light" w:hAnsi="阿里巴巴普惠体 2.0 45 Light" w:eastAsia="阿里巴巴普惠体 2.0 45 Light" w:cs="阿里巴巴普惠体 2.0 45 Light"/>
            </w:rPr>
          </w:rPrChange>
        </w:rPr>
        <w:t>数据长度：2</w:t>
      </w:r>
    </w:p>
    <w:p w14:paraId="6F514CC2">
      <w:pPr>
        <w:pStyle w:val="12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数据帧部分</w:t>
      </w:r>
      <w:r>
        <w:rPr>
          <w:rFonts w:hint="eastAsia" w:ascii="阿里巴巴普惠体 2.0 45 Light" w:hAnsi="阿里巴巴普惠体 2.0 45 Light" w:eastAsia="阿里巴巴普惠体 2.0 45 Light" w:cs="阿里巴巴普惠体 2.0 45 Light"/>
        </w:rPr>
        <w:t>数据内容如下，食指的当前</w:t>
      </w:r>
      <w:r>
        <w:rPr>
          <w:rFonts w:hint="eastAsia" w:ascii="阿里巴巴普惠体 2.0 45 Light" w:hAnsi="阿里巴巴普惠体 2.0 45 Light" w:eastAsia="阿里巴巴普惠体 2.0 45 Light" w:cs="阿里巴巴普惠体 2.0 45 Light"/>
          <w:lang w:val="en-US" w:eastAsia="zh-CN"/>
        </w:rPr>
        <w:t>设置</w:t>
      </w:r>
      <w:r>
        <w:rPr>
          <w:rFonts w:hint="eastAsia" w:ascii="阿里巴巴普惠体 2.0 45 Light" w:hAnsi="阿里巴巴普惠体 2.0 45 Light" w:eastAsia="阿里巴巴普惠体 2.0 45 Light" w:cs="阿里巴巴普惠体 2.0 45 Light"/>
        </w:rPr>
        <w:t>角度是整型，需要整型数据进行高低字节拆分，然后交换高低字节，即600（0x0258）转为以下数据内容</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Change w:id="3288" w:author="成成" w:date="2025-09-18T15:43:26Z">
            <w:rPr>
              <w:rFonts w:hint="eastAsia" w:ascii="阿里巴巴普惠体 2.0 45 Light" w:hAnsi="阿里巴巴普惠体 2.0 45 Light" w:eastAsia="阿里巴巴普惠体 2.0 45 Light" w:cs="阿里巴巴普惠体 2.0 45 Light"/>
              <w:lang w:val="en-US" w:eastAsia="zh-CN"/>
            </w:rPr>
          </w:rPrChange>
        </w:rPr>
        <w:t>如下</w:t>
      </w:r>
      <w:ins w:id="3289" w:author="成成" w:date="2025-09-18T15:26:02Z">
        <w:r>
          <w:rPr>
            <w:rFonts w:hint="eastAsia" w:ascii="阿里巴巴普惠体 2.0 45 Light" w:hAnsi="阿里巴巴普惠体 2.0 45 Light" w:eastAsia="阿里巴巴普惠体 2.0 45 Light" w:cs="阿里巴巴普惠体 2.0 45 Light"/>
            <w:lang w:val="en-US" w:eastAsia="zh-CN"/>
            <w:rPrChange w:id="3290" w:author="成成" w:date="2025-09-18T15:43:26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3292" w:author="成成" w:date="2025-09-18T15:26:02Z">
        <w:r>
          <w:rPr>
            <w:rFonts w:hint="eastAsia" w:ascii="阿里巴巴普惠体 2.0 45 Light" w:hAnsi="阿里巴巴普惠体 2.0 45 Light" w:eastAsia="阿里巴巴普惠体 2.0 45 Light" w:cs="阿里巴巴普惠体 2.0 45 Light"/>
            <w:lang w:val="en-US" w:eastAsia="zh-CN"/>
            <w:rPrChange w:id="3293" w:author="成成" w:date="2025-09-18T15:43:26Z">
              <w:rPr>
                <w:rFonts w:hint="eastAsia" w:ascii="阿里巴巴普惠体 2.0 45 Light" w:hAnsi="阿里巴巴普惠体 2.0 45 Light" w:eastAsia="阿里巴巴普惠体 2.0 45 Light" w:cs="阿里巴巴普惠体 2.0 45 Light"/>
                <w:lang w:val="en-US" w:eastAsia="zh-CN"/>
              </w:rPr>
            </w:rPrChange>
          </w:rPr>
          <w:instrText xml:space="preserve"> REF _Ref32176 \h </w:instrText>
        </w:r>
      </w:ins>
      <w:ins w:id="3295" w:author="成成" w:date="2025-09-18T15:26:02Z">
        <w:r>
          <w:rPr>
            <w:rFonts w:hint="eastAsia" w:ascii="阿里巴巴普惠体 2.0 45 Light" w:hAnsi="阿里巴巴普惠体 2.0 45 Light" w:eastAsia="阿里巴巴普惠体 2.0 45 Light" w:cs="阿里巴巴普惠体 2.0 45 Light"/>
            <w:lang w:val="en-US" w:eastAsia="zh-CN"/>
            <w:rPrChange w:id="3296" w:author="成成" w:date="2025-09-18T15:43:26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3298" w:author="成成" w:date="2025-09-18T15:26:02Z">
        <w:r>
          <w:rPr>
            <w:rFonts w:hint="eastAsia" w:ascii="阿里巴巴普惠体 2.0 45 Light" w:hAnsi="阿里巴巴普惠体 2.0 45 Light" w:eastAsia="阿里巴巴普惠体 2.0 45 Light" w:cs="阿里巴巴普惠体 2.0 45 Light"/>
            <w:rPrChange w:id="3299" w:author="成成" w:date="2025-09-18T15:43:26Z">
              <w:rPr/>
            </w:rPrChange>
          </w:rPr>
          <w:t>表 28</w:t>
        </w:r>
      </w:ins>
      <w:ins w:id="3301" w:author="成成" w:date="2025-09-18T15:26:02Z">
        <w:r>
          <w:rPr>
            <w:rFonts w:hint="eastAsia" w:ascii="阿里巴巴普惠体 2.0 45 Light" w:hAnsi="阿里巴巴普惠体 2.0 45 Light" w:eastAsia="阿里巴巴普惠体 2.0 45 Light" w:cs="阿里巴巴普惠体 2.0 45 Light"/>
            <w:lang w:val="en-US" w:eastAsia="zh-CN"/>
            <w:rPrChange w:id="3302" w:author="成成" w:date="2025-09-18T15:43:26Z">
              <w:rPr>
                <w:rFonts w:hint="eastAsia" w:ascii="阿里巴巴普惠体 2.0 45 Light" w:hAnsi="阿里巴巴普惠体 2.0 45 Light" w:eastAsia="阿里巴巴普惠体 2.0 45 Light" w:cs="阿里巴巴普惠体 2.0 45 Light"/>
                <w:lang w:val="en-US" w:eastAsia="zh-CN"/>
              </w:rPr>
            </w:rPrChange>
          </w:rPr>
          <w:fldChar w:fldCharType="end"/>
        </w:r>
      </w:ins>
      <w:del w:id="3304" w:author="成成" w:date="2025-09-18T15:25:56Z">
        <w:r>
          <w:rPr>
            <w:rFonts w:hint="eastAsia" w:ascii="阿里巴巴普惠体 2.0 45 Light" w:hAnsi="阿里巴巴普惠体 2.0 45 Light" w:eastAsia="阿里巴巴普惠体 2.0 45 Light" w:cs="阿里巴巴普惠体 2.0 45 Light"/>
            <w:lang w:val="en-US" w:eastAsia="zh-CN"/>
            <w:rPrChange w:id="3305" w:author="成成" w:date="2025-09-18T15:43:26Z">
              <w:rPr>
                <w:rFonts w:hint="eastAsia" w:ascii="阿里巴巴普惠体 2.0 45 Light" w:hAnsi="阿里巴巴普惠体 2.0 45 Light" w:eastAsia="阿里巴巴普惠体 2.0 45 Light" w:cs="阿里巴巴普惠体 2.0 45 Light"/>
                <w:lang w:val="en-US" w:eastAsia="zh-CN"/>
              </w:rPr>
            </w:rPrChange>
          </w:rPr>
          <w:delText>表28</w:delText>
        </w:r>
      </w:del>
      <w:r>
        <w:rPr>
          <w:rFonts w:hint="eastAsia" w:ascii="阿里巴巴普惠体 2.0 45 Light" w:hAnsi="阿里巴巴普惠体 2.0 45 Light" w:eastAsia="阿里巴巴普惠体 2.0 45 Light" w:cs="阿里巴巴普惠体 2.0 45 Light"/>
          <w:lang w:val="en-US" w:eastAsia="zh-CN"/>
          <w:rPrChange w:id="3307" w:author="成成" w:date="2025-09-18T15:43:26Z">
            <w:rPr>
              <w:rFonts w:hint="eastAsia" w:ascii="阿里巴巴普惠体 2.0 45 Light" w:hAnsi="阿里巴巴普惠体 2.0 45 Light" w:eastAsia="阿里巴巴普惠体 2.0 45 Light" w:cs="阿里巴巴普惠体 2.0 45 Light"/>
              <w:lang w:val="en-US" w:eastAsia="zh-CN"/>
            </w:rPr>
          </w:rPrChange>
        </w:rPr>
        <w:t>所示</w:t>
      </w:r>
      <w:r>
        <w:rPr>
          <w:rFonts w:hint="eastAsia" w:ascii="阿里巴巴普惠体 2.0 45 Light" w:hAnsi="阿里巴巴普惠体 2.0 45 Light" w:eastAsia="阿里巴巴普惠体 2.0 45 Light" w:cs="阿里巴巴普惠体 2.0 45 Light"/>
        </w:rPr>
        <w:t>。</w:t>
      </w:r>
    </w:p>
    <w:p w14:paraId="6ABCC462">
      <w:pPr>
        <w:pStyle w:val="120"/>
        <w:ind w:left="0" w:leftChars="0" w:firstLine="2804" w:firstLineChars="1188"/>
        <w:jc w:val="center"/>
        <w:rPr>
          <w:rFonts w:hint="eastAsia" w:ascii="阿里巴巴普惠体 2.0 45 Light" w:hAnsi="阿里巴巴普惠体 2.0 45 Light" w:eastAsia="阿里巴巴普惠体 2.0 45 Light" w:cs="阿里巴巴普惠体 2.0 45 Light"/>
          <w:lang w:val="en-US" w:eastAsia="zh-CN"/>
          <w:rPrChange w:id="3309" w:author="成成" w:date="2025-09-18T15:43:26Z">
            <w:rPr>
              <w:rFonts w:hint="default" w:ascii="阿里巴巴普惠体 2.0 45 Light" w:hAnsi="阿里巴巴普惠体 2.0 45 Light" w:eastAsia="阿里巴巴普惠体 2.0 45 Light" w:cs="阿里巴巴普惠体 2.0 45 Light"/>
              <w:lang w:val="en-US" w:eastAsia="zh-CN"/>
            </w:rPr>
          </w:rPrChange>
        </w:rPr>
        <w:pPrChange w:id="3308" w:author="成成" w:date="2025-09-18T15:43:40Z">
          <w:pPr>
            <w:pStyle w:val="120"/>
            <w:ind w:left="0" w:leftChars="0" w:firstLine="0"/>
            <w:jc w:val="center"/>
          </w:pPr>
        </w:pPrChange>
      </w:pPr>
      <w:ins w:id="3310" w:author="成成" w:date="2025-09-18T15:25:53Z">
        <w:bookmarkStart w:id="331" w:name="_Ref32176"/>
        <w:r>
          <w:rPr>
            <w:rFonts w:hint="eastAsia" w:ascii="阿里巴巴普惠体 2.0 45 Light" w:hAnsi="阿里巴巴普惠体 2.0 45 Light" w:eastAsia="阿里巴巴普惠体 2.0 45 Light" w:cs="阿里巴巴普惠体 2.0 45 Light"/>
            <w:rPrChange w:id="3311" w:author="成成" w:date="2025-09-18T15:43:26Z">
              <w:rPr/>
            </w:rPrChange>
          </w:rPr>
          <w:t xml:space="preserve">表 </w:t>
        </w:r>
      </w:ins>
      <w:ins w:id="3313" w:author="成成" w:date="2025-09-18T15:25:53Z">
        <w:r>
          <w:rPr>
            <w:rFonts w:hint="eastAsia" w:ascii="阿里巴巴普惠体 2.0 45 Light" w:hAnsi="阿里巴巴普惠体 2.0 45 Light" w:eastAsia="阿里巴巴普惠体 2.0 45 Light" w:cs="阿里巴巴普惠体 2.0 45 Light"/>
            <w:rPrChange w:id="3314" w:author="成成" w:date="2025-09-18T15:43:26Z">
              <w:rPr/>
            </w:rPrChange>
          </w:rPr>
          <w:fldChar w:fldCharType="begin"/>
        </w:r>
      </w:ins>
      <w:ins w:id="3316" w:author="成成" w:date="2025-09-18T15:25:53Z">
        <w:r>
          <w:rPr>
            <w:rFonts w:hint="eastAsia" w:ascii="阿里巴巴普惠体 2.0 45 Light" w:hAnsi="阿里巴巴普惠体 2.0 45 Light" w:eastAsia="阿里巴巴普惠体 2.0 45 Light" w:cs="阿里巴巴普惠体 2.0 45 Light"/>
            <w:rPrChange w:id="3317" w:author="成成" w:date="2025-09-18T15:43:26Z">
              <w:rPr/>
            </w:rPrChange>
          </w:rPr>
          <w:instrText xml:space="preserve"> SEQ 表 \* ARABIC </w:instrText>
        </w:r>
      </w:ins>
      <w:ins w:id="3319" w:author="成成" w:date="2025-09-18T15:25:53Z">
        <w:r>
          <w:rPr>
            <w:rFonts w:hint="eastAsia" w:ascii="阿里巴巴普惠体 2.0 45 Light" w:hAnsi="阿里巴巴普惠体 2.0 45 Light" w:eastAsia="阿里巴巴普惠体 2.0 45 Light" w:cs="阿里巴巴普惠体 2.0 45 Light"/>
            <w:rPrChange w:id="3320" w:author="成成" w:date="2025-09-18T15:43:26Z">
              <w:rPr/>
            </w:rPrChange>
          </w:rPr>
          <w:fldChar w:fldCharType="separate"/>
        </w:r>
      </w:ins>
      <w:ins w:id="3322" w:author="成成" w:date="2025-09-18T16:08:19Z">
        <w:r>
          <w:rPr>
            <w:rFonts w:hint="eastAsia" w:ascii="阿里巴巴普惠体 2.0 45 Light" w:hAnsi="阿里巴巴普惠体 2.0 45 Light" w:eastAsia="阿里巴巴普惠体 2.0 45 Light" w:cs="阿里巴巴普惠体 2.0 45 Light"/>
          </w:rPr>
          <w:t>28</w:t>
        </w:r>
      </w:ins>
      <w:ins w:id="3323" w:author="成成" w:date="2025-09-18T15:25:53Z">
        <w:r>
          <w:rPr>
            <w:rFonts w:hint="eastAsia" w:ascii="阿里巴巴普惠体 2.0 45 Light" w:hAnsi="阿里巴巴普惠体 2.0 45 Light" w:eastAsia="阿里巴巴普惠体 2.0 45 Light" w:cs="阿里巴巴普惠体 2.0 45 Light"/>
            <w:rPrChange w:id="3324" w:author="成成" w:date="2025-09-18T15:43:26Z">
              <w:rPr/>
            </w:rPrChange>
          </w:rPr>
          <w:fldChar w:fldCharType="end"/>
        </w:r>
        <w:bookmarkEnd w:id="331"/>
      </w:ins>
      <w:del w:id="3326" w:author="成成" w:date="2025-09-18T15:25:50Z">
        <w:r>
          <w:rPr>
            <w:rFonts w:hint="eastAsia" w:ascii="阿里巴巴普惠体 2.0 45 Light" w:hAnsi="阿里巴巴普惠体 2.0 45 Light" w:eastAsia="阿里巴巴普惠体 2.0 45 Light" w:cs="阿里巴巴普惠体 2.0 45 Light"/>
            <w:lang w:val="en-US" w:eastAsia="zh-CN"/>
            <w:rPrChange w:id="3327" w:author="成成" w:date="2025-09-18T15:43:26Z">
              <w:rPr>
                <w:rFonts w:hint="eastAsia" w:ascii="阿里巴巴普惠体 2.0 45 Light" w:hAnsi="阿里巴巴普惠体 2.0 45 Light" w:eastAsia="阿里巴巴普惠体 2.0 45 Light" w:cs="阿里巴巴普惠体 2.0 45 Light"/>
                <w:lang w:val="en-US" w:eastAsia="zh-CN"/>
              </w:rPr>
            </w:rPrChange>
          </w:rPr>
          <w:delText>表2</w:delText>
        </w:r>
      </w:del>
      <w:del w:id="3329" w:author="成成" w:date="2025-09-18T15:25:49Z">
        <w:r>
          <w:rPr>
            <w:rFonts w:hint="eastAsia" w:ascii="阿里巴巴普惠体 2.0 45 Light" w:hAnsi="阿里巴巴普惠体 2.0 45 Light" w:eastAsia="阿里巴巴普惠体 2.0 45 Light" w:cs="阿里巴巴普惠体 2.0 45 Light"/>
            <w:lang w:val="en-US" w:eastAsia="zh-CN"/>
            <w:rPrChange w:id="3330" w:author="成成" w:date="2025-09-18T15:43:26Z">
              <w:rPr>
                <w:rFonts w:hint="eastAsia" w:ascii="阿里巴巴普惠体 2.0 45 Light" w:hAnsi="阿里巴巴普惠体 2.0 45 Light" w:eastAsia="阿里巴巴普惠体 2.0 45 Light" w:cs="阿里巴巴普惠体 2.0 45 Light"/>
                <w:lang w:val="en-US" w:eastAsia="zh-CN"/>
              </w:rPr>
            </w:rPrChange>
          </w:rPr>
          <w:delText>8</w:delText>
        </w:r>
      </w:del>
      <w:r>
        <w:rPr>
          <w:rFonts w:hint="eastAsia" w:ascii="阿里巴巴普惠体 2.0 45 Light" w:hAnsi="阿里巴巴普惠体 2.0 45 Light" w:eastAsia="阿里巴巴普惠体 2.0 45 Light" w:cs="阿里巴巴普惠体 2.0 45 Light"/>
          <w:lang w:val="en-US" w:eastAsia="zh-CN"/>
          <w:rPrChange w:id="3332" w:author="成成" w:date="2025-09-18T15:43:26Z">
            <w:rPr>
              <w:rFonts w:hint="eastAsia" w:ascii="阿里巴巴普惠体 2.0 45 Light" w:hAnsi="阿里巴巴普惠体 2.0 45 Light" w:eastAsia="阿里巴巴普惠体 2.0 45 Light" w:cs="阿里巴巴普惠体 2.0 45 Light"/>
              <w:lang w:val="en-US" w:eastAsia="zh-CN"/>
            </w:rPr>
          </w:rPrChange>
        </w:rPr>
        <w:t>举例写入数据的数据帧</w:t>
      </w:r>
    </w:p>
    <w:tbl>
      <w:tblPr>
        <w:tblStyle w:val="25"/>
        <w:tblW w:w="45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tblGrid>
      <w:tr w14:paraId="635B8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268" w:type="dxa"/>
            <w:noWrap w:val="0"/>
            <w:vAlign w:val="center"/>
          </w:tcPr>
          <w:p w14:paraId="6D7BC44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byte0</w:t>
            </w:r>
          </w:p>
        </w:tc>
        <w:tc>
          <w:tcPr>
            <w:tcW w:w="2268" w:type="dxa"/>
            <w:noWrap w:val="0"/>
            <w:vAlign w:val="center"/>
          </w:tcPr>
          <w:p w14:paraId="04D8406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w:t>
            </w:r>
          </w:p>
        </w:tc>
      </w:tr>
      <w:tr w14:paraId="0D58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268" w:type="dxa"/>
            <w:noWrap w:val="0"/>
            <w:vAlign w:val="center"/>
          </w:tcPr>
          <w:p w14:paraId="7A63DED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0x58</w:t>
            </w:r>
          </w:p>
        </w:tc>
        <w:tc>
          <w:tcPr>
            <w:tcW w:w="2268" w:type="dxa"/>
            <w:noWrap w:val="0"/>
            <w:vAlign w:val="center"/>
          </w:tcPr>
          <w:p w14:paraId="405C5AD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0x02</w:t>
            </w:r>
          </w:p>
        </w:tc>
      </w:tr>
    </w:tbl>
    <w:p w14:paraId="293B6FD4">
      <w:pPr>
        <w:pStyle w:val="12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灵巧手返回帧如</w:t>
      </w:r>
      <w:r>
        <w:rPr>
          <w:rFonts w:hint="eastAsia" w:ascii="阿里巴巴普惠体 2.0 45 Light" w:hAnsi="阿里巴巴普惠体 2.0 45 Light" w:eastAsia="阿里巴巴普惠体 2.0 45 Light" w:cs="阿里巴巴普惠体 2.0 45 Light"/>
          <w:lang w:val="en-US" w:eastAsia="zh-CN"/>
        </w:rPr>
        <w:t>下</w:t>
      </w:r>
      <w:ins w:id="3333" w:author="成成" w:date="2025-09-18T15:26:22Z">
        <w:r>
          <w:rPr>
            <w:rFonts w:hint="eastAsia" w:ascii="阿里巴巴普惠体 2.0 45 Light" w:hAnsi="阿里巴巴普惠体 2.0 45 Light" w:eastAsia="阿里巴巴普惠体 2.0 45 Light" w:cs="阿里巴巴普惠体 2.0 45 Light"/>
            <w:lang w:val="en-US" w:eastAsia="zh-CN"/>
          </w:rPr>
          <w:fldChar w:fldCharType="begin"/>
        </w:r>
      </w:ins>
      <w:ins w:id="3334" w:author="成成" w:date="2025-09-18T15:26:22Z">
        <w:r>
          <w:rPr>
            <w:rFonts w:hint="eastAsia" w:ascii="阿里巴巴普惠体 2.0 45 Light" w:hAnsi="阿里巴巴普惠体 2.0 45 Light" w:eastAsia="阿里巴巴普惠体 2.0 45 Light" w:cs="阿里巴巴普惠体 2.0 45 Light"/>
            <w:lang w:val="en-US" w:eastAsia="zh-CN"/>
          </w:rPr>
          <w:instrText xml:space="preserve"> REF _Ref32242 \h </w:instrText>
        </w:r>
      </w:ins>
      <w:ins w:id="3335" w:author="成成" w:date="2025-09-18T15:26:22Z">
        <w:r>
          <w:rPr>
            <w:rFonts w:hint="eastAsia" w:ascii="阿里巴巴普惠体 2.0 45 Light" w:hAnsi="阿里巴巴普惠体 2.0 45 Light" w:eastAsia="阿里巴巴普惠体 2.0 45 Light" w:cs="阿里巴巴普惠体 2.0 45 Light"/>
            <w:lang w:val="en-US" w:eastAsia="zh-CN"/>
          </w:rPr>
          <w:fldChar w:fldCharType="separate"/>
        </w:r>
      </w:ins>
      <w:ins w:id="3336" w:author="成成" w:date="2025-09-18T15:26:23Z">
        <w:r>
          <w:rPr>
            <w:rFonts w:hint="eastAsia" w:ascii="阿里巴巴普惠体 2.0 45 Light" w:hAnsi="阿里巴巴普惠体 2.0 45 Light" w:eastAsia="阿里巴巴普惠体 2.0 45 Light" w:cs="阿里巴巴普惠体 2.0 45 Light"/>
            <w:rPrChange w:id="3337" w:author="成成" w:date="2025-09-18T15:43:18Z">
              <w:rPr/>
            </w:rPrChange>
          </w:rPr>
          <w:t>表 29</w:t>
        </w:r>
      </w:ins>
      <w:ins w:id="3339" w:author="成成" w:date="2025-09-18T15:26:22Z">
        <w:r>
          <w:rPr>
            <w:rFonts w:hint="eastAsia" w:ascii="阿里巴巴普惠体 2.0 45 Light" w:hAnsi="阿里巴巴普惠体 2.0 45 Light" w:eastAsia="阿里巴巴普惠体 2.0 45 Light" w:cs="阿里巴巴普惠体 2.0 45 Light"/>
            <w:lang w:val="en-US" w:eastAsia="zh-CN"/>
          </w:rPr>
          <w:fldChar w:fldCharType="end"/>
        </w:r>
      </w:ins>
      <w:del w:id="3340" w:author="成成" w:date="2025-09-18T15:26:16Z">
        <w:r>
          <w:rPr>
            <w:rFonts w:hint="eastAsia" w:ascii="阿里巴巴普惠体 2.0 45 Light" w:hAnsi="阿里巴巴普惠体 2.0 45 Light" w:eastAsia="阿里巴巴普惠体 2.0 45 Light" w:cs="阿里巴巴普惠体 2.0 45 Light"/>
            <w:lang w:val="en-US" w:eastAsia="zh-CN"/>
          </w:rPr>
          <w:delText>表29</w:delText>
        </w:r>
      </w:del>
      <w:r>
        <w:rPr>
          <w:rFonts w:hint="eastAsia" w:ascii="阿里巴巴普惠体 2.0 45 Light" w:hAnsi="阿里巴巴普惠体 2.0 45 Light" w:eastAsia="阿里巴巴普惠体 2.0 45 Light" w:cs="阿里巴巴普惠体 2.0 45 Light"/>
          <w:lang w:val="en-US" w:eastAsia="zh-CN"/>
        </w:rPr>
        <w:t>所示</w:t>
      </w:r>
      <w:r>
        <w:rPr>
          <w:rFonts w:hint="eastAsia" w:ascii="阿里巴巴普惠体 2.0 45 Light" w:hAnsi="阿里巴巴普惠体 2.0 45 Light" w:eastAsia="阿里巴巴普惠体 2.0 45 Light" w:cs="阿里巴巴普惠体 2.0 45 Light"/>
        </w:rPr>
        <w:t>：</w:t>
      </w:r>
    </w:p>
    <w:p w14:paraId="1A277B3A">
      <w:pPr>
        <w:pStyle w:val="12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标识符：二进制为000</w:t>
      </w:r>
      <w:r>
        <w:rPr>
          <w:rFonts w:hint="eastAsia" w:ascii="阿里巴巴普惠体 2.0 45 Light" w:hAnsi="阿里巴巴普惠体 2.0 45 Light" w:eastAsia="阿里巴巴普惠体 2.0 45 Light" w:cs="阿里巴巴普惠体 2.0 45 Light"/>
          <w:lang w:val="en-US" w:eastAsia="zh-CN"/>
        </w:rPr>
        <w:t>1</w:t>
      </w:r>
      <w:r>
        <w:rPr>
          <w:rFonts w:hint="eastAsia" w:ascii="阿里巴巴普惠体 2.0 45 Light" w:hAnsi="阿里巴巴普惠体 2.0 45 Light" w:eastAsia="阿里巴巴普惠体 2.0 45 Light" w:cs="阿里巴巴普惠体 2.0 45 Light"/>
        </w:rPr>
        <w:t xml:space="preserve"> </w:t>
      </w:r>
      <w:r>
        <w:rPr>
          <w:rFonts w:hint="eastAsia" w:ascii="阿里巴巴普惠体 2.0 45 Light" w:hAnsi="阿里巴巴普惠体 2.0 45 Light" w:eastAsia="阿里巴巴普惠体 2.0 45 Light" w:cs="阿里巴巴普惠体 2.0 45 Light"/>
          <w:lang w:val="en-US" w:eastAsia="zh-CN"/>
        </w:rPr>
        <w:t>0000 0001 0100 0001 0010 0000 0001</w:t>
      </w:r>
    </w:p>
    <w:p w14:paraId="44FBFDCE">
      <w:pPr>
        <w:pStyle w:val="120"/>
        <w:ind w:left="0" w:leftChars="0" w:firstLine="0"/>
        <w:jc w:val="center"/>
        <w:rPr>
          <w:rFonts w:hint="default" w:ascii="阿里巴巴普惠体 2.0 45 Light" w:hAnsi="阿里巴巴普惠体 2.0 45 Light" w:eastAsia="阿里巴巴普惠体 2.0 45 Light" w:cs="阿里巴巴普惠体 2.0 45 Light"/>
          <w:lang w:val="en-US" w:eastAsia="zh-CN"/>
        </w:rPr>
      </w:pPr>
      <w:ins w:id="3341" w:author="成成" w:date="2025-09-18T15:26:12Z">
        <w:bookmarkStart w:id="332" w:name="_Ref32242"/>
        <w:r>
          <w:rPr>
            <w:rFonts w:hint="eastAsia" w:ascii="阿里巴巴普惠体 2.0 45 Light" w:hAnsi="阿里巴巴普惠体 2.0 45 Light" w:eastAsia="阿里巴巴普惠体 2.0 45 Light" w:cs="阿里巴巴普惠体 2.0 45 Light"/>
            <w:rPrChange w:id="3342" w:author="成成" w:date="2025-09-18T15:43:13Z">
              <w:rPr/>
            </w:rPrChange>
          </w:rPr>
          <w:t xml:space="preserve">表 </w:t>
        </w:r>
      </w:ins>
      <w:ins w:id="3344" w:author="成成" w:date="2025-09-18T15:26:12Z">
        <w:r>
          <w:rPr>
            <w:rFonts w:hint="eastAsia" w:ascii="阿里巴巴普惠体 2.0 45 Light" w:hAnsi="阿里巴巴普惠体 2.0 45 Light" w:eastAsia="阿里巴巴普惠体 2.0 45 Light" w:cs="阿里巴巴普惠体 2.0 45 Light"/>
            <w:rPrChange w:id="3345" w:author="成成" w:date="2025-09-18T15:43:13Z">
              <w:rPr/>
            </w:rPrChange>
          </w:rPr>
          <w:fldChar w:fldCharType="begin"/>
        </w:r>
      </w:ins>
      <w:ins w:id="3347" w:author="成成" w:date="2025-09-18T15:26:12Z">
        <w:r>
          <w:rPr>
            <w:rFonts w:hint="eastAsia" w:ascii="阿里巴巴普惠体 2.0 45 Light" w:hAnsi="阿里巴巴普惠体 2.0 45 Light" w:eastAsia="阿里巴巴普惠体 2.0 45 Light" w:cs="阿里巴巴普惠体 2.0 45 Light"/>
            <w:rPrChange w:id="3348" w:author="成成" w:date="2025-09-18T15:43:13Z">
              <w:rPr/>
            </w:rPrChange>
          </w:rPr>
          <w:instrText xml:space="preserve"> SEQ 表 \* ARABIC </w:instrText>
        </w:r>
      </w:ins>
      <w:ins w:id="3350" w:author="成成" w:date="2025-09-18T15:26:12Z">
        <w:r>
          <w:rPr>
            <w:rFonts w:hint="eastAsia" w:ascii="阿里巴巴普惠体 2.0 45 Light" w:hAnsi="阿里巴巴普惠体 2.0 45 Light" w:eastAsia="阿里巴巴普惠体 2.0 45 Light" w:cs="阿里巴巴普惠体 2.0 45 Light"/>
            <w:rPrChange w:id="3351" w:author="成成" w:date="2025-09-18T15:43:13Z">
              <w:rPr/>
            </w:rPrChange>
          </w:rPr>
          <w:fldChar w:fldCharType="separate"/>
        </w:r>
      </w:ins>
      <w:ins w:id="3353" w:author="成成" w:date="2025-09-18T16:08:19Z">
        <w:r>
          <w:rPr>
            <w:rFonts w:hint="eastAsia" w:ascii="阿里巴巴普惠体 2.0 45 Light" w:hAnsi="阿里巴巴普惠体 2.0 45 Light" w:eastAsia="阿里巴巴普惠体 2.0 45 Light" w:cs="阿里巴巴普惠体 2.0 45 Light"/>
          </w:rPr>
          <w:t>29</w:t>
        </w:r>
      </w:ins>
      <w:ins w:id="3354" w:author="成成" w:date="2025-09-18T15:26:12Z">
        <w:r>
          <w:rPr>
            <w:rFonts w:hint="eastAsia" w:ascii="阿里巴巴普惠体 2.0 45 Light" w:hAnsi="阿里巴巴普惠体 2.0 45 Light" w:eastAsia="阿里巴巴普惠体 2.0 45 Light" w:cs="阿里巴巴普惠体 2.0 45 Light"/>
            <w:rPrChange w:id="3355" w:author="成成" w:date="2025-09-18T15:43:13Z">
              <w:rPr/>
            </w:rPrChange>
          </w:rPr>
          <w:fldChar w:fldCharType="end"/>
        </w:r>
        <w:bookmarkEnd w:id="332"/>
      </w:ins>
      <w:del w:id="3357" w:author="成成" w:date="2025-09-18T15:26:09Z">
        <w:r>
          <w:rPr>
            <w:rFonts w:hint="eastAsia" w:ascii="阿里巴巴普惠体 2.0 45 Light" w:hAnsi="阿里巴巴普惠体 2.0 45 Light" w:eastAsia="阿里巴巴普惠体 2.0 45 Light" w:cs="阿里巴巴普惠体 2.0 45 Light"/>
            <w:lang w:val="en-US" w:eastAsia="zh-CN"/>
          </w:rPr>
          <w:delText>表</w:delText>
        </w:r>
      </w:del>
      <w:del w:id="3358" w:author="成成" w:date="2025-09-18T15:26:08Z">
        <w:r>
          <w:rPr>
            <w:rFonts w:hint="eastAsia" w:ascii="阿里巴巴普惠体 2.0 45 Light" w:hAnsi="阿里巴巴普惠体 2.0 45 Light" w:eastAsia="阿里巴巴普惠体 2.0 45 Light" w:cs="阿里巴巴普惠体 2.0 45 Light"/>
            <w:lang w:val="en-US" w:eastAsia="zh-CN"/>
          </w:rPr>
          <w:delText>29</w:delText>
        </w:r>
      </w:del>
      <w:r>
        <w:rPr>
          <w:rFonts w:hint="eastAsia" w:ascii="阿里巴巴普惠体 2.0 45 Light" w:hAnsi="阿里巴巴普惠体 2.0 45 Light" w:eastAsia="阿里巴巴普惠体 2.0 45 Light" w:cs="阿里巴巴普惠体 2.0 45 Light"/>
          <w:lang w:val="en-US" w:eastAsia="zh-CN"/>
        </w:rPr>
        <w:t>举例写数据回复标识符</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8"/>
        <w:gridCol w:w="1685"/>
        <w:gridCol w:w="4163"/>
        <w:gridCol w:w="1525"/>
      </w:tblGrid>
      <w:tr w14:paraId="1AD39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28" w:type="dxa"/>
            <w:noWrap w:val="0"/>
            <w:vAlign w:val="center"/>
          </w:tcPr>
          <w:p w14:paraId="14D82692">
            <w:pPr>
              <w:pStyle w:val="111"/>
              <w:bidi w:val="0"/>
              <w:ind w:left="0" w:leftChars="0" w:right="0" w:rightChars="0" w:firstLine="412" w:firstLineChars="200"/>
              <w:jc w:val="both"/>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28</w:t>
            </w:r>
          </w:p>
        </w:tc>
        <w:tc>
          <w:tcPr>
            <w:tcW w:w="1685" w:type="dxa"/>
            <w:noWrap w:val="0"/>
            <w:vAlign w:val="center"/>
          </w:tcPr>
          <w:p w14:paraId="429A4546">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Bit 27-20</w:t>
            </w:r>
          </w:p>
        </w:tc>
        <w:tc>
          <w:tcPr>
            <w:tcW w:w="4163" w:type="dxa"/>
            <w:noWrap w:val="0"/>
            <w:vAlign w:val="center"/>
          </w:tcPr>
          <w:p w14:paraId="0279F288">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it</w:t>
            </w:r>
            <w:r>
              <w:rPr>
                <w:rFonts w:hint="eastAsia" w:ascii="阿里巴巴普惠体 2.0 45 Light" w:hAnsi="阿里巴巴普惠体 2.0 45 Light" w:eastAsia="阿里巴巴普惠体 2.0 45 Light" w:cs="阿里巴巴普惠体 2.0 45 Light"/>
                <w:b/>
                <w:bCs/>
                <w:lang w:val="en-US" w:eastAsia="zh-CN"/>
              </w:rPr>
              <w:t xml:space="preserve"> 19-8</w:t>
            </w:r>
          </w:p>
        </w:tc>
        <w:tc>
          <w:tcPr>
            <w:tcW w:w="1525" w:type="dxa"/>
            <w:noWrap w:val="0"/>
            <w:vAlign w:val="center"/>
          </w:tcPr>
          <w:p w14:paraId="11DEC004">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7</w:t>
            </w:r>
            <w:r>
              <w:rPr>
                <w:rFonts w:hint="eastAsia" w:ascii="阿里巴巴普惠体 2.0 45 Light" w:hAnsi="阿里巴巴普惠体 2.0 45 Light" w:eastAsia="阿里巴巴普惠体 2.0 45 Light" w:cs="阿里巴巴普惠体 2.0 45 Light"/>
                <w:b/>
                <w:bCs/>
              </w:rPr>
              <w:t>-0</w:t>
            </w:r>
          </w:p>
        </w:tc>
      </w:tr>
      <w:tr w14:paraId="43882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28" w:type="dxa"/>
            <w:noWrap w:val="0"/>
            <w:vAlign w:val="center"/>
          </w:tcPr>
          <w:p w14:paraId="79C5502B">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w:t>
            </w:r>
          </w:p>
        </w:tc>
        <w:tc>
          <w:tcPr>
            <w:tcW w:w="1685" w:type="dxa"/>
            <w:noWrap w:val="0"/>
            <w:vAlign w:val="center"/>
          </w:tcPr>
          <w:p w14:paraId="31D104C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1</w:t>
            </w:r>
          </w:p>
        </w:tc>
        <w:tc>
          <w:tcPr>
            <w:tcW w:w="4163" w:type="dxa"/>
            <w:noWrap w:val="0"/>
            <w:vAlign w:val="center"/>
          </w:tcPr>
          <w:p w14:paraId="37F9522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食指的设置角度</w:t>
            </w:r>
            <w:r>
              <w:rPr>
                <w:rFonts w:hint="eastAsia" w:ascii="阿里巴巴普惠体 2.0 45 Light" w:hAnsi="阿里巴巴普惠体 2.0 45 Light" w:eastAsia="阿里巴巴普惠体 2.0 45 Light" w:cs="阿里巴巴普惠体 2.0 45 Light"/>
              </w:rPr>
              <w:t>的地址为</w:t>
            </w:r>
            <w:r>
              <w:rPr>
                <w:rFonts w:hint="eastAsia" w:ascii="阿里巴巴普惠体 2.0 45 Light" w:hAnsi="阿里巴巴普惠体 2.0 45 Light" w:eastAsia="阿里巴巴普惠体 2.0 45 Light" w:cs="阿里巴巴普惠体 2.0 45 Light"/>
                <w:lang w:val="en-US" w:eastAsia="zh-CN"/>
              </w:rPr>
              <w:t>1042</w:t>
            </w:r>
            <w:r>
              <w:rPr>
                <w:rFonts w:hint="eastAsia" w:ascii="阿里巴巴普惠体 2.0 45 Light" w:hAnsi="阿里巴巴普惠体 2.0 45 Light" w:eastAsia="阿里巴巴普惠体 2.0 45 Light" w:cs="阿里巴巴普惠体 2.0 45 Light"/>
              </w:rPr>
              <w:t>；</w:t>
            </w:r>
          </w:p>
          <w:p w14:paraId="412D015B">
            <w:pPr>
              <w:pStyle w:val="12"/>
              <w:tabs>
                <w:tab w:val="left" w:pos="420"/>
                <w:tab w:val="left" w:pos="851"/>
              </w:tabs>
              <w:ind w:firstLineChars="0"/>
              <w:rPr>
                <w:rFonts w:hint="eastAsia" w:ascii="阿里巴巴普惠体 2.0 45 Light" w:hAnsi="阿里巴巴普惠体 2.0 45 Light" w:eastAsia="阿里巴巴普惠体 2.0 45 Light" w:cs="阿里巴巴普惠体 2.0 45 Light"/>
                <w:lang w:val="en-US" w:eastAsia="zh-CN"/>
              </w:rPr>
              <w:pPrChange w:id="3359" w:author="成成" w:date="2025-09-18T15:26:32Z">
                <w:pPr>
                  <w:pStyle w:val="111"/>
                  <w:ind w:firstLine="0" w:firstLineChars="0"/>
                </w:pPr>
              </w:pPrChange>
            </w:pPr>
            <w:r>
              <w:rPr>
                <w:rFonts w:hint="eastAsia" w:ascii="阿里巴巴普惠体 2.0 45 Light" w:hAnsi="阿里巴巴普惠体 2.0 45 Light" w:eastAsia="阿里巴巴普惠体 2.0 45 Light" w:cs="阿里巴巴普惠体 2.0 45 Light"/>
              </w:rPr>
              <w:t>二进制为</w:t>
            </w:r>
            <w:r>
              <w:rPr>
                <w:rFonts w:hint="eastAsia" w:ascii="阿里巴巴普惠体 2.0 45 Light" w:hAnsi="阿里巴巴普惠体 2.0 45 Light" w:eastAsia="阿里巴巴普惠体 2.0 45 Light" w:cs="阿里巴巴普惠体 2.0 45 Light"/>
                <w:lang w:val="en-US" w:eastAsia="zh-CN"/>
              </w:rPr>
              <w:t>010000010010</w:t>
            </w:r>
          </w:p>
        </w:tc>
        <w:tc>
          <w:tcPr>
            <w:tcW w:w="1525" w:type="dxa"/>
            <w:noWrap w:val="0"/>
            <w:vAlign w:val="center"/>
          </w:tcPr>
          <w:p w14:paraId="6952D1D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1</w:t>
            </w:r>
          </w:p>
        </w:tc>
      </w:tr>
    </w:tbl>
    <w:p w14:paraId="1D117FF1">
      <w:pPr>
        <w:pStyle w:val="32"/>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数据帧部分有效</w:t>
      </w:r>
      <w:r>
        <w:rPr>
          <w:rFonts w:hint="eastAsia" w:ascii="阿里巴巴普惠体 2.0 45 Light" w:hAnsi="阿里巴巴普惠体 2.0 45 Light" w:eastAsia="阿里巴巴普惠体 2.0 45 Light" w:cs="阿里巴巴普惠体 2.0 45 Light"/>
        </w:rPr>
        <w:t>数据长度：</w:t>
      </w:r>
      <w:r>
        <w:rPr>
          <w:rFonts w:hint="eastAsia" w:ascii="阿里巴巴普惠体 2.0 45 Light" w:hAnsi="阿里巴巴普惠体 2.0 45 Light" w:eastAsia="阿里巴巴普惠体 2.0 45 Light" w:cs="阿里巴巴普惠体 2.0 45 Light"/>
          <w:lang w:val="en-US" w:eastAsia="zh-CN"/>
        </w:rPr>
        <w:t>1</w:t>
      </w:r>
    </w:p>
    <w:p w14:paraId="38F3A20F">
      <w:pPr>
        <w:pStyle w:val="32"/>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数据帧部分数据内容：1</w:t>
      </w:r>
      <w:bookmarkEnd w:id="288"/>
    </w:p>
    <w:p w14:paraId="18B93FFB">
      <w:pPr>
        <w:pStyle w:val="4"/>
        <w:numPr>
          <w:ilvl w:val="-1"/>
          <w:numId w:val="0"/>
        </w:numPr>
        <w:ind w:left="0" w:leftChars="0" w:firstLine="276" w:firstLineChars="100"/>
        <w:rPr>
          <w:rFonts w:hint="eastAsia" w:ascii="阿里巴巴普惠体 2.0 45 Light" w:hAnsi="阿里巴巴普惠体 2.0 45 Light" w:eastAsia="阿里巴巴普惠体 2.0 45 Light" w:cs="阿里巴巴普惠体 2.0 45 Light"/>
        </w:rPr>
      </w:pPr>
      <w:bookmarkStart w:id="333" w:name="_Toc15472"/>
      <w:bookmarkStart w:id="334" w:name="_Toc23091"/>
      <w:bookmarkStart w:id="335" w:name="_Toc7481"/>
      <w:bookmarkStart w:id="336" w:name="_Toc12002"/>
      <w:bookmarkStart w:id="337" w:name="_Toc30006"/>
      <w:bookmarkStart w:id="338" w:name="_Toc16940"/>
      <w:bookmarkStart w:id="339" w:name="_Toc16678"/>
      <w:bookmarkStart w:id="340" w:name="_Toc3019"/>
      <w:bookmarkStart w:id="341" w:name="_Toc32751"/>
      <w:bookmarkStart w:id="342" w:name="_Toc9852"/>
      <w:bookmarkStart w:id="343" w:name="_Toc538"/>
      <w:bookmarkStart w:id="344" w:name="_Toc25300"/>
      <w:bookmarkStart w:id="345" w:name="_Toc18440"/>
      <w:r>
        <w:rPr>
          <w:rFonts w:hint="eastAsia" w:ascii="阿里巴巴普惠体 2.0 45 Light" w:hAnsi="阿里巴巴普惠体 2.0 45 Light" w:eastAsia="阿里巴巴普惠体 2.0 45 Light" w:cs="阿里巴巴普惠体 2.0 45 Light"/>
          <w:lang w:val="en-US" w:eastAsia="zh-CN"/>
        </w:rPr>
        <w:t>2.5</w:t>
      </w:r>
      <w:r>
        <w:rPr>
          <w:rFonts w:hint="eastAsia" w:ascii="阿里巴巴普惠体 2.0 45 Light" w:hAnsi="阿里巴巴普惠体 2.0 45 Light" w:eastAsia="阿里巴巴普惠体 2.0 45 Light" w:cs="阿里巴巴普惠体 2.0 45 Light"/>
          <w:b/>
          <w:bCs/>
          <w:lang w:val="en-US" w:eastAsia="zh-CN"/>
          <w:rPrChange w:id="3360" w:author="成成" w:date="2025-09-18T16:14:34Z">
            <w:rPr>
              <w:rFonts w:hint="eastAsia" w:ascii="阿里巴巴普惠体 2.0 45 Light" w:hAnsi="阿里巴巴普惠体 2.0 45 Light" w:eastAsia="阿里巴巴普惠体 2.0 45 Light" w:cs="阿里巴巴普惠体 2.0 45 Light"/>
              <w:lang w:val="en-US" w:eastAsia="zh-CN"/>
            </w:rPr>
          </w:rPrChange>
        </w:rPr>
        <w:t xml:space="preserve"> </w:t>
      </w:r>
      <w:r>
        <w:rPr>
          <w:rFonts w:hint="eastAsia" w:ascii="阿里巴巴普惠体 2.0 45 Light" w:hAnsi="阿里巴巴普惠体 2.0 45 Light" w:eastAsia="阿里巴巴普惠体 2.0 45 Light" w:cs="阿里巴巴普惠体 2.0 45 Light"/>
          <w:b/>
          <w:bCs/>
          <w:sz w:val="24"/>
          <w:lang w:val="en-US" w:eastAsia="zh-CN"/>
          <w:rPrChange w:id="3361" w:author="成成" w:date="2025-09-18T16:14:34Z">
            <w:rPr>
              <w:rFonts w:hint="eastAsia" w:ascii="阿里巴巴普惠体 2.0 45 Light" w:hAnsi="阿里巴巴普惠体 2.0 45 Light" w:eastAsia="阿里巴巴普惠体 2.0 45 Light" w:cs="阿里巴巴普惠体 2.0 45 Light"/>
              <w:lang w:val="en-US" w:eastAsia="zh-CN"/>
            </w:rPr>
          </w:rPrChange>
        </w:rPr>
        <w:t>RS485、Modbus_RTU、CANFD</w:t>
      </w:r>
      <w:r>
        <w:rPr>
          <w:rFonts w:hint="eastAsia" w:ascii="阿里巴巴普惠体 2.0 45 Light" w:hAnsi="阿里巴巴普惠体 2.0 45 Light" w:eastAsia="阿里巴巴普惠体 2.0 45 Light" w:cs="阿里巴巴普惠体 2.0 45 Light"/>
          <w:b/>
          <w:bCs/>
          <w:sz w:val="24"/>
          <w:rPrChange w:id="3362" w:author="成成" w:date="2025-09-18T16:14:34Z">
            <w:rPr>
              <w:rFonts w:hint="eastAsia" w:ascii="阿里巴巴普惠体 2.0 45 Light" w:hAnsi="阿里巴巴普惠体 2.0 45 Light" w:eastAsia="阿里巴巴普惠体 2.0 45 Light" w:cs="阿里巴巴普惠体 2.0 45 Light"/>
            </w:rPr>
          </w:rPrChange>
        </w:rPr>
        <w:t>寄存器说明</w:t>
      </w:r>
      <w:bookmarkEnd w:id="333"/>
      <w:bookmarkEnd w:id="334"/>
      <w:bookmarkEnd w:id="335"/>
      <w:bookmarkEnd w:id="336"/>
      <w:bookmarkEnd w:id="337"/>
      <w:bookmarkEnd w:id="338"/>
      <w:bookmarkEnd w:id="339"/>
      <w:bookmarkEnd w:id="340"/>
      <w:bookmarkEnd w:id="341"/>
      <w:bookmarkEnd w:id="342"/>
      <w:bookmarkEnd w:id="343"/>
      <w:bookmarkEnd w:id="344"/>
      <w:bookmarkEnd w:id="345"/>
    </w:p>
    <w:p w14:paraId="5DEEA578">
      <w:pPr>
        <w:pStyle w:val="32"/>
        <w:ind w:left="0" w:leftChars="0" w:firstLine="0"/>
        <w:jc w:val="center"/>
        <w:rPr>
          <w:rFonts w:hint="eastAsia" w:ascii="阿里巴巴普惠体 2.0 45 Light" w:hAnsi="阿里巴巴普惠体 2.0 45 Light" w:eastAsia="阿里巴巴普惠体 2.0 45 Light" w:cs="阿里巴巴普惠体 2.0 45 Light"/>
          <w:rPrChange w:id="3364" w:author="成成" w:date="2025-09-18T15:43:07Z">
            <w:rPr>
              <w:rFonts w:hint="eastAsia" w:ascii="阿里巴巴普惠体 2.0 45 Light" w:hAnsi="阿里巴巴普惠体 2.0 45 Light" w:eastAsia="阿里巴巴普惠体 2.0 45 Light" w:cs="阿里巴巴普惠体 2.0 45 Light"/>
            </w:rPr>
          </w:rPrChange>
        </w:rPr>
        <w:pPrChange w:id="3363" w:author="成成" w:date="2025-09-18T15:43:07Z">
          <w:pPr>
            <w:pStyle w:val="32"/>
          </w:pPr>
        </w:pPrChange>
      </w:pPr>
      <w:r>
        <w:rPr>
          <w:rFonts w:hint="eastAsia" w:ascii="阿里巴巴普惠体 2.0 45 Light" w:hAnsi="阿里巴巴普惠体 2.0 45 Light" w:eastAsia="阿里巴巴普惠体 2.0 45 Light" w:cs="阿里巴巴普惠体 2.0 45 Light"/>
          <w:rPrChange w:id="3365" w:author="成成" w:date="2025-09-18T15:43:07Z">
            <w:rPr>
              <w:rFonts w:hint="eastAsia" w:ascii="阿里巴巴普惠体 2.0 45 Light" w:hAnsi="阿里巴巴普惠体 2.0 45 Light" w:eastAsia="阿里巴巴普惠体 2.0 45 Light" w:cs="阿里巴巴普惠体 2.0 45 Light"/>
            </w:rPr>
          </w:rPrChange>
        </w:rPr>
        <w:t>灵巧手对用户开放的寄存器参数如下</w:t>
      </w:r>
      <w:ins w:id="3366" w:author="成成" w:date="2025-09-18T15:26:44Z">
        <w:r>
          <w:rPr>
            <w:rFonts w:hint="eastAsia" w:ascii="阿里巴巴普惠体 2.0 45 Light" w:hAnsi="阿里巴巴普惠体 2.0 45 Light" w:eastAsia="阿里巴巴普惠体 2.0 45 Light" w:cs="阿里巴巴普惠体 2.0 45 Light"/>
            <w:lang w:eastAsia="zh-CN"/>
            <w:rPrChange w:id="3367" w:author="成成" w:date="2025-09-18T15:43:07Z">
              <w:rPr>
                <w:rFonts w:hint="eastAsia" w:ascii="阿里巴巴普惠体 2.0 45 Light" w:hAnsi="阿里巴巴普惠体 2.0 45 Light" w:eastAsia="阿里巴巴普惠体 2.0 45 Light" w:cs="阿里巴巴普惠体 2.0 45 Light"/>
                <w:lang w:eastAsia="zh-CN"/>
              </w:rPr>
            </w:rPrChange>
          </w:rPr>
          <w:fldChar w:fldCharType="begin"/>
        </w:r>
      </w:ins>
      <w:ins w:id="3369" w:author="成成" w:date="2025-09-18T15:26:44Z">
        <w:r>
          <w:rPr>
            <w:rFonts w:hint="eastAsia" w:ascii="阿里巴巴普惠体 2.0 45 Light" w:hAnsi="阿里巴巴普惠体 2.0 45 Light" w:eastAsia="阿里巴巴普惠体 2.0 45 Light" w:cs="阿里巴巴普惠体 2.0 45 Light"/>
            <w:lang w:eastAsia="zh-CN"/>
            <w:rPrChange w:id="3370" w:author="成成" w:date="2025-09-18T15:43:07Z">
              <w:rPr>
                <w:rFonts w:hint="eastAsia" w:ascii="阿里巴巴普惠体 2.0 45 Light" w:hAnsi="阿里巴巴普惠体 2.0 45 Light" w:eastAsia="阿里巴巴普惠体 2.0 45 Light" w:cs="阿里巴巴普惠体 2.0 45 Light"/>
                <w:lang w:eastAsia="zh-CN"/>
              </w:rPr>
            </w:rPrChange>
          </w:rPr>
          <w:instrText xml:space="preserve"> REF _Ref32314 \h </w:instrText>
        </w:r>
      </w:ins>
      <w:ins w:id="3372" w:author="成成" w:date="2025-09-18T15:26:44Z">
        <w:r>
          <w:rPr>
            <w:rFonts w:hint="eastAsia" w:ascii="阿里巴巴普惠体 2.0 45 Light" w:hAnsi="阿里巴巴普惠体 2.0 45 Light" w:eastAsia="阿里巴巴普惠体 2.0 45 Light" w:cs="阿里巴巴普惠体 2.0 45 Light"/>
            <w:lang w:eastAsia="zh-CN"/>
            <w:rPrChange w:id="3373" w:author="成成" w:date="2025-09-18T15:43:07Z">
              <w:rPr>
                <w:rFonts w:hint="eastAsia" w:ascii="阿里巴巴普惠体 2.0 45 Light" w:hAnsi="阿里巴巴普惠体 2.0 45 Light" w:eastAsia="阿里巴巴普惠体 2.0 45 Light" w:cs="阿里巴巴普惠体 2.0 45 Light"/>
                <w:lang w:eastAsia="zh-CN"/>
              </w:rPr>
            </w:rPrChange>
          </w:rPr>
          <w:fldChar w:fldCharType="separate"/>
        </w:r>
      </w:ins>
      <w:ins w:id="3375" w:author="成成" w:date="2025-09-18T15:26:44Z">
        <w:r>
          <w:rPr>
            <w:rFonts w:hint="eastAsia" w:ascii="阿里巴巴普惠体 2.0 45 Light" w:hAnsi="阿里巴巴普惠体 2.0 45 Light" w:eastAsia="阿里巴巴普惠体 2.0 45 Light" w:cs="阿里巴巴普惠体 2.0 45 Light"/>
            <w:rPrChange w:id="3376" w:author="成成" w:date="2025-09-18T15:43:07Z">
              <w:rPr/>
            </w:rPrChange>
          </w:rPr>
          <w:t>表 30</w:t>
        </w:r>
      </w:ins>
      <w:ins w:id="3378" w:author="成成" w:date="2025-09-18T15:26:44Z">
        <w:r>
          <w:rPr>
            <w:rFonts w:hint="eastAsia" w:ascii="阿里巴巴普惠体 2.0 45 Light" w:hAnsi="阿里巴巴普惠体 2.0 45 Light" w:eastAsia="阿里巴巴普惠体 2.0 45 Light" w:cs="阿里巴巴普惠体 2.0 45 Light"/>
            <w:lang w:eastAsia="zh-CN"/>
            <w:rPrChange w:id="3379" w:author="成成" w:date="2025-09-18T15:43:07Z">
              <w:rPr>
                <w:rFonts w:hint="eastAsia" w:ascii="阿里巴巴普惠体 2.0 45 Light" w:hAnsi="阿里巴巴普惠体 2.0 45 Light" w:eastAsia="阿里巴巴普惠体 2.0 45 Light" w:cs="阿里巴巴普惠体 2.0 45 Light"/>
                <w:lang w:eastAsia="zh-CN"/>
              </w:rPr>
            </w:rPrChange>
          </w:rPr>
          <w:fldChar w:fldCharType="end"/>
        </w:r>
      </w:ins>
      <w:del w:id="3381" w:author="成成" w:date="2025-09-18T15:26:37Z">
        <w:r>
          <w:rPr>
            <w:rFonts w:hint="eastAsia" w:ascii="阿里巴巴普惠体 2.0 45 Light" w:hAnsi="阿里巴巴普惠体 2.0 45 Light" w:eastAsia="阿里巴巴普惠体 2.0 45 Light" w:cs="阿里巴巴普惠体 2.0 45 Light"/>
            <w:lang w:val="en-US" w:eastAsia="zh-CN"/>
          </w:rPr>
          <w:delText>表</w:delText>
        </w:r>
      </w:del>
      <w:del w:id="3382" w:author="成成" w:date="2025-09-18T15:26:36Z">
        <w:r>
          <w:rPr>
            <w:rFonts w:hint="eastAsia" w:ascii="阿里巴巴普惠体 2.0 45 Light" w:hAnsi="阿里巴巴普惠体 2.0 45 Light" w:eastAsia="阿里巴巴普惠体 2.0 45 Light" w:cs="阿里巴巴普惠体 2.0 45 Light"/>
            <w:lang w:val="en-US" w:eastAsia="zh-CN"/>
          </w:rPr>
          <w:delText>30</w:delText>
        </w:r>
      </w:del>
      <w:r>
        <w:rPr>
          <w:rFonts w:hint="eastAsia" w:ascii="阿里巴巴普惠体 2.0 45 Light" w:hAnsi="阿里巴巴普惠体 2.0 45 Light" w:eastAsia="阿里巴巴普惠体 2.0 45 Light" w:cs="阿里巴巴普惠体 2.0 45 Light"/>
          <w:lang w:val="en-US" w:eastAsia="zh-CN"/>
        </w:rPr>
        <w:t>所示</w:t>
      </w:r>
      <w:r>
        <w:rPr>
          <w:rFonts w:hint="eastAsia" w:ascii="阿里巴巴普惠体 2.0 45 Light" w:hAnsi="阿里巴巴普惠体 2.0 45 Light" w:eastAsia="阿里巴巴普惠体 2.0 45 Light" w:cs="阿里巴巴普惠体 2.0 45 Light"/>
          <w:rPrChange w:id="3383" w:author="成成" w:date="2025-09-18T15:43:07Z">
            <w:rPr>
              <w:rFonts w:hint="eastAsia" w:ascii="阿里巴巴普惠体 2.0 45 Light" w:hAnsi="阿里巴巴普惠体 2.0 45 Light" w:eastAsia="阿里巴巴普惠体 2.0 45 Light" w:cs="阿里巴巴普惠体 2.0 45 Light"/>
            </w:rPr>
          </w:rPrChange>
        </w:rPr>
        <w:t>：</w:t>
      </w:r>
    </w:p>
    <w:p w14:paraId="648ACBCE">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ins w:id="3384" w:author="成成" w:date="2025-09-18T15:26:32Z">
        <w:bookmarkStart w:id="346" w:name="_Ref32314"/>
        <w:r>
          <w:rPr>
            <w:rFonts w:hint="eastAsia" w:ascii="阿里巴巴普惠体 2.0 45 Light" w:hAnsi="阿里巴巴普惠体 2.0 45 Light" w:eastAsia="阿里巴巴普惠体 2.0 45 Light" w:cs="阿里巴巴普惠体 2.0 45 Light"/>
            <w:rPrChange w:id="3385" w:author="成成" w:date="2025-09-18T15:43:01Z">
              <w:rPr/>
            </w:rPrChange>
          </w:rPr>
          <w:t xml:space="preserve">表 </w:t>
        </w:r>
      </w:ins>
      <w:ins w:id="3387" w:author="成成" w:date="2025-09-18T15:26:32Z">
        <w:r>
          <w:rPr>
            <w:rFonts w:hint="eastAsia" w:ascii="阿里巴巴普惠体 2.0 45 Light" w:hAnsi="阿里巴巴普惠体 2.0 45 Light" w:eastAsia="阿里巴巴普惠体 2.0 45 Light" w:cs="阿里巴巴普惠体 2.0 45 Light"/>
            <w:rPrChange w:id="3388" w:author="成成" w:date="2025-09-18T15:43:01Z">
              <w:rPr/>
            </w:rPrChange>
          </w:rPr>
          <w:fldChar w:fldCharType="begin"/>
        </w:r>
      </w:ins>
      <w:ins w:id="3390" w:author="成成" w:date="2025-09-18T15:26:32Z">
        <w:r>
          <w:rPr>
            <w:rFonts w:hint="eastAsia" w:ascii="阿里巴巴普惠体 2.0 45 Light" w:hAnsi="阿里巴巴普惠体 2.0 45 Light" w:eastAsia="阿里巴巴普惠体 2.0 45 Light" w:cs="阿里巴巴普惠体 2.0 45 Light"/>
            <w:rPrChange w:id="3391" w:author="成成" w:date="2025-09-18T15:43:01Z">
              <w:rPr/>
            </w:rPrChange>
          </w:rPr>
          <w:instrText xml:space="preserve"> SEQ 表 \* ARABIC </w:instrText>
        </w:r>
      </w:ins>
      <w:ins w:id="3393" w:author="成成" w:date="2025-09-18T15:26:32Z">
        <w:r>
          <w:rPr>
            <w:rFonts w:hint="eastAsia" w:ascii="阿里巴巴普惠体 2.0 45 Light" w:hAnsi="阿里巴巴普惠体 2.0 45 Light" w:eastAsia="阿里巴巴普惠体 2.0 45 Light" w:cs="阿里巴巴普惠体 2.0 45 Light"/>
            <w:rPrChange w:id="3394" w:author="成成" w:date="2025-09-18T15:43:01Z">
              <w:rPr/>
            </w:rPrChange>
          </w:rPr>
          <w:fldChar w:fldCharType="separate"/>
        </w:r>
      </w:ins>
      <w:ins w:id="3396" w:author="成成" w:date="2025-09-18T16:08:19Z">
        <w:r>
          <w:rPr>
            <w:rFonts w:hint="eastAsia" w:ascii="阿里巴巴普惠体 2.0 45 Light" w:hAnsi="阿里巴巴普惠体 2.0 45 Light" w:eastAsia="阿里巴巴普惠体 2.0 45 Light" w:cs="阿里巴巴普惠体 2.0 45 Light"/>
          </w:rPr>
          <w:t>30</w:t>
        </w:r>
      </w:ins>
      <w:ins w:id="3397" w:author="成成" w:date="2025-09-18T15:26:32Z">
        <w:r>
          <w:rPr>
            <w:rFonts w:hint="eastAsia" w:ascii="阿里巴巴普惠体 2.0 45 Light" w:hAnsi="阿里巴巴普惠体 2.0 45 Light" w:eastAsia="阿里巴巴普惠体 2.0 45 Light" w:cs="阿里巴巴普惠体 2.0 45 Light"/>
            <w:rPrChange w:id="3398" w:author="成成" w:date="2025-09-18T15:43:01Z">
              <w:rPr/>
            </w:rPrChange>
          </w:rPr>
          <w:fldChar w:fldCharType="end"/>
        </w:r>
        <w:bookmarkEnd w:id="346"/>
      </w:ins>
      <w:del w:id="3400" w:author="成成" w:date="2025-09-18T15:26:28Z">
        <w:r>
          <w:rPr>
            <w:rFonts w:hint="eastAsia" w:ascii="阿里巴巴普惠体 2.0 45 Light" w:hAnsi="阿里巴巴普惠体 2.0 45 Light" w:eastAsia="阿里巴巴普惠体 2.0 45 Light" w:cs="阿里巴巴普惠体 2.0 45 Light"/>
            <w:lang w:val="en-US" w:eastAsia="zh-CN"/>
          </w:rPr>
          <w:delText>表3</w:delText>
        </w:r>
      </w:del>
      <w:del w:id="3401" w:author="成成" w:date="2025-09-18T15:26:27Z">
        <w:r>
          <w:rPr>
            <w:rFonts w:hint="eastAsia" w:ascii="阿里巴巴普惠体 2.0 45 Light" w:hAnsi="阿里巴巴普惠体 2.0 45 Light" w:eastAsia="阿里巴巴普惠体 2.0 45 Light" w:cs="阿里巴巴普惠体 2.0 45 Light"/>
            <w:lang w:val="en-US" w:eastAsia="zh-CN"/>
          </w:rPr>
          <w:delText>0</w:delText>
        </w:r>
      </w:del>
      <w:r>
        <w:rPr>
          <w:rFonts w:hint="eastAsia" w:ascii="阿里巴巴普惠体 2.0 45 Light" w:hAnsi="阿里巴巴普惠体 2.0 45 Light" w:eastAsia="阿里巴巴普惠体 2.0 45 Light" w:cs="阿里巴巴普惠体 2.0 45 Light"/>
          <w:lang w:val="en-US" w:eastAsia="zh-CN"/>
        </w:rPr>
        <w:t>寄存器地址说明</w:t>
      </w:r>
    </w:p>
    <w:tbl>
      <w:tblPr>
        <w:tblStyle w:val="25"/>
        <w:tblW w:w="7978"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0"/>
        <w:gridCol w:w="2777"/>
        <w:gridCol w:w="1816"/>
        <w:gridCol w:w="1855"/>
      </w:tblGrid>
      <w:tr w14:paraId="53F8E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530" w:type="dxa"/>
            <w:vAlign w:val="center"/>
          </w:tcPr>
          <w:p w14:paraId="3238663D">
            <w:pPr>
              <w:pStyle w:val="68"/>
              <w:ind w:firstLine="0" w:firstLineChars="0"/>
              <w:jc w:val="center"/>
              <w:rPr>
                <w:rFonts w:hint="eastAsia" w:ascii="阿里巴巴普惠体 2.0 45 Light" w:hAnsi="阿里巴巴普惠体 2.0 45 Light" w:eastAsia="阿里巴巴普惠体 2.0 45 Light" w:cs="阿里巴巴普惠体 2.0 45 Light"/>
                <w:b/>
                <w:bCs/>
                <w:sz w:val="18"/>
                <w:szCs w:val="18"/>
              </w:rPr>
            </w:pPr>
            <w:r>
              <w:rPr>
                <w:rFonts w:hint="eastAsia" w:ascii="阿里巴巴普惠体 2.0 45 Light" w:hAnsi="阿里巴巴普惠体 2.0 45 Light" w:eastAsia="阿里巴巴普惠体 2.0 45 Light" w:cs="阿里巴巴普惠体 2.0 45 Light"/>
                <w:b/>
                <w:bCs/>
                <w:sz w:val="18"/>
                <w:szCs w:val="18"/>
              </w:rPr>
              <w:t>地址</w:t>
            </w:r>
          </w:p>
        </w:tc>
        <w:tc>
          <w:tcPr>
            <w:tcW w:w="2777" w:type="dxa"/>
            <w:vAlign w:val="center"/>
          </w:tcPr>
          <w:p w14:paraId="15DEF476">
            <w:pPr>
              <w:pStyle w:val="68"/>
              <w:ind w:firstLine="0" w:firstLineChars="0"/>
              <w:jc w:val="center"/>
              <w:rPr>
                <w:rFonts w:hint="eastAsia" w:ascii="阿里巴巴普惠体 2.0 45 Light" w:hAnsi="阿里巴巴普惠体 2.0 45 Light" w:eastAsia="阿里巴巴普惠体 2.0 45 Light" w:cs="阿里巴巴普惠体 2.0 45 Light"/>
                <w:b/>
                <w:bCs/>
                <w:sz w:val="18"/>
                <w:szCs w:val="18"/>
              </w:rPr>
            </w:pPr>
            <w:r>
              <w:rPr>
                <w:rFonts w:hint="eastAsia" w:ascii="阿里巴巴普惠体 2.0 45 Light" w:hAnsi="阿里巴巴普惠体 2.0 45 Light" w:eastAsia="阿里巴巴普惠体 2.0 45 Light" w:cs="阿里巴巴普惠体 2.0 45 Light"/>
                <w:b/>
                <w:bCs/>
                <w:sz w:val="18"/>
                <w:szCs w:val="18"/>
              </w:rPr>
              <w:t>含义</w:t>
            </w:r>
          </w:p>
        </w:tc>
        <w:tc>
          <w:tcPr>
            <w:tcW w:w="1816" w:type="dxa"/>
            <w:vAlign w:val="center"/>
          </w:tcPr>
          <w:p w14:paraId="2847CD8B">
            <w:pPr>
              <w:pStyle w:val="68"/>
              <w:ind w:firstLine="0" w:firstLineChars="0"/>
              <w:jc w:val="center"/>
              <w:rPr>
                <w:rFonts w:hint="eastAsia" w:ascii="阿里巴巴普惠体 2.0 45 Light" w:hAnsi="阿里巴巴普惠体 2.0 45 Light" w:eastAsia="阿里巴巴普惠体 2.0 45 Light" w:cs="阿里巴巴普惠体 2.0 45 Light"/>
                <w:b/>
                <w:bCs/>
                <w:sz w:val="18"/>
                <w:szCs w:val="18"/>
              </w:rPr>
            </w:pPr>
            <w:r>
              <w:rPr>
                <w:rFonts w:hint="eastAsia" w:ascii="阿里巴巴普惠体 2.0 45 Light" w:hAnsi="阿里巴巴普惠体 2.0 45 Light" w:eastAsia="阿里巴巴普惠体 2.0 45 Light" w:cs="阿里巴巴普惠体 2.0 45 Light"/>
                <w:b/>
                <w:bCs/>
                <w:sz w:val="18"/>
                <w:szCs w:val="18"/>
              </w:rPr>
              <w:t>长度</w:t>
            </w:r>
          </w:p>
        </w:tc>
        <w:tc>
          <w:tcPr>
            <w:tcW w:w="1855" w:type="dxa"/>
            <w:vAlign w:val="center"/>
          </w:tcPr>
          <w:p w14:paraId="50110382">
            <w:pPr>
              <w:pStyle w:val="68"/>
              <w:ind w:firstLine="0" w:firstLineChars="0"/>
              <w:jc w:val="center"/>
              <w:rPr>
                <w:rFonts w:hint="eastAsia" w:ascii="阿里巴巴普惠体 2.0 45 Light" w:hAnsi="阿里巴巴普惠体 2.0 45 Light" w:eastAsia="阿里巴巴普惠体 2.0 45 Light" w:cs="阿里巴巴普惠体 2.0 45 Light"/>
                <w:b/>
                <w:bCs/>
                <w:sz w:val="18"/>
                <w:szCs w:val="18"/>
              </w:rPr>
            </w:pPr>
            <w:r>
              <w:rPr>
                <w:rFonts w:hint="eastAsia" w:ascii="阿里巴巴普惠体 2.0 45 Light" w:hAnsi="阿里巴巴普惠体 2.0 45 Light" w:eastAsia="阿里巴巴普惠体 2.0 45 Light" w:cs="阿里巴巴普惠体 2.0 45 Light"/>
                <w:b/>
                <w:bCs/>
                <w:sz w:val="18"/>
                <w:szCs w:val="18"/>
              </w:rPr>
              <w:t>读写权限</w:t>
            </w:r>
          </w:p>
        </w:tc>
      </w:tr>
      <w:tr w14:paraId="520E4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7EF0C7BA">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1000</w:t>
            </w:r>
          </w:p>
          <w:p w14:paraId="744F91B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(0x03E8)</w:t>
            </w:r>
          </w:p>
        </w:tc>
        <w:tc>
          <w:tcPr>
            <w:tcW w:w="2777" w:type="dxa"/>
            <w:vAlign w:val="center"/>
          </w:tcPr>
          <w:p w14:paraId="775EA1B7">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ID</w:t>
            </w:r>
          </w:p>
        </w:tc>
        <w:tc>
          <w:tcPr>
            <w:tcW w:w="1816" w:type="dxa"/>
            <w:vAlign w:val="center"/>
          </w:tcPr>
          <w:p w14:paraId="41F401AF">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2</w:t>
            </w:r>
            <w:r>
              <w:rPr>
                <w:rFonts w:hint="eastAsia" w:ascii="阿里巴巴普惠体 2.0 45 Light" w:hAnsi="阿里巴巴普惠体 2.0 45 Light" w:eastAsia="阿里巴巴普惠体 2.0 45 Light" w:cs="阿里巴巴普惠体 2.0 45 Light"/>
                <w:sz w:val="18"/>
                <w:szCs w:val="18"/>
              </w:rPr>
              <w:t>byte</w:t>
            </w:r>
          </w:p>
        </w:tc>
        <w:tc>
          <w:tcPr>
            <w:tcW w:w="1855" w:type="dxa"/>
            <w:vAlign w:val="center"/>
          </w:tcPr>
          <w:p w14:paraId="51675E98">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W/R</w:t>
            </w:r>
          </w:p>
        </w:tc>
      </w:tr>
      <w:tr w14:paraId="1CF56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38F8C3EB">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rPr>
              <w:t>100</w:t>
            </w:r>
            <w:r>
              <w:rPr>
                <w:rFonts w:hint="eastAsia" w:ascii="阿里巴巴普惠体 2.0 45 Light" w:hAnsi="阿里巴巴普惠体 2.0 45 Light" w:eastAsia="阿里巴巴普惠体 2.0 45 Light" w:cs="阿里巴巴普惠体 2.0 45 Light"/>
                <w:sz w:val="18"/>
                <w:szCs w:val="18"/>
                <w:lang w:val="en-US" w:eastAsia="zh-CN"/>
              </w:rPr>
              <w:t>1</w:t>
            </w:r>
          </w:p>
          <w:p w14:paraId="7D924A7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(0x03E9)</w:t>
            </w:r>
          </w:p>
        </w:tc>
        <w:tc>
          <w:tcPr>
            <w:tcW w:w="2777" w:type="dxa"/>
            <w:vAlign w:val="center"/>
          </w:tcPr>
          <w:p w14:paraId="39104917">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波特率设置</w:t>
            </w:r>
          </w:p>
        </w:tc>
        <w:tc>
          <w:tcPr>
            <w:tcW w:w="1816" w:type="dxa"/>
            <w:vAlign w:val="center"/>
          </w:tcPr>
          <w:p w14:paraId="6189DDFA">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2</w:t>
            </w:r>
            <w:r>
              <w:rPr>
                <w:rFonts w:hint="eastAsia" w:ascii="阿里巴巴普惠体 2.0 45 Light" w:hAnsi="阿里巴巴普惠体 2.0 45 Light" w:eastAsia="阿里巴巴普惠体 2.0 45 Light" w:cs="阿里巴巴普惠体 2.0 45 Light"/>
                <w:sz w:val="18"/>
                <w:szCs w:val="18"/>
              </w:rPr>
              <w:t>byte</w:t>
            </w:r>
          </w:p>
        </w:tc>
        <w:tc>
          <w:tcPr>
            <w:tcW w:w="1855" w:type="dxa"/>
            <w:vAlign w:val="center"/>
          </w:tcPr>
          <w:p w14:paraId="4F5ECBC9">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W/R</w:t>
            </w:r>
          </w:p>
        </w:tc>
      </w:tr>
      <w:tr w14:paraId="6BABC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5EEC3A4C">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100</w:t>
            </w:r>
            <w:r>
              <w:rPr>
                <w:rFonts w:hint="eastAsia" w:ascii="阿里巴巴普惠体 2.0 45 Light" w:hAnsi="阿里巴巴普惠体 2.0 45 Light" w:eastAsia="阿里巴巴普惠体 2.0 45 Light" w:cs="阿里巴巴普惠体 2.0 45 Light"/>
                <w:sz w:val="18"/>
                <w:szCs w:val="18"/>
                <w:lang w:val="en-US" w:eastAsia="zh-CN"/>
              </w:rPr>
              <w:t>3</w:t>
            </w:r>
          </w:p>
          <w:p w14:paraId="70CC47A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(0x03EB)</w:t>
            </w:r>
          </w:p>
        </w:tc>
        <w:tc>
          <w:tcPr>
            <w:tcW w:w="2777" w:type="dxa"/>
            <w:vAlign w:val="center"/>
          </w:tcPr>
          <w:p w14:paraId="05BA27EB">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清除错误</w:t>
            </w:r>
          </w:p>
        </w:tc>
        <w:tc>
          <w:tcPr>
            <w:tcW w:w="1816" w:type="dxa"/>
            <w:vAlign w:val="center"/>
          </w:tcPr>
          <w:p w14:paraId="2D8E8657">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2</w:t>
            </w:r>
            <w:r>
              <w:rPr>
                <w:rFonts w:hint="eastAsia" w:ascii="阿里巴巴普惠体 2.0 45 Light" w:hAnsi="阿里巴巴普惠体 2.0 45 Light" w:eastAsia="阿里巴巴普惠体 2.0 45 Light" w:cs="阿里巴巴普惠体 2.0 45 Light"/>
                <w:sz w:val="18"/>
                <w:szCs w:val="18"/>
              </w:rPr>
              <w:t>byte</w:t>
            </w:r>
          </w:p>
        </w:tc>
        <w:tc>
          <w:tcPr>
            <w:tcW w:w="1855" w:type="dxa"/>
            <w:vAlign w:val="center"/>
          </w:tcPr>
          <w:p w14:paraId="68DF7D58">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W/R</w:t>
            </w:r>
          </w:p>
        </w:tc>
      </w:tr>
      <w:tr w14:paraId="65BDD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74127C8C">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100</w:t>
            </w:r>
            <w:r>
              <w:rPr>
                <w:rFonts w:hint="eastAsia" w:ascii="阿里巴巴普惠体 2.0 45 Light" w:hAnsi="阿里巴巴普惠体 2.0 45 Light" w:eastAsia="阿里巴巴普惠体 2.0 45 Light" w:cs="阿里巴巴普惠体 2.0 45 Light"/>
                <w:sz w:val="18"/>
                <w:szCs w:val="18"/>
                <w:lang w:val="en-US" w:eastAsia="zh-CN"/>
              </w:rPr>
              <w:t>4</w:t>
            </w:r>
          </w:p>
          <w:p w14:paraId="0CB80DC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(0x03EC)</w:t>
            </w:r>
          </w:p>
        </w:tc>
        <w:tc>
          <w:tcPr>
            <w:tcW w:w="2777" w:type="dxa"/>
            <w:vAlign w:val="center"/>
          </w:tcPr>
          <w:p w14:paraId="108D9F42">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保存数据至Flash</w:t>
            </w:r>
          </w:p>
        </w:tc>
        <w:tc>
          <w:tcPr>
            <w:tcW w:w="1816" w:type="dxa"/>
            <w:vAlign w:val="center"/>
          </w:tcPr>
          <w:p w14:paraId="1E59B869">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2</w:t>
            </w:r>
            <w:r>
              <w:rPr>
                <w:rFonts w:hint="eastAsia" w:ascii="阿里巴巴普惠体 2.0 45 Light" w:hAnsi="阿里巴巴普惠体 2.0 45 Light" w:eastAsia="阿里巴巴普惠体 2.0 45 Light" w:cs="阿里巴巴普惠体 2.0 45 Light"/>
                <w:sz w:val="18"/>
                <w:szCs w:val="18"/>
              </w:rPr>
              <w:t>byte</w:t>
            </w:r>
          </w:p>
        </w:tc>
        <w:tc>
          <w:tcPr>
            <w:tcW w:w="1855" w:type="dxa"/>
            <w:vAlign w:val="center"/>
          </w:tcPr>
          <w:p w14:paraId="01B41462">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W/R</w:t>
            </w:r>
          </w:p>
        </w:tc>
      </w:tr>
      <w:tr w14:paraId="305E4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3097D5F6">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100</w:t>
            </w:r>
            <w:r>
              <w:rPr>
                <w:rFonts w:hint="eastAsia" w:ascii="阿里巴巴普惠体 2.0 45 Light" w:hAnsi="阿里巴巴普惠体 2.0 45 Light" w:eastAsia="阿里巴巴普惠体 2.0 45 Light" w:cs="阿里巴巴普惠体 2.0 45 Light"/>
                <w:sz w:val="18"/>
                <w:szCs w:val="18"/>
                <w:lang w:val="en-US" w:eastAsia="zh-CN"/>
              </w:rPr>
              <w:t>5</w:t>
            </w:r>
          </w:p>
          <w:p w14:paraId="39E9336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(0x03ED)</w:t>
            </w:r>
          </w:p>
        </w:tc>
        <w:tc>
          <w:tcPr>
            <w:tcW w:w="2777" w:type="dxa"/>
            <w:vAlign w:val="center"/>
          </w:tcPr>
          <w:p w14:paraId="2A93118C">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恢复出厂设置</w:t>
            </w:r>
          </w:p>
        </w:tc>
        <w:tc>
          <w:tcPr>
            <w:tcW w:w="1816" w:type="dxa"/>
            <w:vAlign w:val="center"/>
          </w:tcPr>
          <w:p w14:paraId="01F03AB8">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2</w:t>
            </w:r>
            <w:r>
              <w:rPr>
                <w:rFonts w:hint="eastAsia" w:ascii="阿里巴巴普惠体 2.0 45 Light" w:hAnsi="阿里巴巴普惠体 2.0 45 Light" w:eastAsia="阿里巴巴普惠体 2.0 45 Light" w:cs="阿里巴巴普惠体 2.0 45 Light"/>
                <w:sz w:val="18"/>
                <w:szCs w:val="18"/>
              </w:rPr>
              <w:t>byte</w:t>
            </w:r>
          </w:p>
        </w:tc>
        <w:tc>
          <w:tcPr>
            <w:tcW w:w="1855" w:type="dxa"/>
            <w:vAlign w:val="center"/>
          </w:tcPr>
          <w:p w14:paraId="0B1CA24C">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W/R</w:t>
            </w:r>
          </w:p>
        </w:tc>
      </w:tr>
      <w:tr w14:paraId="70B3C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3D54EA15">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100</w:t>
            </w:r>
            <w:r>
              <w:rPr>
                <w:rFonts w:hint="eastAsia" w:ascii="阿里巴巴普惠体 2.0 45 Light" w:hAnsi="阿里巴巴普惠体 2.0 45 Light" w:eastAsia="阿里巴巴普惠体 2.0 45 Light" w:cs="阿里巴巴普惠体 2.0 45 Light"/>
                <w:sz w:val="18"/>
                <w:szCs w:val="18"/>
                <w:lang w:val="en-US" w:eastAsia="zh-CN"/>
              </w:rPr>
              <w:t>7</w:t>
            </w:r>
          </w:p>
          <w:p w14:paraId="5D71662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(0x03EF)</w:t>
            </w:r>
          </w:p>
        </w:tc>
        <w:tc>
          <w:tcPr>
            <w:tcW w:w="2777" w:type="dxa"/>
            <w:vAlign w:val="center"/>
          </w:tcPr>
          <w:p w14:paraId="2D1AFE7A">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受力传感器校准</w:t>
            </w:r>
          </w:p>
        </w:tc>
        <w:tc>
          <w:tcPr>
            <w:tcW w:w="1816" w:type="dxa"/>
            <w:vAlign w:val="center"/>
          </w:tcPr>
          <w:p w14:paraId="64F106E9">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2</w:t>
            </w:r>
            <w:r>
              <w:rPr>
                <w:rFonts w:hint="eastAsia" w:ascii="阿里巴巴普惠体 2.0 45 Light" w:hAnsi="阿里巴巴普惠体 2.0 45 Light" w:eastAsia="阿里巴巴普惠体 2.0 45 Light" w:cs="阿里巴巴普惠体 2.0 45 Light"/>
                <w:sz w:val="18"/>
                <w:szCs w:val="18"/>
              </w:rPr>
              <w:t>byte</w:t>
            </w:r>
          </w:p>
        </w:tc>
        <w:tc>
          <w:tcPr>
            <w:tcW w:w="1855" w:type="dxa"/>
            <w:vAlign w:val="center"/>
          </w:tcPr>
          <w:p w14:paraId="0319EEB2">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W/R</w:t>
            </w:r>
          </w:p>
        </w:tc>
      </w:tr>
      <w:tr w14:paraId="5A72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5A8B5F01">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10</w:t>
            </w:r>
            <w:r>
              <w:rPr>
                <w:rFonts w:hint="eastAsia" w:ascii="阿里巴巴普惠体 2.0 45 Light" w:hAnsi="阿里巴巴普惠体 2.0 45 Light" w:eastAsia="阿里巴巴普惠体 2.0 45 Light" w:cs="阿里巴巴普惠体 2.0 45 Light"/>
                <w:sz w:val="18"/>
                <w:szCs w:val="18"/>
                <w:lang w:val="en-US" w:eastAsia="zh-CN"/>
              </w:rPr>
              <w:t>16</w:t>
            </w:r>
          </w:p>
          <w:p w14:paraId="41495E0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(0x03F8)</w:t>
            </w:r>
          </w:p>
        </w:tc>
        <w:tc>
          <w:tcPr>
            <w:tcW w:w="2777" w:type="dxa"/>
            <w:vAlign w:val="center"/>
          </w:tcPr>
          <w:p w14:paraId="1165FCFE">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各自由度的</w:t>
            </w:r>
            <w:r>
              <w:rPr>
                <w:rFonts w:hint="eastAsia" w:ascii="阿里巴巴普惠体 2.0 45 Light" w:hAnsi="阿里巴巴普惠体 2.0 45 Light" w:eastAsia="阿里巴巴普惠体 2.0 45 Light" w:cs="阿里巴巴普惠体 2.0 45 Light"/>
                <w:sz w:val="18"/>
                <w:szCs w:val="18"/>
                <w:lang w:eastAsia="zh-CN"/>
              </w:rPr>
              <w:t>电缸</w:t>
            </w:r>
            <w:r>
              <w:rPr>
                <w:rFonts w:hint="eastAsia" w:ascii="阿里巴巴普惠体 2.0 45 Light" w:hAnsi="阿里巴巴普惠体 2.0 45 Light" w:eastAsia="阿里巴巴普惠体 2.0 45 Light" w:cs="阿里巴巴普惠体 2.0 45 Light"/>
                <w:sz w:val="18"/>
                <w:szCs w:val="18"/>
              </w:rPr>
              <w:t>电流保护值</w:t>
            </w:r>
          </w:p>
        </w:tc>
        <w:tc>
          <w:tcPr>
            <w:tcW w:w="1816" w:type="dxa"/>
            <w:vAlign w:val="center"/>
          </w:tcPr>
          <w:p w14:paraId="019D9614">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12byte</w:t>
            </w:r>
          </w:p>
        </w:tc>
        <w:tc>
          <w:tcPr>
            <w:tcW w:w="1855" w:type="dxa"/>
            <w:vAlign w:val="center"/>
          </w:tcPr>
          <w:p w14:paraId="0AFD6778">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W/R</w:t>
            </w:r>
          </w:p>
        </w:tc>
      </w:tr>
      <w:tr w14:paraId="54FE6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0A1898B6">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10</w:t>
            </w:r>
            <w:r>
              <w:rPr>
                <w:rFonts w:hint="eastAsia" w:ascii="阿里巴巴普惠体 2.0 45 Light" w:hAnsi="阿里巴巴普惠体 2.0 45 Light" w:eastAsia="阿里巴巴普惠体 2.0 45 Light" w:cs="阿里巴巴普惠体 2.0 45 Light"/>
                <w:sz w:val="18"/>
                <w:szCs w:val="18"/>
                <w:lang w:val="en-US" w:eastAsia="zh-CN"/>
              </w:rPr>
              <w:t>22</w:t>
            </w:r>
          </w:p>
          <w:p w14:paraId="327825A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(0x03FE)</w:t>
            </w:r>
          </w:p>
        </w:tc>
        <w:tc>
          <w:tcPr>
            <w:tcW w:w="2777" w:type="dxa"/>
            <w:vAlign w:val="center"/>
          </w:tcPr>
          <w:p w14:paraId="18AB33CD">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各自由度的上电速度设置值</w:t>
            </w:r>
          </w:p>
        </w:tc>
        <w:tc>
          <w:tcPr>
            <w:tcW w:w="1816" w:type="dxa"/>
            <w:vAlign w:val="center"/>
          </w:tcPr>
          <w:p w14:paraId="78576011">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12byte</w:t>
            </w:r>
          </w:p>
        </w:tc>
        <w:tc>
          <w:tcPr>
            <w:tcW w:w="1855" w:type="dxa"/>
            <w:vAlign w:val="center"/>
          </w:tcPr>
          <w:p w14:paraId="59D2B804">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W/R</w:t>
            </w:r>
          </w:p>
        </w:tc>
      </w:tr>
      <w:tr w14:paraId="30863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111C08E5">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10</w:t>
            </w:r>
            <w:r>
              <w:rPr>
                <w:rFonts w:hint="eastAsia" w:ascii="阿里巴巴普惠体 2.0 45 Light" w:hAnsi="阿里巴巴普惠体 2.0 45 Light" w:eastAsia="阿里巴巴普惠体 2.0 45 Light" w:cs="阿里巴巴普惠体 2.0 45 Light"/>
                <w:sz w:val="18"/>
                <w:szCs w:val="18"/>
                <w:lang w:val="en-US" w:eastAsia="zh-CN"/>
              </w:rPr>
              <w:t>28</w:t>
            </w:r>
          </w:p>
          <w:p w14:paraId="6069CE2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(0x0404)</w:t>
            </w:r>
          </w:p>
        </w:tc>
        <w:tc>
          <w:tcPr>
            <w:tcW w:w="2777" w:type="dxa"/>
            <w:vAlign w:val="center"/>
          </w:tcPr>
          <w:p w14:paraId="3F8C127B">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各自由度的上电力控阈值设置值</w:t>
            </w:r>
          </w:p>
        </w:tc>
        <w:tc>
          <w:tcPr>
            <w:tcW w:w="1816" w:type="dxa"/>
            <w:vAlign w:val="center"/>
          </w:tcPr>
          <w:p w14:paraId="5A7EC833">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12byte</w:t>
            </w:r>
          </w:p>
        </w:tc>
        <w:tc>
          <w:tcPr>
            <w:tcW w:w="1855" w:type="dxa"/>
            <w:vAlign w:val="center"/>
          </w:tcPr>
          <w:p w14:paraId="625C7707">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W/R</w:t>
            </w:r>
          </w:p>
        </w:tc>
      </w:tr>
      <w:tr w14:paraId="055D4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51376A2C">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w:t>
            </w:r>
            <w:r>
              <w:rPr>
                <w:rFonts w:hint="eastAsia" w:ascii="阿里巴巴普惠体 2.0 45 Light" w:hAnsi="阿里巴巴普惠体 2.0 45 Light" w:eastAsia="阿里巴巴普惠体 2.0 45 Light" w:cs="阿里巴巴普惠体 2.0 45 Light"/>
                <w:sz w:val="18"/>
                <w:szCs w:val="18"/>
                <w:lang w:val="en-US" w:eastAsia="zh-CN"/>
              </w:rPr>
              <w:t>034</w:t>
            </w:r>
          </w:p>
          <w:p w14:paraId="6CC233C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(0x040A)</w:t>
            </w:r>
          </w:p>
        </w:tc>
        <w:tc>
          <w:tcPr>
            <w:tcW w:w="2777" w:type="dxa"/>
            <w:vAlign w:val="center"/>
          </w:tcPr>
          <w:p w14:paraId="521B8EF3">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各自由度的</w:t>
            </w:r>
            <w:r>
              <w:rPr>
                <w:rFonts w:hint="eastAsia" w:ascii="阿里巴巴普惠体 2.0 45 Light" w:hAnsi="阿里巴巴普惠体 2.0 45 Light" w:eastAsia="阿里巴巴普惠体 2.0 45 Light" w:cs="阿里巴巴普惠体 2.0 45 Light"/>
                <w:sz w:val="18"/>
                <w:szCs w:val="18"/>
                <w:lang w:eastAsia="zh-CN"/>
              </w:rPr>
              <w:t>电缸</w:t>
            </w:r>
            <w:r>
              <w:rPr>
                <w:rFonts w:hint="eastAsia" w:ascii="阿里巴巴普惠体 2.0 45 Light" w:hAnsi="阿里巴巴普惠体 2.0 45 Light" w:eastAsia="阿里巴巴普惠体 2.0 45 Light" w:cs="阿里巴巴普惠体 2.0 45 Light"/>
                <w:sz w:val="18"/>
                <w:szCs w:val="18"/>
              </w:rPr>
              <w:t>位置设置值</w:t>
            </w:r>
          </w:p>
        </w:tc>
        <w:tc>
          <w:tcPr>
            <w:tcW w:w="1816" w:type="dxa"/>
            <w:vAlign w:val="center"/>
          </w:tcPr>
          <w:p w14:paraId="17F76BB0">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12byte</w:t>
            </w:r>
          </w:p>
        </w:tc>
        <w:tc>
          <w:tcPr>
            <w:tcW w:w="1855" w:type="dxa"/>
            <w:vAlign w:val="center"/>
          </w:tcPr>
          <w:p w14:paraId="5D99E31B">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W/R</w:t>
            </w:r>
          </w:p>
        </w:tc>
      </w:tr>
      <w:tr w14:paraId="72E8F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707636A5">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w:t>
            </w:r>
            <w:r>
              <w:rPr>
                <w:rFonts w:hint="eastAsia" w:ascii="阿里巴巴普惠体 2.0 45 Light" w:hAnsi="阿里巴巴普惠体 2.0 45 Light" w:eastAsia="阿里巴巴普惠体 2.0 45 Light" w:cs="阿里巴巴普惠体 2.0 45 Light"/>
                <w:sz w:val="18"/>
                <w:szCs w:val="18"/>
                <w:lang w:val="en-US" w:eastAsia="zh-CN"/>
              </w:rPr>
              <w:t>040</w:t>
            </w:r>
          </w:p>
          <w:p w14:paraId="34F39EC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t>
            </w:r>
            <w:r>
              <w:rPr>
                <w:rFonts w:hint="eastAsia" w:ascii="阿里巴巴普惠体 2.0 45 Light" w:hAnsi="阿里巴巴普惠体 2.0 45 Light" w:eastAsia="阿里巴巴普惠体 2.0 45 Light" w:cs="阿里巴巴普惠体 2.0 45 Light"/>
                <w:sz w:val="18"/>
                <w:szCs w:val="18"/>
                <w:lang w:val="en-US" w:eastAsia="zh-CN"/>
              </w:rPr>
              <w:t>0x0410</w:t>
            </w:r>
            <w:r>
              <w:rPr>
                <w:rFonts w:hint="eastAsia" w:ascii="阿里巴巴普惠体 2.0 45 Light" w:hAnsi="阿里巴巴普惠体 2.0 45 Light" w:eastAsia="阿里巴巴普惠体 2.0 45 Light" w:cs="阿里巴巴普惠体 2.0 45 Light"/>
                <w:sz w:val="18"/>
                <w:szCs w:val="18"/>
              </w:rPr>
              <w:t>)</w:t>
            </w:r>
          </w:p>
        </w:tc>
        <w:tc>
          <w:tcPr>
            <w:tcW w:w="2777" w:type="dxa"/>
            <w:vAlign w:val="center"/>
          </w:tcPr>
          <w:p w14:paraId="46D58354">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各自由度的角度设置值</w:t>
            </w:r>
          </w:p>
        </w:tc>
        <w:tc>
          <w:tcPr>
            <w:tcW w:w="1816" w:type="dxa"/>
            <w:vAlign w:val="center"/>
          </w:tcPr>
          <w:p w14:paraId="38E4D832">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12byte</w:t>
            </w:r>
          </w:p>
        </w:tc>
        <w:tc>
          <w:tcPr>
            <w:tcW w:w="1855" w:type="dxa"/>
            <w:vAlign w:val="center"/>
          </w:tcPr>
          <w:p w14:paraId="19803324">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W/R</w:t>
            </w:r>
          </w:p>
        </w:tc>
      </w:tr>
      <w:tr w14:paraId="6B5F2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54C15BE2">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w:t>
            </w:r>
            <w:r>
              <w:rPr>
                <w:rFonts w:hint="eastAsia" w:ascii="阿里巴巴普惠体 2.0 45 Light" w:hAnsi="阿里巴巴普惠体 2.0 45 Light" w:eastAsia="阿里巴巴普惠体 2.0 45 Light" w:cs="阿里巴巴普惠体 2.0 45 Light"/>
                <w:sz w:val="18"/>
                <w:szCs w:val="18"/>
                <w:lang w:val="en-US" w:eastAsia="zh-CN"/>
              </w:rPr>
              <w:t>046</w:t>
            </w:r>
          </w:p>
          <w:p w14:paraId="1FA5E9B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(0x0416)</w:t>
            </w:r>
          </w:p>
        </w:tc>
        <w:tc>
          <w:tcPr>
            <w:tcW w:w="2777" w:type="dxa"/>
            <w:vAlign w:val="center"/>
          </w:tcPr>
          <w:p w14:paraId="164E2AF8">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各自由度的力控阈值设置值</w:t>
            </w:r>
          </w:p>
        </w:tc>
        <w:tc>
          <w:tcPr>
            <w:tcW w:w="1816" w:type="dxa"/>
            <w:vAlign w:val="center"/>
          </w:tcPr>
          <w:p w14:paraId="72F7868E">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12byte</w:t>
            </w:r>
          </w:p>
        </w:tc>
        <w:tc>
          <w:tcPr>
            <w:tcW w:w="1855" w:type="dxa"/>
            <w:vAlign w:val="center"/>
          </w:tcPr>
          <w:p w14:paraId="1CFCA070">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W/R</w:t>
            </w:r>
          </w:p>
        </w:tc>
      </w:tr>
      <w:tr w14:paraId="5B6D9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419BBAE8">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w:t>
            </w:r>
            <w:r>
              <w:rPr>
                <w:rFonts w:hint="eastAsia" w:ascii="阿里巴巴普惠体 2.0 45 Light" w:hAnsi="阿里巴巴普惠体 2.0 45 Light" w:eastAsia="阿里巴巴普惠体 2.0 45 Light" w:cs="阿里巴巴普惠体 2.0 45 Light"/>
                <w:sz w:val="18"/>
                <w:szCs w:val="18"/>
                <w:lang w:val="en-US" w:eastAsia="zh-CN"/>
              </w:rPr>
              <w:t>052</w:t>
            </w:r>
          </w:p>
          <w:p w14:paraId="610BCFE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(0x041C)</w:t>
            </w:r>
          </w:p>
        </w:tc>
        <w:tc>
          <w:tcPr>
            <w:tcW w:w="2777" w:type="dxa"/>
            <w:vAlign w:val="center"/>
          </w:tcPr>
          <w:p w14:paraId="02D23077">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各自由度的速度设置值</w:t>
            </w:r>
          </w:p>
        </w:tc>
        <w:tc>
          <w:tcPr>
            <w:tcW w:w="1816" w:type="dxa"/>
            <w:vAlign w:val="center"/>
          </w:tcPr>
          <w:p w14:paraId="71CB8607">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12byte</w:t>
            </w:r>
          </w:p>
        </w:tc>
        <w:tc>
          <w:tcPr>
            <w:tcW w:w="1855" w:type="dxa"/>
            <w:vAlign w:val="center"/>
          </w:tcPr>
          <w:p w14:paraId="28D7B913">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W/R</w:t>
            </w:r>
          </w:p>
        </w:tc>
      </w:tr>
      <w:tr w14:paraId="611F6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32D993D6">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w:t>
            </w:r>
            <w:r>
              <w:rPr>
                <w:rFonts w:hint="eastAsia" w:ascii="阿里巴巴普惠体 2.0 45 Light" w:hAnsi="阿里巴巴普惠体 2.0 45 Light" w:eastAsia="阿里巴巴普惠体 2.0 45 Light" w:cs="阿里巴巴普惠体 2.0 45 Light"/>
                <w:sz w:val="18"/>
                <w:szCs w:val="18"/>
                <w:lang w:val="en-US" w:eastAsia="zh-CN"/>
              </w:rPr>
              <w:t>058</w:t>
            </w:r>
          </w:p>
          <w:p w14:paraId="1665BC6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(0x0422)</w:t>
            </w:r>
          </w:p>
        </w:tc>
        <w:tc>
          <w:tcPr>
            <w:tcW w:w="2777" w:type="dxa"/>
            <w:vAlign w:val="center"/>
          </w:tcPr>
          <w:p w14:paraId="16768E70">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各自由度的</w:t>
            </w:r>
            <w:r>
              <w:rPr>
                <w:rFonts w:hint="eastAsia" w:ascii="阿里巴巴普惠体 2.0 45 Light" w:hAnsi="阿里巴巴普惠体 2.0 45 Light" w:eastAsia="阿里巴巴普惠体 2.0 45 Light" w:cs="阿里巴巴普惠体 2.0 45 Light"/>
                <w:sz w:val="18"/>
                <w:szCs w:val="18"/>
                <w:lang w:eastAsia="zh-CN"/>
              </w:rPr>
              <w:t>电缸</w:t>
            </w:r>
            <w:r>
              <w:rPr>
                <w:rFonts w:hint="eastAsia" w:ascii="阿里巴巴普惠体 2.0 45 Light" w:hAnsi="阿里巴巴普惠体 2.0 45 Light" w:eastAsia="阿里巴巴普惠体 2.0 45 Light" w:cs="阿里巴巴普惠体 2.0 45 Light"/>
                <w:sz w:val="18"/>
                <w:szCs w:val="18"/>
              </w:rPr>
              <w:t>位置实际值</w:t>
            </w:r>
          </w:p>
        </w:tc>
        <w:tc>
          <w:tcPr>
            <w:tcW w:w="1816" w:type="dxa"/>
            <w:vAlign w:val="center"/>
          </w:tcPr>
          <w:p w14:paraId="09409004">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12byte</w:t>
            </w:r>
          </w:p>
        </w:tc>
        <w:tc>
          <w:tcPr>
            <w:tcW w:w="1855" w:type="dxa"/>
            <w:vAlign w:val="center"/>
          </w:tcPr>
          <w:p w14:paraId="5234049E">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R</w:t>
            </w:r>
          </w:p>
        </w:tc>
      </w:tr>
      <w:tr w14:paraId="498B8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1DDF2FB3">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w:t>
            </w:r>
            <w:r>
              <w:rPr>
                <w:rFonts w:hint="eastAsia" w:ascii="阿里巴巴普惠体 2.0 45 Light" w:hAnsi="阿里巴巴普惠体 2.0 45 Light" w:eastAsia="阿里巴巴普惠体 2.0 45 Light" w:cs="阿里巴巴普惠体 2.0 45 Light"/>
                <w:sz w:val="18"/>
                <w:szCs w:val="18"/>
                <w:lang w:val="en-US" w:eastAsia="zh-CN"/>
              </w:rPr>
              <w:t>064</w:t>
            </w:r>
          </w:p>
          <w:p w14:paraId="08C4CCA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(0x0428)</w:t>
            </w:r>
          </w:p>
        </w:tc>
        <w:tc>
          <w:tcPr>
            <w:tcW w:w="2777" w:type="dxa"/>
            <w:vAlign w:val="center"/>
          </w:tcPr>
          <w:p w14:paraId="7A460C54">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各自由度的角度实际值</w:t>
            </w:r>
          </w:p>
        </w:tc>
        <w:tc>
          <w:tcPr>
            <w:tcW w:w="1816" w:type="dxa"/>
            <w:vAlign w:val="center"/>
          </w:tcPr>
          <w:p w14:paraId="553C8C84">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12byte</w:t>
            </w:r>
          </w:p>
        </w:tc>
        <w:tc>
          <w:tcPr>
            <w:tcW w:w="1855" w:type="dxa"/>
            <w:vAlign w:val="center"/>
          </w:tcPr>
          <w:p w14:paraId="26D94C8F">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R</w:t>
            </w:r>
          </w:p>
        </w:tc>
      </w:tr>
      <w:tr w14:paraId="29FAE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45409543">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w:t>
            </w:r>
            <w:r>
              <w:rPr>
                <w:rFonts w:hint="eastAsia" w:ascii="阿里巴巴普惠体 2.0 45 Light" w:hAnsi="阿里巴巴普惠体 2.0 45 Light" w:eastAsia="阿里巴巴普惠体 2.0 45 Light" w:cs="阿里巴巴普惠体 2.0 45 Light"/>
                <w:sz w:val="18"/>
                <w:szCs w:val="18"/>
                <w:lang w:val="en-US" w:eastAsia="zh-CN"/>
              </w:rPr>
              <w:t>070</w:t>
            </w:r>
          </w:p>
          <w:p w14:paraId="6A8E03A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(0x042E)</w:t>
            </w:r>
          </w:p>
        </w:tc>
        <w:tc>
          <w:tcPr>
            <w:tcW w:w="2777" w:type="dxa"/>
            <w:vAlign w:val="center"/>
          </w:tcPr>
          <w:p w14:paraId="19B70811">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各手指的实际受力</w:t>
            </w:r>
          </w:p>
        </w:tc>
        <w:tc>
          <w:tcPr>
            <w:tcW w:w="1816" w:type="dxa"/>
            <w:vAlign w:val="center"/>
          </w:tcPr>
          <w:p w14:paraId="6BD6CFC7">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12byte</w:t>
            </w:r>
          </w:p>
        </w:tc>
        <w:tc>
          <w:tcPr>
            <w:tcW w:w="1855" w:type="dxa"/>
            <w:vAlign w:val="center"/>
          </w:tcPr>
          <w:p w14:paraId="4F9E7930">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R</w:t>
            </w:r>
          </w:p>
        </w:tc>
      </w:tr>
      <w:tr w14:paraId="31BD5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1DFFF189">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w:t>
            </w:r>
            <w:r>
              <w:rPr>
                <w:rFonts w:hint="eastAsia" w:ascii="阿里巴巴普惠体 2.0 45 Light" w:hAnsi="阿里巴巴普惠体 2.0 45 Light" w:eastAsia="阿里巴巴普惠体 2.0 45 Light" w:cs="阿里巴巴普惠体 2.0 45 Light"/>
                <w:sz w:val="18"/>
                <w:szCs w:val="18"/>
                <w:lang w:val="en-US" w:eastAsia="zh-CN"/>
              </w:rPr>
              <w:t>076</w:t>
            </w:r>
          </w:p>
          <w:p w14:paraId="5A89A33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(0x0434)</w:t>
            </w:r>
          </w:p>
        </w:tc>
        <w:tc>
          <w:tcPr>
            <w:tcW w:w="2777" w:type="dxa"/>
            <w:vAlign w:val="center"/>
          </w:tcPr>
          <w:p w14:paraId="6C71C00D">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各自由度的</w:t>
            </w:r>
            <w:r>
              <w:rPr>
                <w:rFonts w:hint="eastAsia" w:ascii="阿里巴巴普惠体 2.0 45 Light" w:hAnsi="阿里巴巴普惠体 2.0 45 Light" w:eastAsia="阿里巴巴普惠体 2.0 45 Light" w:cs="阿里巴巴普惠体 2.0 45 Light"/>
                <w:sz w:val="18"/>
                <w:szCs w:val="18"/>
                <w:lang w:eastAsia="zh-CN"/>
              </w:rPr>
              <w:t>电缸</w:t>
            </w:r>
            <w:r>
              <w:rPr>
                <w:rFonts w:hint="eastAsia" w:ascii="阿里巴巴普惠体 2.0 45 Light" w:hAnsi="阿里巴巴普惠体 2.0 45 Light" w:eastAsia="阿里巴巴普惠体 2.0 45 Light" w:cs="阿里巴巴普惠体 2.0 45 Light"/>
                <w:sz w:val="18"/>
                <w:szCs w:val="18"/>
              </w:rPr>
              <w:t>的电流值</w:t>
            </w:r>
          </w:p>
        </w:tc>
        <w:tc>
          <w:tcPr>
            <w:tcW w:w="1816" w:type="dxa"/>
            <w:vAlign w:val="center"/>
          </w:tcPr>
          <w:p w14:paraId="2B3DC7B3">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12byte</w:t>
            </w:r>
          </w:p>
        </w:tc>
        <w:tc>
          <w:tcPr>
            <w:tcW w:w="1855" w:type="dxa"/>
            <w:vAlign w:val="center"/>
          </w:tcPr>
          <w:p w14:paraId="0C2B1DA6">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R</w:t>
            </w:r>
          </w:p>
        </w:tc>
      </w:tr>
      <w:tr w14:paraId="60E51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0716C69A">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w:t>
            </w:r>
            <w:r>
              <w:rPr>
                <w:rFonts w:hint="eastAsia" w:ascii="阿里巴巴普惠体 2.0 45 Light" w:hAnsi="阿里巴巴普惠体 2.0 45 Light" w:eastAsia="阿里巴巴普惠体 2.0 45 Light" w:cs="阿里巴巴普惠体 2.0 45 Light"/>
                <w:sz w:val="18"/>
                <w:szCs w:val="18"/>
                <w:lang w:val="en-US" w:eastAsia="zh-CN"/>
              </w:rPr>
              <w:t>082</w:t>
            </w:r>
          </w:p>
          <w:p w14:paraId="456C5C7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(0x043A)</w:t>
            </w:r>
          </w:p>
        </w:tc>
        <w:tc>
          <w:tcPr>
            <w:tcW w:w="2777" w:type="dxa"/>
            <w:vAlign w:val="center"/>
          </w:tcPr>
          <w:p w14:paraId="32A78BEC">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各自由度的</w:t>
            </w:r>
            <w:r>
              <w:rPr>
                <w:rFonts w:hint="eastAsia" w:ascii="阿里巴巴普惠体 2.0 45 Light" w:hAnsi="阿里巴巴普惠体 2.0 45 Light" w:eastAsia="阿里巴巴普惠体 2.0 45 Light" w:cs="阿里巴巴普惠体 2.0 45 Light"/>
                <w:sz w:val="18"/>
                <w:szCs w:val="18"/>
                <w:lang w:eastAsia="zh-CN"/>
              </w:rPr>
              <w:t>电缸</w:t>
            </w:r>
            <w:r>
              <w:rPr>
                <w:rFonts w:hint="eastAsia" w:ascii="阿里巴巴普惠体 2.0 45 Light" w:hAnsi="阿里巴巴普惠体 2.0 45 Light" w:eastAsia="阿里巴巴普惠体 2.0 45 Light" w:cs="阿里巴巴普惠体 2.0 45 Light"/>
                <w:sz w:val="18"/>
                <w:szCs w:val="18"/>
              </w:rPr>
              <w:t>的故障信息</w:t>
            </w:r>
          </w:p>
        </w:tc>
        <w:tc>
          <w:tcPr>
            <w:tcW w:w="1816" w:type="dxa"/>
            <w:vAlign w:val="center"/>
          </w:tcPr>
          <w:p w14:paraId="09680029">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12byte</w:t>
            </w:r>
          </w:p>
        </w:tc>
        <w:tc>
          <w:tcPr>
            <w:tcW w:w="1855" w:type="dxa"/>
            <w:vAlign w:val="center"/>
          </w:tcPr>
          <w:p w14:paraId="5823A66C">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R</w:t>
            </w:r>
          </w:p>
        </w:tc>
      </w:tr>
      <w:tr w14:paraId="24AEA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659E8E4E">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w:t>
            </w:r>
            <w:r>
              <w:rPr>
                <w:rFonts w:hint="eastAsia" w:ascii="阿里巴巴普惠体 2.0 45 Light" w:hAnsi="阿里巴巴普惠体 2.0 45 Light" w:eastAsia="阿里巴巴普惠体 2.0 45 Light" w:cs="阿里巴巴普惠体 2.0 45 Light"/>
                <w:sz w:val="18"/>
                <w:szCs w:val="18"/>
                <w:lang w:val="en-US" w:eastAsia="zh-CN"/>
              </w:rPr>
              <w:t>088</w:t>
            </w:r>
          </w:p>
          <w:p w14:paraId="133C28A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(0x0440)</w:t>
            </w:r>
          </w:p>
        </w:tc>
        <w:tc>
          <w:tcPr>
            <w:tcW w:w="2777" w:type="dxa"/>
            <w:vAlign w:val="center"/>
          </w:tcPr>
          <w:p w14:paraId="1A4C9DC2">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各自由度的状态信息</w:t>
            </w:r>
          </w:p>
        </w:tc>
        <w:tc>
          <w:tcPr>
            <w:tcW w:w="1816" w:type="dxa"/>
            <w:vAlign w:val="center"/>
          </w:tcPr>
          <w:p w14:paraId="1648155A">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12byte</w:t>
            </w:r>
          </w:p>
        </w:tc>
        <w:tc>
          <w:tcPr>
            <w:tcW w:w="1855" w:type="dxa"/>
            <w:vAlign w:val="center"/>
          </w:tcPr>
          <w:p w14:paraId="2B1A27E0">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R</w:t>
            </w:r>
          </w:p>
        </w:tc>
      </w:tr>
      <w:tr w14:paraId="6A2D6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2FB6ECCD">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w:t>
            </w:r>
            <w:r>
              <w:rPr>
                <w:rFonts w:hint="eastAsia" w:ascii="阿里巴巴普惠体 2.0 45 Light" w:hAnsi="阿里巴巴普惠体 2.0 45 Light" w:eastAsia="阿里巴巴普惠体 2.0 45 Light" w:cs="阿里巴巴普惠体 2.0 45 Light"/>
                <w:sz w:val="18"/>
                <w:szCs w:val="18"/>
                <w:lang w:val="en-US" w:eastAsia="zh-CN"/>
              </w:rPr>
              <w:t>094</w:t>
            </w:r>
          </w:p>
          <w:p w14:paraId="5D71FD5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(0x0446)</w:t>
            </w:r>
          </w:p>
        </w:tc>
        <w:tc>
          <w:tcPr>
            <w:tcW w:w="2777" w:type="dxa"/>
            <w:vAlign w:val="center"/>
          </w:tcPr>
          <w:p w14:paraId="73C8F826">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各自由度的</w:t>
            </w:r>
            <w:r>
              <w:rPr>
                <w:rFonts w:hint="eastAsia" w:ascii="阿里巴巴普惠体 2.0 45 Light" w:hAnsi="阿里巴巴普惠体 2.0 45 Light" w:eastAsia="阿里巴巴普惠体 2.0 45 Light" w:cs="阿里巴巴普惠体 2.0 45 Light"/>
                <w:sz w:val="18"/>
                <w:szCs w:val="18"/>
                <w:lang w:eastAsia="zh-CN"/>
              </w:rPr>
              <w:t>电缸</w:t>
            </w:r>
            <w:r>
              <w:rPr>
                <w:rFonts w:hint="eastAsia" w:ascii="阿里巴巴普惠体 2.0 45 Light" w:hAnsi="阿里巴巴普惠体 2.0 45 Light" w:eastAsia="阿里巴巴普惠体 2.0 45 Light" w:cs="阿里巴巴普惠体 2.0 45 Light"/>
                <w:sz w:val="18"/>
                <w:szCs w:val="18"/>
              </w:rPr>
              <w:t>的温度</w:t>
            </w:r>
          </w:p>
        </w:tc>
        <w:tc>
          <w:tcPr>
            <w:tcW w:w="1816" w:type="dxa"/>
            <w:vAlign w:val="center"/>
          </w:tcPr>
          <w:p w14:paraId="5927791A">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12byte</w:t>
            </w:r>
          </w:p>
        </w:tc>
        <w:tc>
          <w:tcPr>
            <w:tcW w:w="1855" w:type="dxa"/>
            <w:vAlign w:val="center"/>
          </w:tcPr>
          <w:p w14:paraId="100227FB">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R</w:t>
            </w:r>
          </w:p>
        </w:tc>
      </w:tr>
      <w:tr w14:paraId="3A9EC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324BEEF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1100</w:t>
            </w:r>
          </w:p>
          <w:p w14:paraId="226A708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(0x044C)</w:t>
            </w:r>
          </w:p>
        </w:tc>
        <w:tc>
          <w:tcPr>
            <w:tcW w:w="2777" w:type="dxa"/>
            <w:vAlign w:val="center"/>
          </w:tcPr>
          <w:p w14:paraId="51887AEF">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各手指运行模式设置</w:t>
            </w:r>
          </w:p>
        </w:tc>
        <w:tc>
          <w:tcPr>
            <w:tcW w:w="1816" w:type="dxa"/>
            <w:vAlign w:val="center"/>
          </w:tcPr>
          <w:p w14:paraId="27EB4EFA">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rPr>
              <w:t>12byte</w:t>
            </w:r>
          </w:p>
        </w:tc>
        <w:tc>
          <w:tcPr>
            <w:tcW w:w="1855" w:type="dxa"/>
            <w:vAlign w:val="center"/>
          </w:tcPr>
          <w:p w14:paraId="75ABA7C0">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W/R</w:t>
            </w:r>
          </w:p>
        </w:tc>
      </w:tr>
      <w:tr w14:paraId="6BFF4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55C7B14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1130</w:t>
            </w:r>
          </w:p>
          <w:p w14:paraId="1713453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(0x046A)</w:t>
            </w:r>
          </w:p>
        </w:tc>
        <w:tc>
          <w:tcPr>
            <w:tcW w:w="2777" w:type="dxa"/>
            <w:vAlign w:val="center"/>
          </w:tcPr>
          <w:p w14:paraId="5EE36998">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暂停</w:t>
            </w:r>
          </w:p>
          <w:p w14:paraId="1A0301AA">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(写1暂停使能，其他值无效)</w:t>
            </w:r>
          </w:p>
        </w:tc>
        <w:tc>
          <w:tcPr>
            <w:tcW w:w="1816" w:type="dxa"/>
            <w:vAlign w:val="center"/>
          </w:tcPr>
          <w:p w14:paraId="276FD8CD">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2byte</w:t>
            </w:r>
          </w:p>
        </w:tc>
        <w:tc>
          <w:tcPr>
            <w:tcW w:w="1855" w:type="dxa"/>
            <w:vAlign w:val="center"/>
          </w:tcPr>
          <w:p w14:paraId="3DBF8979">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W/R</w:t>
            </w:r>
          </w:p>
        </w:tc>
      </w:tr>
      <w:tr w14:paraId="5E797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3E01FC4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1131</w:t>
            </w:r>
          </w:p>
          <w:p w14:paraId="0E7B1C9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(0x046B)</w:t>
            </w:r>
          </w:p>
        </w:tc>
        <w:tc>
          <w:tcPr>
            <w:tcW w:w="2777" w:type="dxa"/>
            <w:vAlign w:val="center"/>
          </w:tcPr>
          <w:p w14:paraId="24EB26AC">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急停</w:t>
            </w:r>
          </w:p>
          <w:p w14:paraId="166A4CEB">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(写1急停使能，写其他值急停失效)</w:t>
            </w:r>
          </w:p>
        </w:tc>
        <w:tc>
          <w:tcPr>
            <w:tcW w:w="1816" w:type="dxa"/>
            <w:vAlign w:val="center"/>
          </w:tcPr>
          <w:p w14:paraId="1D0273BE">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2byte</w:t>
            </w:r>
          </w:p>
        </w:tc>
        <w:tc>
          <w:tcPr>
            <w:tcW w:w="1855" w:type="dxa"/>
            <w:vAlign w:val="center"/>
          </w:tcPr>
          <w:p w14:paraId="4DB33D06">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W/R</w:t>
            </w:r>
          </w:p>
        </w:tc>
      </w:tr>
      <w:tr w14:paraId="5F6D6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47616EE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2160</w:t>
            </w:r>
          </w:p>
          <w:p w14:paraId="7DD936D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(0x0870)</w:t>
            </w:r>
          </w:p>
        </w:tc>
        <w:tc>
          <w:tcPr>
            <w:tcW w:w="2777" w:type="dxa"/>
            <w:vAlign w:val="center"/>
          </w:tcPr>
          <w:p w14:paraId="435CF8AC">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动作序列号码设置</w:t>
            </w:r>
          </w:p>
        </w:tc>
        <w:tc>
          <w:tcPr>
            <w:tcW w:w="1816" w:type="dxa"/>
            <w:vAlign w:val="center"/>
          </w:tcPr>
          <w:p w14:paraId="2586FCCA">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2byte</w:t>
            </w:r>
          </w:p>
        </w:tc>
        <w:tc>
          <w:tcPr>
            <w:tcW w:w="1855" w:type="dxa"/>
            <w:vAlign w:val="center"/>
          </w:tcPr>
          <w:p w14:paraId="07B6604D">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W/R</w:t>
            </w:r>
          </w:p>
        </w:tc>
      </w:tr>
      <w:tr w14:paraId="5AA3C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530" w:type="dxa"/>
            <w:vAlign w:val="center"/>
          </w:tcPr>
          <w:p w14:paraId="3B3DDD1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2162</w:t>
            </w:r>
          </w:p>
          <w:p w14:paraId="7AF4A80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(0x0872)</w:t>
            </w:r>
          </w:p>
        </w:tc>
        <w:tc>
          <w:tcPr>
            <w:tcW w:w="2777" w:type="dxa"/>
            <w:vAlign w:val="center"/>
          </w:tcPr>
          <w:p w14:paraId="6D65A5C8">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动作序列运行标志</w:t>
            </w:r>
          </w:p>
        </w:tc>
        <w:tc>
          <w:tcPr>
            <w:tcW w:w="1816" w:type="dxa"/>
            <w:vAlign w:val="center"/>
          </w:tcPr>
          <w:p w14:paraId="5429B592">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2byte</w:t>
            </w:r>
          </w:p>
        </w:tc>
        <w:tc>
          <w:tcPr>
            <w:tcW w:w="1855" w:type="dxa"/>
            <w:vAlign w:val="center"/>
          </w:tcPr>
          <w:p w14:paraId="6AA0436E">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W/R</w:t>
            </w:r>
          </w:p>
        </w:tc>
      </w:tr>
    </w:tbl>
    <w:p w14:paraId="443339D0">
      <w:pPr>
        <w:pStyle w:val="5"/>
        <w:numPr>
          <w:ilvl w:val="-1"/>
          <w:numId w:val="0"/>
        </w:numPr>
        <w:ind w:left="0" w:firstLine="472" w:firstLineChars="200"/>
        <w:rPr>
          <w:rFonts w:hint="eastAsia" w:ascii="阿里巴巴普惠体 2.0 45 Light" w:hAnsi="阿里巴巴普惠体 2.0 45 Light" w:eastAsia="阿里巴巴普惠体 2.0 45 Light" w:cs="阿里巴巴普惠体 2.0 45 Light"/>
          <w:b/>
          <w:bCs/>
          <w:rPrChange w:id="3402" w:author="成成" w:date="2025-09-18T16:14:41Z">
            <w:rPr>
              <w:rFonts w:hint="eastAsia" w:ascii="阿里巴巴普惠体 2.0 45 Light" w:hAnsi="阿里巴巴普惠体 2.0 45 Light" w:eastAsia="阿里巴巴普惠体 2.0 45 Light" w:cs="阿里巴巴普惠体 2.0 45 Light"/>
            </w:rPr>
          </w:rPrChange>
        </w:rPr>
      </w:pPr>
      <w:bookmarkStart w:id="347" w:name="_Toc8648805"/>
      <w:bookmarkEnd w:id="347"/>
      <w:bookmarkStart w:id="348" w:name="_Toc10119505"/>
      <w:bookmarkEnd w:id="348"/>
      <w:bookmarkStart w:id="349" w:name="_Toc15454821"/>
      <w:bookmarkEnd w:id="349"/>
      <w:bookmarkStart w:id="350" w:name="_Toc8659797"/>
      <w:bookmarkEnd w:id="350"/>
      <w:bookmarkStart w:id="351" w:name="_Toc10104740"/>
      <w:bookmarkEnd w:id="351"/>
      <w:bookmarkStart w:id="352" w:name="_Toc12018380"/>
      <w:bookmarkEnd w:id="352"/>
      <w:bookmarkStart w:id="353" w:name="_Toc8659837"/>
      <w:bookmarkEnd w:id="353"/>
      <w:bookmarkStart w:id="354" w:name="_Toc19874781"/>
      <w:bookmarkEnd w:id="354"/>
      <w:bookmarkStart w:id="355" w:name="_Toc8648763"/>
      <w:bookmarkEnd w:id="355"/>
      <w:bookmarkStart w:id="356" w:name="_Toc19875652"/>
      <w:bookmarkEnd w:id="356"/>
      <w:bookmarkStart w:id="357" w:name="_Toc8723857"/>
      <w:bookmarkEnd w:id="357"/>
      <w:bookmarkStart w:id="358" w:name="_Toc478"/>
      <w:bookmarkStart w:id="359" w:name="_Toc31815"/>
      <w:bookmarkStart w:id="360" w:name="_Toc9022"/>
      <w:bookmarkStart w:id="361" w:name="_Toc3317"/>
      <w:bookmarkStart w:id="362" w:name="_Toc21939200"/>
      <w:bookmarkStart w:id="363" w:name="_Toc3679"/>
      <w:bookmarkStart w:id="364" w:name="_Toc24410"/>
      <w:bookmarkStart w:id="365" w:name="_Toc6376"/>
      <w:bookmarkStart w:id="366" w:name="_Toc4130"/>
      <w:bookmarkStart w:id="367" w:name="_Toc3821204"/>
      <w:bookmarkStart w:id="368" w:name="_Toc31297"/>
      <w:bookmarkStart w:id="369" w:name="_Toc797035"/>
      <w:bookmarkStart w:id="370" w:name="_Toc11660"/>
      <w:bookmarkStart w:id="371" w:name="_Toc200"/>
      <w:r>
        <w:rPr>
          <w:rFonts w:hint="eastAsia" w:ascii="阿里巴巴普惠体 2.0 45 Light" w:hAnsi="阿里巴巴普惠体 2.0 45 Light" w:eastAsia="阿里巴巴普惠体 2.0 45 Light" w:cs="阿里巴巴普惠体 2.0 45 Light"/>
          <w:lang w:val="en-US" w:eastAsia="zh-CN"/>
        </w:rPr>
        <w:t xml:space="preserve">2.5.1 </w:t>
      </w:r>
      <w:r>
        <w:rPr>
          <w:rFonts w:hint="eastAsia" w:ascii="阿里巴巴普惠体 2.0 45 Light" w:hAnsi="阿里巴巴普惠体 2.0 45 Light" w:eastAsia="阿里巴巴普惠体 2.0 45 Light" w:cs="阿里巴巴普惠体 2.0 45 Light"/>
          <w:b/>
          <w:bCs/>
          <w:rPrChange w:id="3403" w:author="成成" w:date="2025-09-18T16:14:41Z">
            <w:rPr>
              <w:rFonts w:hint="eastAsia" w:ascii="阿里巴巴普惠体 2.0 45 Light" w:hAnsi="阿里巴巴普惠体 2.0 45 Light" w:eastAsia="阿里巴巴普惠体 2.0 45 Light" w:cs="阿里巴巴普惠体 2.0 45 Light"/>
            </w:rPr>
          </w:rPrChange>
        </w:rPr>
        <w:t>灵巧手ID号</w:t>
      </w:r>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p>
    <w:p w14:paraId="740EE236">
      <w:pPr>
        <w:pStyle w:val="12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默认值 1,范围:1-254,可保存。</w:t>
      </w:r>
    </w:p>
    <w:p w14:paraId="237EAFF3">
      <w:pPr>
        <w:pStyle w:val="12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当一条总线上连接多只灵巧手时，需要给每一只灵巧手分配不同ID号。</w:t>
      </w:r>
    </w:p>
    <w:p w14:paraId="6328E07A">
      <w:pPr>
        <w:pStyle w:val="5"/>
        <w:numPr>
          <w:ilvl w:val="-1"/>
          <w:numId w:val="0"/>
        </w:numPr>
        <w:ind w:left="397" w:firstLine="0"/>
        <w:rPr>
          <w:rFonts w:hint="eastAsia" w:ascii="阿里巴巴普惠体 2.0 45 Light" w:hAnsi="阿里巴巴普惠体 2.0 45 Light" w:eastAsia="阿里巴巴普惠体 2.0 45 Light" w:cs="阿里巴巴普惠体 2.0 45 Light"/>
        </w:rPr>
      </w:pPr>
      <w:bookmarkStart w:id="372" w:name="_Toc5482"/>
      <w:bookmarkStart w:id="373" w:name="_Toc4797"/>
      <w:bookmarkStart w:id="374" w:name="_Toc29974"/>
      <w:bookmarkStart w:id="375" w:name="_Toc10270"/>
      <w:bookmarkStart w:id="376" w:name="_Toc12947"/>
      <w:bookmarkStart w:id="377" w:name="_Toc29006"/>
      <w:bookmarkStart w:id="378" w:name="_Toc3821205"/>
      <w:bookmarkStart w:id="379" w:name="_Toc797036"/>
      <w:bookmarkStart w:id="380" w:name="_Toc11985"/>
      <w:bookmarkStart w:id="381" w:name="_Toc13176"/>
      <w:bookmarkStart w:id="382" w:name="_Toc21939201"/>
      <w:bookmarkStart w:id="383" w:name="_Toc5055"/>
      <w:bookmarkStart w:id="384" w:name="_Toc8621"/>
      <w:bookmarkStart w:id="385" w:name="_Toc24730"/>
      <w:r>
        <w:rPr>
          <w:rFonts w:hint="eastAsia" w:ascii="阿里巴巴普惠体 2.0 45 Light" w:hAnsi="阿里巴巴普惠体 2.0 45 Light" w:eastAsia="阿里巴巴普惠体 2.0 45 Light" w:cs="阿里巴巴普惠体 2.0 45 Light"/>
          <w:lang w:val="en-US" w:eastAsia="zh-CN"/>
        </w:rPr>
        <w:t xml:space="preserve">2.5.2 </w:t>
      </w:r>
      <w:r>
        <w:rPr>
          <w:rFonts w:hint="eastAsia" w:ascii="阿里巴巴普惠体 2.0 45 Light" w:hAnsi="阿里巴巴普惠体 2.0 45 Light" w:eastAsia="阿里巴巴普惠体 2.0 45 Light" w:cs="阿里巴巴普惠体 2.0 45 Light"/>
          <w:b/>
          <w:bCs/>
          <w:rPrChange w:id="3404" w:author="成成" w:date="2025-09-18T16:14:47Z">
            <w:rPr>
              <w:rFonts w:hint="eastAsia" w:ascii="阿里巴巴普惠体 2.0 45 Light" w:hAnsi="阿里巴巴普惠体 2.0 45 Light" w:eastAsia="阿里巴巴普惠体 2.0 45 Light" w:cs="阿里巴巴普惠体 2.0 45 Light"/>
            </w:rPr>
          </w:rPrChange>
        </w:rPr>
        <w:t>波特率设置</w:t>
      </w:r>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p>
    <w:p w14:paraId="25EAA4EB">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默认值 0,范围:0-</w:t>
      </w:r>
      <w:r>
        <w:rPr>
          <w:rFonts w:hint="eastAsia" w:ascii="阿里巴巴普惠体 2.0 45 Light" w:hAnsi="阿里巴巴普惠体 2.0 45 Light" w:eastAsia="阿里巴巴普惠体 2.0 45 Light" w:cs="阿里巴巴普惠体 2.0 45 Light"/>
          <w:lang w:val="en-US" w:eastAsia="zh-CN"/>
        </w:rPr>
        <w:t>3</w:t>
      </w:r>
      <w:r>
        <w:rPr>
          <w:rFonts w:hint="eastAsia" w:ascii="阿里巴巴普惠体 2.0 45 Light" w:hAnsi="阿里巴巴普惠体 2.0 45 Light" w:eastAsia="阿里巴巴普惠体 2.0 45 Light" w:cs="阿里巴巴普惠体 2.0 45 Light"/>
        </w:rPr>
        <w:t>,可保存。</w:t>
      </w:r>
    </w:p>
    <w:p w14:paraId="09D785A3">
      <w:pPr>
        <w:pStyle w:val="32"/>
        <w:ind w:firstLine="47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485接口：</w:t>
      </w:r>
    </w:p>
    <w:p w14:paraId="570F24F8">
      <w:pPr>
        <w:pStyle w:val="32"/>
        <w:ind w:firstLine="47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0:波特率115200</w:t>
      </w:r>
      <w:r>
        <w:rPr>
          <w:rFonts w:hint="eastAsia" w:ascii="阿里巴巴普惠体 2.0 45 Light" w:hAnsi="阿里巴巴普惠体 2.0 45 Light" w:eastAsia="阿里巴巴普惠体 2.0 45 Light" w:cs="阿里巴巴普惠体 2.0 45 Light"/>
          <w:lang w:val="en-US" w:eastAsia="zh-CN"/>
        </w:rPr>
        <w:t>bps</w:t>
      </w:r>
    </w:p>
    <w:p w14:paraId="4F8785B9">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1:波特率57600</w:t>
      </w:r>
      <w:r>
        <w:rPr>
          <w:rFonts w:hint="eastAsia" w:ascii="阿里巴巴普惠体 2.0 45 Light" w:hAnsi="阿里巴巴普惠体 2.0 45 Light" w:eastAsia="阿里巴巴普惠体 2.0 45 Light" w:cs="阿里巴巴普惠体 2.0 45 Light"/>
          <w:lang w:val="en-US" w:eastAsia="zh-CN"/>
        </w:rPr>
        <w:t>bps</w:t>
      </w:r>
    </w:p>
    <w:p w14:paraId="1A97DE77">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2:波特率19200</w:t>
      </w:r>
      <w:r>
        <w:rPr>
          <w:rFonts w:hint="eastAsia" w:ascii="阿里巴巴普惠体 2.0 45 Light" w:hAnsi="阿里巴巴普惠体 2.0 45 Light" w:eastAsia="阿里巴巴普惠体 2.0 45 Light" w:cs="阿里巴巴普惠体 2.0 45 Light"/>
          <w:lang w:val="en-US" w:eastAsia="zh-CN"/>
        </w:rPr>
        <w:t>bps</w:t>
      </w:r>
    </w:p>
    <w:p w14:paraId="0E8A40FC">
      <w:pPr>
        <w:pStyle w:val="32"/>
        <w:ind w:firstLine="47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w:t>
      </w:r>
      <w:r>
        <w:rPr>
          <w:rFonts w:hint="eastAsia" w:ascii="阿里巴巴普惠体 2.0 45 Light" w:hAnsi="阿里巴巴普惠体 2.0 45 Light" w:eastAsia="阿里巴巴普惠体 2.0 45 Light" w:cs="阿里巴巴普惠体 2.0 45 Light"/>
        </w:rPr>
        <w:t>:波特率</w:t>
      </w:r>
      <w:r>
        <w:rPr>
          <w:rFonts w:hint="eastAsia" w:ascii="阿里巴巴普惠体 2.0 45 Light" w:hAnsi="阿里巴巴普惠体 2.0 45 Light" w:eastAsia="阿里巴巴普惠体 2.0 45 Light" w:cs="阿里巴巴普惠体 2.0 45 Light"/>
          <w:lang w:val="en-US" w:eastAsia="zh-CN"/>
        </w:rPr>
        <w:t>921600bps</w:t>
      </w:r>
    </w:p>
    <w:p w14:paraId="3735082A">
      <w:pPr>
        <w:pStyle w:val="32"/>
        <w:ind w:firstLine="47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CAN2.0/CANFD接口：</w:t>
      </w:r>
    </w:p>
    <w:p w14:paraId="5602549A">
      <w:pPr>
        <w:pStyle w:val="32"/>
        <w:ind w:firstLine="47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CANFD接口 0:波特率 1M（80%）5M（80%）</w:t>
      </w:r>
    </w:p>
    <w:p w14:paraId="76C7AB23">
      <w:pPr>
        <w:pStyle w:val="32"/>
        <w:ind w:firstLine="47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CANFD接口 1:波特率 1M（80%）2M（80%）</w:t>
      </w:r>
    </w:p>
    <w:p w14:paraId="2EFC716C">
      <w:pPr>
        <w:pStyle w:val="32"/>
        <w:ind w:firstLine="47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CAN2.0接口 2:波特率500Kbps</w:t>
      </w:r>
    </w:p>
    <w:p w14:paraId="57DC4C4E">
      <w:pPr>
        <w:pStyle w:val="32"/>
        <w:ind w:firstLine="47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CAN2.0接口 3:波特率1000Kbps</w:t>
      </w:r>
    </w:p>
    <w:p w14:paraId="5474F4A4">
      <w:pPr>
        <w:pStyle w:val="5"/>
        <w:numPr>
          <w:ilvl w:val="-1"/>
          <w:numId w:val="0"/>
        </w:numPr>
        <w:ind w:left="397" w:firstLine="0"/>
        <w:rPr>
          <w:rFonts w:hint="eastAsia" w:ascii="阿里巴巴普惠体 2.0 45 Light" w:hAnsi="阿里巴巴普惠体 2.0 45 Light" w:eastAsia="阿里巴巴普惠体 2.0 45 Light" w:cs="阿里巴巴普惠体 2.0 45 Light"/>
          <w:b/>
          <w:bCs/>
          <w:rPrChange w:id="3405" w:author="成成" w:date="2025-09-18T16:14:49Z">
            <w:rPr>
              <w:rFonts w:hint="eastAsia" w:ascii="阿里巴巴普惠体 2.0 45 Light" w:hAnsi="阿里巴巴普惠体 2.0 45 Light" w:eastAsia="阿里巴巴普惠体 2.0 45 Light" w:cs="阿里巴巴普惠体 2.0 45 Light"/>
            </w:rPr>
          </w:rPrChange>
        </w:rPr>
      </w:pPr>
      <w:bookmarkStart w:id="386" w:name="_Toc23774"/>
      <w:bookmarkStart w:id="387" w:name="_Toc7353"/>
      <w:bookmarkStart w:id="388" w:name="_Toc30151"/>
      <w:bookmarkStart w:id="389" w:name="_Toc27160"/>
      <w:bookmarkStart w:id="390" w:name="_Toc13584"/>
      <w:bookmarkStart w:id="391" w:name="_Toc797038"/>
      <w:bookmarkStart w:id="392" w:name="_Toc8881"/>
      <w:bookmarkStart w:id="393" w:name="_Toc7197"/>
      <w:bookmarkStart w:id="394" w:name="_Toc21939202"/>
      <w:bookmarkStart w:id="395" w:name="_Toc30187"/>
      <w:bookmarkStart w:id="396" w:name="_Toc11420"/>
      <w:bookmarkStart w:id="397" w:name="_Toc15891"/>
      <w:bookmarkStart w:id="398" w:name="_Toc3821208"/>
      <w:bookmarkStart w:id="399" w:name="_Toc23031"/>
      <w:r>
        <w:rPr>
          <w:rFonts w:hint="eastAsia" w:ascii="阿里巴巴普惠体 2.0 45 Light" w:hAnsi="阿里巴巴普惠体 2.0 45 Light" w:eastAsia="阿里巴巴普惠体 2.0 45 Light" w:cs="阿里巴巴普惠体 2.0 45 Light"/>
          <w:lang w:val="en-US" w:eastAsia="zh-CN"/>
        </w:rPr>
        <w:t xml:space="preserve">2.5.3 </w:t>
      </w:r>
      <w:r>
        <w:rPr>
          <w:rFonts w:hint="eastAsia" w:ascii="阿里巴巴普惠体 2.0 45 Light" w:hAnsi="阿里巴巴普惠体 2.0 45 Light" w:eastAsia="阿里巴巴普惠体 2.0 45 Light" w:cs="阿里巴巴普惠体 2.0 45 Light"/>
          <w:b/>
          <w:bCs/>
          <w:rPrChange w:id="3406" w:author="成成" w:date="2025-09-18T16:14:49Z">
            <w:rPr>
              <w:rFonts w:hint="eastAsia" w:ascii="阿里巴巴普惠体 2.0 45 Light" w:hAnsi="阿里巴巴普惠体 2.0 45 Light" w:eastAsia="阿里巴巴普惠体 2.0 45 Light" w:cs="阿里巴巴普惠体 2.0 45 Light"/>
            </w:rPr>
          </w:rPrChange>
        </w:rPr>
        <w:t>清除错误</w:t>
      </w:r>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p>
    <w:p w14:paraId="20C1D634">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默认值 0 范围0-1 不可保存</w:t>
      </w:r>
    </w:p>
    <w:p w14:paraId="7CA38FFC">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写入1后，灵巧手将清除可清除的故障(</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的堵转故障、过流故障、异常故障以及通讯故障)。</w:t>
      </w:r>
    </w:p>
    <w:p w14:paraId="23EFCEB7">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注意：</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的过温故障是不可清除故障，当温度回落后，故障会自动清除。</w:t>
      </w:r>
    </w:p>
    <w:p w14:paraId="71EADE24">
      <w:pPr>
        <w:pStyle w:val="5"/>
        <w:numPr>
          <w:ilvl w:val="-1"/>
          <w:numId w:val="0"/>
        </w:numPr>
        <w:ind w:left="397" w:firstLine="0"/>
        <w:rPr>
          <w:rFonts w:hint="eastAsia" w:ascii="阿里巴巴普惠体 2.0 45 Light" w:hAnsi="阿里巴巴普惠体 2.0 45 Light" w:eastAsia="阿里巴巴普惠体 2.0 45 Light" w:cs="阿里巴巴普惠体 2.0 45 Light"/>
          <w:b/>
          <w:bCs/>
          <w:rPrChange w:id="3407" w:author="成成" w:date="2025-09-18T16:14:53Z">
            <w:rPr>
              <w:rFonts w:hint="eastAsia" w:ascii="阿里巴巴普惠体 2.0 45 Light" w:hAnsi="阿里巴巴普惠体 2.0 45 Light" w:eastAsia="阿里巴巴普惠体 2.0 45 Light" w:cs="阿里巴巴普惠体 2.0 45 Light"/>
            </w:rPr>
          </w:rPrChange>
        </w:rPr>
      </w:pPr>
      <w:bookmarkStart w:id="400" w:name="_Toc3821209"/>
      <w:bookmarkStart w:id="401" w:name="_Toc23693"/>
      <w:bookmarkStart w:id="402" w:name="_Toc19047"/>
      <w:bookmarkStart w:id="403" w:name="_Toc24560"/>
      <w:bookmarkStart w:id="404" w:name="_Toc797039"/>
      <w:bookmarkStart w:id="405" w:name="_Toc7026"/>
      <w:bookmarkStart w:id="406" w:name="_Toc21939203"/>
      <w:bookmarkStart w:id="407" w:name="_Toc27911"/>
      <w:bookmarkStart w:id="408" w:name="_Toc13325"/>
      <w:bookmarkStart w:id="409" w:name="_Toc11037"/>
      <w:bookmarkStart w:id="410" w:name="_Toc28675"/>
      <w:bookmarkStart w:id="411" w:name="_Toc31617"/>
      <w:bookmarkStart w:id="412" w:name="_Toc18677"/>
      <w:bookmarkStart w:id="413" w:name="_Toc24550"/>
      <w:r>
        <w:rPr>
          <w:rFonts w:hint="eastAsia" w:ascii="阿里巴巴普惠体 2.0 45 Light" w:hAnsi="阿里巴巴普惠体 2.0 45 Light" w:eastAsia="阿里巴巴普惠体 2.0 45 Light" w:cs="阿里巴巴普惠体 2.0 45 Light"/>
          <w:lang w:val="en-US" w:eastAsia="zh-CN"/>
        </w:rPr>
        <w:t>2.5.4</w:t>
      </w:r>
      <w:r>
        <w:rPr>
          <w:rFonts w:hint="eastAsia" w:ascii="阿里巴巴普惠体 2.0 45 Light" w:hAnsi="阿里巴巴普惠体 2.0 45 Light" w:eastAsia="阿里巴巴普惠体 2.0 45 Light" w:cs="阿里巴巴普惠体 2.0 45 Light"/>
          <w:b/>
          <w:bCs/>
          <w:lang w:val="en-US" w:eastAsia="zh-CN"/>
          <w:rPrChange w:id="3408" w:author="成成" w:date="2025-09-18T16:14:53Z">
            <w:rPr>
              <w:rFonts w:hint="eastAsia" w:ascii="阿里巴巴普惠体 2.0 45 Light" w:hAnsi="阿里巴巴普惠体 2.0 45 Light" w:eastAsia="阿里巴巴普惠体 2.0 45 Light" w:cs="阿里巴巴普惠体 2.0 45 Light"/>
              <w:lang w:val="en-US" w:eastAsia="zh-CN"/>
            </w:rPr>
          </w:rPrChange>
        </w:rPr>
        <w:t xml:space="preserve"> </w:t>
      </w:r>
      <w:r>
        <w:rPr>
          <w:rFonts w:hint="eastAsia" w:ascii="阿里巴巴普惠体 2.0 45 Light" w:hAnsi="阿里巴巴普惠体 2.0 45 Light" w:eastAsia="阿里巴巴普惠体 2.0 45 Light" w:cs="阿里巴巴普惠体 2.0 45 Light"/>
          <w:b/>
          <w:bCs/>
          <w:rPrChange w:id="3409" w:author="成成" w:date="2025-09-18T16:14:53Z">
            <w:rPr>
              <w:rFonts w:hint="eastAsia" w:ascii="阿里巴巴普惠体 2.0 45 Light" w:hAnsi="阿里巴巴普惠体 2.0 45 Light" w:eastAsia="阿里巴巴普惠体 2.0 45 Light" w:cs="阿里巴巴普惠体 2.0 45 Light"/>
            </w:rPr>
          </w:rPrChange>
        </w:rPr>
        <w:t>保存参数</w:t>
      </w:r>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p>
    <w:p w14:paraId="5A1D8073">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默认值 0 范围0-1 不可保存</w:t>
      </w:r>
    </w:p>
    <w:p w14:paraId="314E9EEA">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写入1后，灵巧手将当前参数写入flash，断电后参数不丢失。</w:t>
      </w:r>
    </w:p>
    <w:p w14:paraId="6F1B3D56">
      <w:pPr>
        <w:pStyle w:val="5"/>
        <w:numPr>
          <w:ilvl w:val="-1"/>
          <w:numId w:val="0"/>
        </w:numPr>
        <w:ind w:left="397" w:firstLine="0"/>
        <w:rPr>
          <w:rFonts w:hint="eastAsia" w:ascii="阿里巴巴普惠体 2.0 45 Light" w:hAnsi="阿里巴巴普惠体 2.0 45 Light" w:eastAsia="阿里巴巴普惠体 2.0 45 Light" w:cs="阿里巴巴普惠体 2.0 45 Light"/>
          <w:b/>
          <w:bCs/>
          <w:rPrChange w:id="3410" w:author="成成" w:date="2025-09-18T16:14:57Z">
            <w:rPr>
              <w:rFonts w:hint="eastAsia" w:ascii="阿里巴巴普惠体 2.0 45 Light" w:hAnsi="阿里巴巴普惠体 2.0 45 Light" w:eastAsia="阿里巴巴普惠体 2.0 45 Light" w:cs="阿里巴巴普惠体 2.0 45 Light"/>
            </w:rPr>
          </w:rPrChange>
        </w:rPr>
      </w:pPr>
      <w:bookmarkStart w:id="414" w:name="_Toc10417"/>
      <w:bookmarkStart w:id="415" w:name="_Toc29883"/>
      <w:bookmarkStart w:id="416" w:name="_Toc12360"/>
      <w:bookmarkStart w:id="417" w:name="_Toc2770"/>
      <w:bookmarkStart w:id="418" w:name="_Toc29838"/>
      <w:bookmarkStart w:id="419" w:name="_Toc3821210"/>
      <w:bookmarkStart w:id="420" w:name="_Toc27930"/>
      <w:bookmarkStart w:id="421" w:name="_Toc797040"/>
      <w:bookmarkStart w:id="422" w:name="_Toc21939204"/>
      <w:bookmarkStart w:id="423" w:name="_Toc11058"/>
      <w:bookmarkStart w:id="424" w:name="_Toc27742"/>
      <w:bookmarkStart w:id="425" w:name="_Toc2231"/>
      <w:bookmarkStart w:id="426" w:name="_Toc2664"/>
      <w:bookmarkStart w:id="427" w:name="_Toc18277"/>
      <w:r>
        <w:rPr>
          <w:rFonts w:hint="eastAsia" w:ascii="阿里巴巴普惠体 2.0 45 Light" w:hAnsi="阿里巴巴普惠体 2.0 45 Light" w:eastAsia="阿里巴巴普惠体 2.0 45 Light" w:cs="阿里巴巴普惠体 2.0 45 Light"/>
          <w:lang w:val="en-US" w:eastAsia="zh-CN"/>
        </w:rPr>
        <w:t xml:space="preserve">2.5.5 </w:t>
      </w:r>
      <w:r>
        <w:rPr>
          <w:rFonts w:hint="eastAsia" w:ascii="阿里巴巴普惠体 2.0 45 Light" w:hAnsi="阿里巴巴普惠体 2.0 45 Light" w:eastAsia="阿里巴巴普惠体 2.0 45 Light" w:cs="阿里巴巴普惠体 2.0 45 Light"/>
          <w:b/>
          <w:bCs/>
          <w:rPrChange w:id="3411" w:author="成成" w:date="2025-09-18T16:14:57Z">
            <w:rPr>
              <w:rFonts w:hint="eastAsia" w:ascii="阿里巴巴普惠体 2.0 45 Light" w:hAnsi="阿里巴巴普惠体 2.0 45 Light" w:eastAsia="阿里巴巴普惠体 2.0 45 Light" w:cs="阿里巴巴普惠体 2.0 45 Light"/>
            </w:rPr>
          </w:rPrChange>
        </w:rPr>
        <w:t>恢复出厂设置</w:t>
      </w:r>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p>
    <w:p w14:paraId="04C25AF3">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默认值 0 范围0-1 不可保存</w:t>
      </w:r>
    </w:p>
    <w:p w14:paraId="382C9AD3">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写入1后，灵巧手的参数将恢复为出厂设置参数。</w:t>
      </w:r>
    </w:p>
    <w:p w14:paraId="41CD4237">
      <w:pPr>
        <w:pStyle w:val="5"/>
        <w:numPr>
          <w:ilvl w:val="-1"/>
          <w:numId w:val="0"/>
        </w:numPr>
        <w:ind w:left="397" w:firstLine="0"/>
        <w:rPr>
          <w:rFonts w:hint="eastAsia" w:ascii="阿里巴巴普惠体 2.0 45 Light" w:hAnsi="阿里巴巴普惠体 2.0 45 Light" w:eastAsia="阿里巴巴普惠体 2.0 45 Light" w:cs="阿里巴巴普惠体 2.0 45 Light"/>
          <w:b/>
          <w:bCs/>
          <w:rPrChange w:id="3412" w:author="成成" w:date="2025-09-18T16:14:59Z">
            <w:rPr>
              <w:rFonts w:hint="eastAsia" w:ascii="阿里巴巴普惠体 2.0 45 Light" w:hAnsi="阿里巴巴普惠体 2.0 45 Light" w:eastAsia="阿里巴巴普惠体 2.0 45 Light" w:cs="阿里巴巴普惠体 2.0 45 Light"/>
            </w:rPr>
          </w:rPrChange>
        </w:rPr>
      </w:pPr>
      <w:bookmarkStart w:id="428" w:name="_Toc11164"/>
      <w:bookmarkStart w:id="429" w:name="_Toc6209"/>
      <w:bookmarkStart w:id="430" w:name="_Toc10560"/>
      <w:bookmarkStart w:id="431" w:name="_Toc16113"/>
      <w:bookmarkStart w:id="432" w:name="_Toc8405"/>
      <w:bookmarkStart w:id="433" w:name="_Toc25281"/>
      <w:bookmarkStart w:id="434" w:name="_Toc4215"/>
      <w:bookmarkStart w:id="435" w:name="_Toc10933"/>
      <w:bookmarkStart w:id="436" w:name="_Toc17243"/>
      <w:bookmarkStart w:id="437" w:name="_Toc20092"/>
      <w:bookmarkStart w:id="438" w:name="_Toc21939205"/>
      <w:bookmarkStart w:id="439" w:name="_Toc19182"/>
      <w:r>
        <w:rPr>
          <w:rFonts w:hint="eastAsia" w:ascii="阿里巴巴普惠体 2.0 45 Light" w:hAnsi="阿里巴巴普惠体 2.0 45 Light" w:eastAsia="阿里巴巴普惠体 2.0 45 Light" w:cs="阿里巴巴普惠体 2.0 45 Light"/>
          <w:lang w:val="en-US" w:eastAsia="zh-CN"/>
        </w:rPr>
        <w:t>2.5.6</w:t>
      </w:r>
      <w:r>
        <w:rPr>
          <w:rFonts w:hint="eastAsia" w:ascii="阿里巴巴普惠体 2.0 45 Light" w:hAnsi="阿里巴巴普惠体 2.0 45 Light" w:eastAsia="阿里巴巴普惠体 2.0 45 Light" w:cs="阿里巴巴普惠体 2.0 45 Light"/>
          <w:b/>
          <w:bCs/>
          <w:rPrChange w:id="3413" w:author="成成" w:date="2025-09-18T16:14:59Z">
            <w:rPr>
              <w:rFonts w:hint="eastAsia" w:ascii="阿里巴巴普惠体 2.0 45 Light" w:hAnsi="阿里巴巴普惠体 2.0 45 Light" w:eastAsia="阿里巴巴普惠体 2.0 45 Light" w:cs="阿里巴巴普惠体 2.0 45 Light"/>
            </w:rPr>
          </w:rPrChange>
        </w:rPr>
        <w:t>力传感器校准</w:t>
      </w:r>
      <w:bookmarkEnd w:id="428"/>
      <w:bookmarkEnd w:id="429"/>
      <w:bookmarkEnd w:id="430"/>
      <w:bookmarkEnd w:id="431"/>
      <w:bookmarkEnd w:id="432"/>
      <w:bookmarkEnd w:id="433"/>
      <w:bookmarkEnd w:id="434"/>
      <w:bookmarkEnd w:id="435"/>
      <w:bookmarkEnd w:id="436"/>
      <w:bookmarkEnd w:id="437"/>
      <w:bookmarkEnd w:id="438"/>
      <w:bookmarkEnd w:id="439"/>
    </w:p>
    <w:p w14:paraId="7DC41AA2">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当用户设置参数为1时，灵巧手启动力传感器校准过程，校准过程持续6秒，首先五指完全张开，然后四指（小拇指、无名指、中指、食指）弯曲，然后四指张开，大拇指弯曲，最后大拇指展开。</w:t>
      </w:r>
    </w:p>
    <w:p w14:paraId="78F80E21">
      <w:pPr>
        <w:pStyle w:val="32"/>
        <w:ind w:left="0" w:leftChars="0" w:firstLine="708" w:firstLineChars="300"/>
        <w:rPr>
          <w:rFonts w:hint="eastAsia" w:ascii="阿里巴巴普惠体 2.0 45 Light" w:hAnsi="阿里巴巴普惠体 2.0 45 Light" w:eastAsia="阿里巴巴普惠体 2.0 45 Light" w:cs="阿里巴巴普惠体 2.0 45 Light"/>
          <w:b/>
          <w:bCs/>
          <w:color w:val="FF0000"/>
        </w:rPr>
      </w:pPr>
      <w:r>
        <w:rPr>
          <w:rFonts w:hint="eastAsia" w:ascii="阿里巴巴普惠体 2.0 45 Light" w:hAnsi="阿里巴巴普惠体 2.0 45 Light" w:eastAsia="阿里巴巴普惠体 2.0 45 Light" w:cs="阿里巴巴普惠体 2.0 45 Light"/>
          <w:b/>
          <w:bCs/>
          <w:color w:val="FF0000"/>
        </w:rPr>
        <w:t>注意：校准过程必须要保证灵巧手处于空载状态，即手指不能接触任何物体</w:t>
      </w:r>
      <w:ins w:id="3414" w:author="成成" w:date="2025-09-17T10:43:55Z">
        <w:r>
          <w:rPr>
            <w:rFonts w:hint="eastAsia" w:ascii="阿里巴巴普惠体 2.0 45 Light" w:hAnsi="阿里巴巴普惠体 2.0 45 Light" w:eastAsia="阿里巴巴普惠体 2.0 45 Light" w:cs="阿里巴巴普惠体 2.0 45 Light"/>
            <w:b/>
            <w:bCs/>
            <w:color w:val="FF0000"/>
            <w:lang w:eastAsia="zh-CN"/>
          </w:rPr>
          <w:t>，</w:t>
        </w:r>
      </w:ins>
      <w:ins w:id="3415" w:author="成成" w:date="2025-09-17T10:44:37Z">
        <w:r>
          <w:rPr>
            <w:rFonts w:hint="eastAsia" w:ascii="阿里巴巴普惠体 2.0 45 Light" w:hAnsi="阿里巴巴普惠体 2.0 45 Light" w:eastAsia="阿里巴巴普惠体 2.0 45 Light" w:cs="阿里巴巴普惠体 2.0 45 Light"/>
            <w:b/>
            <w:bCs/>
            <w:color w:val="FF0000"/>
            <w:lang w:val="en-US" w:eastAsia="zh-CN"/>
          </w:rPr>
          <w:t>五指</w:t>
        </w:r>
      </w:ins>
      <w:ins w:id="3416" w:author="成成" w:date="2025-09-17T10:43:59Z">
        <w:r>
          <w:rPr>
            <w:rFonts w:hint="eastAsia" w:ascii="阿里巴巴普惠体 2.0 45 Light" w:hAnsi="阿里巴巴普惠体 2.0 45 Light" w:eastAsia="阿里巴巴普惠体 2.0 45 Light" w:cs="阿里巴巴普惠体 2.0 45 Light"/>
            <w:b/>
            <w:bCs/>
            <w:color w:val="FF0000"/>
            <w:lang w:val="en-US" w:eastAsia="zh-CN"/>
          </w:rPr>
          <w:t>应</w:t>
        </w:r>
      </w:ins>
      <w:ins w:id="3417" w:author="成成" w:date="2025-09-17T10:44:24Z">
        <w:r>
          <w:rPr>
            <w:rFonts w:hint="eastAsia" w:ascii="阿里巴巴普惠体 2.0 45 Light" w:hAnsi="阿里巴巴普惠体 2.0 45 Light" w:eastAsia="阿里巴巴普惠体 2.0 45 Light" w:cs="阿里巴巴普惠体 2.0 45 Light"/>
            <w:b/>
            <w:bCs/>
            <w:color w:val="FF0000"/>
            <w:lang w:val="en-US" w:eastAsia="zh-CN"/>
          </w:rPr>
          <w:t>处于</w:t>
        </w:r>
      </w:ins>
      <w:ins w:id="3418" w:author="成成" w:date="2025-09-17T10:44:27Z">
        <w:r>
          <w:rPr>
            <w:rFonts w:hint="eastAsia" w:ascii="阿里巴巴普惠体 2.0 45 Light" w:hAnsi="阿里巴巴普惠体 2.0 45 Light" w:eastAsia="阿里巴巴普惠体 2.0 45 Light" w:cs="阿里巴巴普惠体 2.0 45 Light"/>
            <w:b/>
            <w:bCs/>
            <w:color w:val="FF0000"/>
            <w:lang w:val="en-US" w:eastAsia="zh-CN"/>
          </w:rPr>
          <w:t>张开</w:t>
        </w:r>
      </w:ins>
      <w:ins w:id="3419" w:author="成成" w:date="2025-09-17T10:44:31Z">
        <w:r>
          <w:rPr>
            <w:rFonts w:hint="eastAsia" w:ascii="阿里巴巴普惠体 2.0 45 Light" w:hAnsi="阿里巴巴普惠体 2.0 45 Light" w:eastAsia="阿里巴巴普惠体 2.0 45 Light" w:cs="阿里巴巴普惠体 2.0 45 Light"/>
            <w:b/>
            <w:bCs/>
            <w:color w:val="FF0000"/>
            <w:lang w:val="en-US" w:eastAsia="zh-CN"/>
          </w:rPr>
          <w:t>状态</w:t>
        </w:r>
      </w:ins>
      <w:r>
        <w:rPr>
          <w:rFonts w:hint="eastAsia" w:ascii="阿里巴巴普惠体 2.0 45 Light" w:hAnsi="阿里巴巴普惠体 2.0 45 Light" w:eastAsia="阿里巴巴普惠体 2.0 45 Light" w:cs="阿里巴巴普惠体 2.0 45 Light"/>
          <w:b/>
          <w:bCs/>
          <w:color w:val="FF0000"/>
        </w:rPr>
        <w:t>。</w:t>
      </w:r>
    </w:p>
    <w:p w14:paraId="20ACEB96">
      <w:pPr>
        <w:pStyle w:val="5"/>
        <w:numPr>
          <w:ilvl w:val="-1"/>
          <w:numId w:val="0"/>
        </w:numPr>
        <w:ind w:left="397" w:firstLine="0"/>
        <w:rPr>
          <w:rFonts w:hint="eastAsia" w:ascii="阿里巴巴普惠体 2.0 45 Light" w:hAnsi="阿里巴巴普惠体 2.0 45 Light" w:eastAsia="阿里巴巴普惠体 2.0 45 Light" w:cs="阿里巴巴普惠体 2.0 45 Light"/>
          <w:lang w:val="en-US" w:eastAsia="zh-CN"/>
          <w:rPrChange w:id="3420" w:author="成成" w:date="2025-09-18T15:42:48Z">
            <w:rPr>
              <w:rFonts w:hint="eastAsia" w:ascii="阿里巴巴普惠体 2.0 45 Light" w:hAnsi="阿里巴巴普惠体 2.0 45 Light" w:eastAsia="阿里巴巴普惠体 2.0 45 Light" w:cs="阿里巴巴普惠体 2.0 45 Light"/>
              <w:lang w:val="en-US" w:eastAsia="zh-Hans"/>
            </w:rPr>
          </w:rPrChange>
        </w:rPr>
      </w:pPr>
      <w:bookmarkStart w:id="440" w:name="_Toc2839"/>
      <w:bookmarkStart w:id="441" w:name="_Toc9313"/>
      <w:bookmarkStart w:id="442" w:name="_Toc18961"/>
      <w:bookmarkStart w:id="443" w:name="_Toc15672"/>
      <w:bookmarkStart w:id="444" w:name="_Toc24689"/>
      <w:bookmarkStart w:id="445" w:name="_Toc25199"/>
      <w:bookmarkStart w:id="446" w:name="_Toc3560"/>
      <w:bookmarkStart w:id="447" w:name="_Toc3808"/>
      <w:bookmarkStart w:id="448" w:name="_Toc23565"/>
      <w:bookmarkStart w:id="449" w:name="_Toc16336"/>
      <w:bookmarkStart w:id="450" w:name="_Toc3461"/>
      <w:bookmarkStart w:id="451" w:name="_Toc21939207"/>
      <w:r>
        <w:rPr>
          <w:rFonts w:hint="eastAsia" w:ascii="阿里巴巴普惠体 2.0 45 Light" w:hAnsi="阿里巴巴普惠体 2.0 45 Light" w:eastAsia="阿里巴巴普惠体 2.0 45 Light" w:cs="阿里巴巴普惠体 2.0 45 Light"/>
          <w:lang w:val="en-US" w:eastAsia="zh-CN"/>
          <w:rPrChange w:id="3421" w:author="成成" w:date="2025-09-18T15:42:48Z">
            <w:rPr>
              <w:rFonts w:hint="eastAsia" w:ascii="阿里巴巴普惠体 2.0 45 Light" w:hAnsi="阿里巴巴普惠体 2.0 45 Light" w:eastAsia="阿里巴巴普惠体 2.0 45 Light" w:cs="阿里巴巴普惠体 2.0 45 Light"/>
              <w:lang w:val="en-US" w:eastAsia="zh-CN"/>
            </w:rPr>
          </w:rPrChange>
        </w:rPr>
        <w:t xml:space="preserve">2.5.7 </w:t>
      </w:r>
      <w:r>
        <w:rPr>
          <w:rFonts w:hint="eastAsia" w:ascii="阿里巴巴普惠体 2.0 45 Light" w:hAnsi="阿里巴巴普惠体 2.0 45 Light" w:eastAsia="阿里巴巴普惠体 2.0 45 Light" w:cs="阿里巴巴普惠体 2.0 45 Light"/>
          <w:b/>
          <w:bCs/>
          <w:lang w:val="en-US" w:eastAsia="zh-CN"/>
          <w:rPrChange w:id="3422" w:author="成成" w:date="2025-09-18T16:15:05Z">
            <w:rPr>
              <w:rFonts w:hint="eastAsia" w:ascii="阿里巴巴普惠体 2.0 45 Light" w:hAnsi="阿里巴巴普惠体 2.0 45 Light" w:eastAsia="阿里巴巴普惠体 2.0 45 Light" w:cs="阿里巴巴普惠体 2.0 45 Light"/>
              <w:lang w:val="en-US" w:eastAsia="zh-Hans"/>
            </w:rPr>
          </w:rPrChange>
        </w:rPr>
        <w:t>各自由度的</w:t>
      </w:r>
      <w:r>
        <w:rPr>
          <w:rFonts w:hint="eastAsia" w:ascii="阿里巴巴普惠体 2.0 45 Light" w:hAnsi="阿里巴巴普惠体 2.0 45 Light" w:eastAsia="阿里巴巴普惠体 2.0 45 Light" w:cs="阿里巴巴普惠体 2.0 45 Light"/>
          <w:b/>
          <w:bCs/>
          <w:lang w:val="en-US" w:eastAsia="zh-CN"/>
          <w:rPrChange w:id="3423" w:author="成成" w:date="2025-09-18T16:15:05Z">
            <w:rPr>
              <w:rFonts w:hint="eastAsia" w:ascii="阿里巴巴普惠体 2.0 45 Light" w:hAnsi="阿里巴巴普惠体 2.0 45 Light" w:eastAsia="阿里巴巴普惠体 2.0 45 Light" w:cs="阿里巴巴普惠体 2.0 45 Light"/>
              <w:lang w:val="en-US" w:eastAsia="zh-CN"/>
            </w:rPr>
          </w:rPrChange>
        </w:rPr>
        <w:t>电缸</w:t>
      </w:r>
      <w:r>
        <w:rPr>
          <w:rFonts w:hint="eastAsia" w:ascii="阿里巴巴普惠体 2.0 45 Light" w:hAnsi="阿里巴巴普惠体 2.0 45 Light" w:eastAsia="阿里巴巴普惠体 2.0 45 Light" w:cs="阿里巴巴普惠体 2.0 45 Light"/>
          <w:b/>
          <w:bCs/>
          <w:lang w:val="en-US" w:eastAsia="zh-CN"/>
          <w:rPrChange w:id="3424" w:author="成成" w:date="2025-09-18T16:15:05Z">
            <w:rPr>
              <w:rFonts w:hint="eastAsia" w:ascii="阿里巴巴普惠体 2.0 45 Light" w:hAnsi="阿里巴巴普惠体 2.0 45 Light" w:eastAsia="阿里巴巴普惠体 2.0 45 Light" w:cs="阿里巴巴普惠体 2.0 45 Light"/>
              <w:lang w:val="en-US" w:eastAsia="zh-Hans"/>
            </w:rPr>
          </w:rPrChange>
        </w:rPr>
        <w:t>电流保护值</w:t>
      </w:r>
      <w:bookmarkEnd w:id="440"/>
      <w:bookmarkEnd w:id="441"/>
      <w:bookmarkEnd w:id="442"/>
      <w:bookmarkEnd w:id="443"/>
      <w:bookmarkEnd w:id="444"/>
      <w:bookmarkEnd w:id="445"/>
      <w:bookmarkEnd w:id="446"/>
      <w:bookmarkEnd w:id="447"/>
      <w:bookmarkEnd w:id="448"/>
      <w:bookmarkEnd w:id="449"/>
      <w:bookmarkEnd w:id="450"/>
    </w:p>
    <w:bookmarkEnd w:id="451"/>
    <w:p w14:paraId="569A20D3">
      <w:pPr>
        <w:pStyle w:val="12"/>
        <w:tabs>
          <w:tab w:val="left" w:pos="420"/>
          <w:tab w:val="left" w:pos="851"/>
        </w:tabs>
        <w:rPr>
          <w:rFonts w:hint="eastAsia" w:ascii="阿里巴巴普惠体 2.0 45 Light" w:hAnsi="阿里巴巴普惠体 2.0 45 Light" w:eastAsia="阿里巴巴普惠体 2.0 45 Light" w:cs="阿里巴巴普惠体 2.0 45 Light"/>
          <w:kern w:val="0"/>
          <w:sz w:val="24"/>
          <w:szCs w:val="24"/>
          <w:lang w:eastAsia="zh-CN"/>
          <w:rPrChange w:id="3426" w:author="成成" w:date="2025-09-18T15:42:48Z">
            <w:rPr>
              <w:rFonts w:hint="eastAsia" w:ascii="阿里巴巴普惠体 2.0 45 Light" w:hAnsi="阿里巴巴普惠体 2.0 45 Light" w:eastAsia="阿里巴巴普惠体 2.0 45 Light" w:cs="阿里巴巴普惠体 2.0 45 Light"/>
              <w:lang w:eastAsia="zh-CN"/>
            </w:rPr>
          </w:rPrChange>
        </w:rPr>
        <w:pPrChange w:id="3425" w:author="成成" w:date="2025-09-18T15:26:56Z">
          <w:pPr>
            <w:pStyle w:val="32"/>
            <w:ind w:firstLine="470"/>
          </w:pPr>
        </w:pPrChange>
      </w:pPr>
      <w:r>
        <w:rPr>
          <w:rFonts w:hint="eastAsia" w:ascii="阿里巴巴普惠体 2.0 45 Light" w:hAnsi="阿里巴巴普惠体 2.0 45 Light" w:eastAsia="阿里巴巴普惠体 2.0 45 Light" w:cs="阿里巴巴普惠体 2.0 45 Light"/>
          <w:kern w:val="0"/>
          <w:sz w:val="24"/>
          <w:szCs w:val="24"/>
          <w:rPrChange w:id="3427" w:author="成成" w:date="2025-09-18T15:42:48Z">
            <w:rPr>
              <w:rFonts w:hint="eastAsia" w:ascii="阿里巴巴普惠体 2.0 45 Light" w:hAnsi="阿里巴巴普惠体 2.0 45 Light" w:eastAsia="阿里巴巴普惠体 2.0 45 Light" w:cs="阿里巴巴普惠体 2.0 45 Light"/>
            </w:rPr>
          </w:rPrChange>
        </w:rPr>
        <w:t>此寄存器组由六个寄存器组成，分别对应灵巧手六个自由度的电流保护值，当手指运动过程中电流超过该值后，手指会停止运行，并在手指状态寄存器中显示手指因为电流保护停止。具体说明见</w:t>
      </w:r>
      <w:r>
        <w:rPr>
          <w:rFonts w:hint="eastAsia" w:ascii="阿里巴巴普惠体 2.0 45 Light" w:hAnsi="阿里巴巴普惠体 2.0 45 Light" w:eastAsia="阿里巴巴普惠体 2.0 45 Light" w:cs="阿里巴巴普惠体 2.0 45 Light"/>
          <w:kern w:val="0"/>
          <w:sz w:val="24"/>
          <w:szCs w:val="24"/>
          <w:lang w:val="en-US" w:eastAsia="zh-CN"/>
          <w:rPrChange w:id="3428" w:author="成成" w:date="2025-09-18T15:42:48Z">
            <w:rPr>
              <w:rFonts w:hint="eastAsia" w:ascii="阿里巴巴普惠体 2.0 45 Light" w:hAnsi="阿里巴巴普惠体 2.0 45 Light" w:eastAsia="阿里巴巴普惠体 2.0 45 Light" w:cs="阿里巴巴普惠体 2.0 45 Light"/>
              <w:lang w:val="en-US" w:eastAsia="zh-CN"/>
            </w:rPr>
          </w:rPrChange>
        </w:rPr>
        <w:t>如下</w:t>
      </w:r>
      <w:ins w:id="3429" w:author="成成" w:date="2025-09-18T15:27:05Z">
        <w:r>
          <w:rPr>
            <w:rFonts w:hint="eastAsia" w:ascii="阿里巴巴普惠体 2.0 45 Light" w:hAnsi="阿里巴巴普惠体 2.0 45 Light" w:eastAsia="阿里巴巴普惠体 2.0 45 Light" w:cs="阿里巴巴普惠体 2.0 45 Light"/>
            <w:kern w:val="0"/>
            <w:sz w:val="24"/>
            <w:szCs w:val="24"/>
            <w:lang w:val="en-US" w:eastAsia="zh-CN"/>
            <w:rPrChange w:id="3430" w:author="成成" w:date="2025-09-18T15:42:48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3432" w:author="成成" w:date="2025-09-18T15:27:05Z">
        <w:r>
          <w:rPr>
            <w:rFonts w:hint="eastAsia" w:ascii="阿里巴巴普惠体 2.0 45 Light" w:hAnsi="阿里巴巴普惠体 2.0 45 Light" w:eastAsia="阿里巴巴普惠体 2.0 45 Light" w:cs="阿里巴巴普惠体 2.0 45 Light"/>
            <w:kern w:val="0"/>
            <w:sz w:val="24"/>
            <w:szCs w:val="24"/>
            <w:lang w:val="en-US" w:eastAsia="zh-CN"/>
            <w:rPrChange w:id="3433" w:author="成成" w:date="2025-09-18T15:42:48Z">
              <w:rPr>
                <w:rFonts w:hint="eastAsia" w:ascii="阿里巴巴普惠体 2.0 45 Light" w:hAnsi="阿里巴巴普惠体 2.0 45 Light" w:eastAsia="阿里巴巴普惠体 2.0 45 Light" w:cs="阿里巴巴普惠体 2.0 45 Light"/>
                <w:lang w:val="en-US" w:eastAsia="zh-CN"/>
              </w:rPr>
            </w:rPrChange>
          </w:rPr>
          <w:instrText xml:space="preserve"> REF _Ref32382 \h </w:instrText>
        </w:r>
      </w:ins>
      <w:ins w:id="3435" w:author="成成" w:date="2025-09-18T15:27:05Z">
        <w:r>
          <w:rPr>
            <w:rFonts w:hint="eastAsia" w:ascii="阿里巴巴普惠体 2.0 45 Light" w:hAnsi="阿里巴巴普惠体 2.0 45 Light" w:eastAsia="阿里巴巴普惠体 2.0 45 Light" w:cs="阿里巴巴普惠体 2.0 45 Light"/>
            <w:kern w:val="0"/>
            <w:sz w:val="24"/>
            <w:szCs w:val="24"/>
            <w:lang w:val="en-US" w:eastAsia="zh-CN"/>
            <w:rPrChange w:id="3436" w:author="成成" w:date="2025-09-18T15:42:48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3438" w:author="成成" w:date="2025-09-18T15:27:05Z">
        <w:r>
          <w:rPr>
            <w:rFonts w:hint="eastAsia" w:ascii="阿里巴巴普惠体 2.0 45 Light" w:hAnsi="阿里巴巴普惠体 2.0 45 Light" w:eastAsia="阿里巴巴普惠体 2.0 45 Light" w:cs="阿里巴巴普惠体 2.0 45 Light"/>
            <w:kern w:val="0"/>
            <w:sz w:val="24"/>
            <w:szCs w:val="24"/>
            <w:rPrChange w:id="3439" w:author="成成" w:date="2025-09-18T15:42:48Z">
              <w:rPr/>
            </w:rPrChange>
          </w:rPr>
          <w:t>表 31</w:t>
        </w:r>
      </w:ins>
      <w:ins w:id="3441" w:author="成成" w:date="2025-09-18T15:27:05Z">
        <w:r>
          <w:rPr>
            <w:rFonts w:hint="eastAsia" w:ascii="阿里巴巴普惠体 2.0 45 Light" w:hAnsi="阿里巴巴普惠体 2.0 45 Light" w:eastAsia="阿里巴巴普惠体 2.0 45 Light" w:cs="阿里巴巴普惠体 2.0 45 Light"/>
            <w:kern w:val="0"/>
            <w:sz w:val="24"/>
            <w:szCs w:val="24"/>
            <w:lang w:val="en-US" w:eastAsia="zh-CN"/>
            <w:rPrChange w:id="3442" w:author="成成" w:date="2025-09-18T15:42:48Z">
              <w:rPr>
                <w:rFonts w:hint="eastAsia" w:ascii="阿里巴巴普惠体 2.0 45 Light" w:hAnsi="阿里巴巴普惠体 2.0 45 Light" w:eastAsia="阿里巴巴普惠体 2.0 45 Light" w:cs="阿里巴巴普惠体 2.0 45 Light"/>
                <w:lang w:val="en-US" w:eastAsia="zh-CN"/>
              </w:rPr>
            </w:rPrChange>
          </w:rPr>
          <w:fldChar w:fldCharType="end"/>
        </w:r>
      </w:ins>
      <w:del w:id="3444" w:author="成成" w:date="2025-09-18T15:27:00Z">
        <w:r>
          <w:rPr>
            <w:rFonts w:hint="eastAsia" w:ascii="阿里巴巴普惠体 2.0 45 Light" w:hAnsi="阿里巴巴普惠体 2.0 45 Light" w:eastAsia="阿里巴巴普惠体 2.0 45 Light" w:cs="阿里巴巴普惠体 2.0 45 Light"/>
            <w:kern w:val="0"/>
            <w:sz w:val="24"/>
            <w:szCs w:val="24"/>
            <w:lang w:val="en-US" w:eastAsia="zh-CN"/>
            <w:rPrChange w:id="3445" w:author="成成" w:date="2025-09-18T15:42:48Z">
              <w:rPr>
                <w:rFonts w:hint="eastAsia" w:ascii="阿里巴巴普惠体 2.0 45 Light" w:hAnsi="阿里巴巴普惠体 2.0 45 Light" w:eastAsia="阿里巴巴普惠体 2.0 45 Light" w:cs="阿里巴巴普惠体 2.0 45 Light"/>
                <w:lang w:val="en-US" w:eastAsia="zh-CN"/>
              </w:rPr>
            </w:rPrChange>
          </w:rPr>
          <w:delText>表31</w:delText>
        </w:r>
      </w:del>
      <w:r>
        <w:rPr>
          <w:rFonts w:hint="eastAsia" w:ascii="阿里巴巴普惠体 2.0 45 Light" w:hAnsi="阿里巴巴普惠体 2.0 45 Light" w:eastAsia="阿里巴巴普惠体 2.0 45 Light" w:cs="阿里巴巴普惠体 2.0 45 Light"/>
          <w:kern w:val="0"/>
          <w:sz w:val="24"/>
          <w:szCs w:val="24"/>
          <w:lang w:val="en-US" w:eastAsia="zh-CN"/>
          <w:rPrChange w:id="3447" w:author="成成" w:date="2025-09-18T15:42:48Z">
            <w:rPr>
              <w:rFonts w:hint="eastAsia" w:ascii="阿里巴巴普惠体 2.0 45 Light" w:hAnsi="阿里巴巴普惠体 2.0 45 Light" w:eastAsia="阿里巴巴普惠体 2.0 45 Light" w:cs="阿里巴巴普惠体 2.0 45 Light"/>
              <w:lang w:val="en-US" w:eastAsia="zh-CN"/>
            </w:rPr>
          </w:rPrChange>
        </w:rPr>
        <w:t>所示</w:t>
      </w:r>
      <w:r>
        <w:rPr>
          <w:rFonts w:hint="eastAsia" w:ascii="阿里巴巴普惠体 2.0 45 Light" w:hAnsi="阿里巴巴普惠体 2.0 45 Light" w:eastAsia="阿里巴巴普惠体 2.0 45 Light" w:cs="阿里巴巴普惠体 2.0 45 Light"/>
          <w:kern w:val="0"/>
          <w:sz w:val="24"/>
          <w:szCs w:val="24"/>
          <w:rPrChange w:id="3448" w:author="成成" w:date="2025-09-18T15:42:48Z">
            <w:rPr>
              <w:rFonts w:hint="eastAsia" w:ascii="阿里巴巴普惠体 2.0 45 Light" w:hAnsi="阿里巴巴普惠体 2.0 45 Light" w:eastAsia="阿里巴巴普惠体 2.0 45 Light" w:cs="阿里巴巴普惠体 2.0 45 Light"/>
            </w:rPr>
          </w:rPrChange>
        </w:rPr>
        <w:t>。这些参数可断电保存</w:t>
      </w:r>
      <w:r>
        <w:rPr>
          <w:rFonts w:hint="eastAsia" w:ascii="阿里巴巴普惠体 2.0 45 Light" w:hAnsi="阿里巴巴普惠体 2.0 45 Light" w:eastAsia="阿里巴巴普惠体 2.0 45 Light" w:cs="阿里巴巴普惠体 2.0 45 Light"/>
          <w:kern w:val="0"/>
          <w:sz w:val="24"/>
          <w:szCs w:val="24"/>
          <w:lang w:eastAsia="zh-CN"/>
          <w:rPrChange w:id="3449" w:author="成成" w:date="2025-09-18T15:42:48Z">
            <w:rPr>
              <w:rFonts w:hint="eastAsia" w:ascii="阿里巴巴普惠体 2.0 45 Light" w:hAnsi="阿里巴巴普惠体 2.0 45 Light" w:eastAsia="阿里巴巴普惠体 2.0 45 Light" w:cs="阿里巴巴普惠体 2.0 45 Light"/>
              <w:lang w:eastAsia="zh-CN"/>
            </w:rPr>
          </w:rPrChange>
        </w:rPr>
        <w:t>，</w:t>
      </w:r>
      <w:r>
        <w:rPr>
          <w:rFonts w:hint="eastAsia" w:ascii="阿里巴巴普惠体 2.0 45 Light" w:hAnsi="阿里巴巴普惠体 2.0 45 Light" w:eastAsia="阿里巴巴普惠体 2.0 45 Light" w:cs="阿里巴巴普惠体 2.0 45 Light"/>
          <w:kern w:val="0"/>
          <w:sz w:val="24"/>
          <w:szCs w:val="24"/>
          <w:lang w:val="en-US" w:eastAsia="zh-CN"/>
          <w:rPrChange w:id="3450" w:author="成成" w:date="2025-09-18T15:42:48Z">
            <w:rPr>
              <w:rFonts w:hint="eastAsia" w:ascii="阿里巴巴普惠体 2.0 45 Light" w:hAnsi="阿里巴巴普惠体 2.0 45 Light" w:eastAsia="阿里巴巴普惠体 2.0 45 Light" w:cs="阿里巴巴普惠体 2.0 45 Light"/>
              <w:lang w:val="en-US" w:eastAsia="zh-CN"/>
            </w:rPr>
          </w:rPrChange>
        </w:rPr>
        <w:t>单位：</w:t>
      </w:r>
      <w:r>
        <w:rPr>
          <w:rFonts w:hint="eastAsia" w:ascii="阿里巴巴普惠体 2.0 45 Light" w:hAnsi="阿里巴巴普惠体 2.0 45 Light" w:eastAsia="阿里巴巴普惠体 2.0 45 Light" w:cs="阿里巴巴普惠体 2.0 45 Light"/>
          <w:kern w:val="0"/>
          <w:sz w:val="24"/>
          <w:szCs w:val="24"/>
          <w:rPrChange w:id="3451" w:author="成成" w:date="2025-09-18T15:42:48Z">
            <w:rPr>
              <w:rFonts w:hint="eastAsia" w:ascii="阿里巴巴普惠体 2.0 45 Light" w:hAnsi="阿里巴巴普惠体 2.0 45 Light" w:eastAsia="阿里巴巴普惠体 2.0 45 Light" w:cs="阿里巴巴普惠体 2.0 45 Light"/>
            </w:rPr>
          </w:rPrChange>
        </w:rPr>
        <w:t>mA</w:t>
      </w:r>
      <w:r>
        <w:rPr>
          <w:rFonts w:hint="eastAsia" w:ascii="阿里巴巴普惠体 2.0 45 Light" w:hAnsi="阿里巴巴普惠体 2.0 45 Light" w:eastAsia="阿里巴巴普惠体 2.0 45 Light" w:cs="阿里巴巴普惠体 2.0 45 Light"/>
          <w:kern w:val="0"/>
          <w:sz w:val="24"/>
          <w:szCs w:val="24"/>
          <w:lang w:eastAsia="zh-CN"/>
          <w:rPrChange w:id="3452" w:author="成成" w:date="2025-09-18T15:42:48Z">
            <w:rPr>
              <w:rFonts w:hint="eastAsia" w:ascii="阿里巴巴普惠体 2.0 45 Light" w:hAnsi="阿里巴巴普惠体 2.0 45 Light" w:eastAsia="阿里巴巴普惠体 2.0 45 Light" w:cs="阿里巴巴普惠体 2.0 45 Light"/>
              <w:lang w:eastAsia="zh-CN"/>
            </w:rPr>
          </w:rPrChange>
        </w:rPr>
        <w:t>。</w:t>
      </w:r>
    </w:p>
    <w:p w14:paraId="7BF47425">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ins w:id="3453" w:author="成成" w:date="2025-09-18T15:26:56Z">
        <w:bookmarkStart w:id="452" w:name="_Ref32382"/>
        <w:r>
          <w:rPr>
            <w:rFonts w:hint="eastAsia" w:ascii="阿里巴巴普惠体 2.0 45 Light" w:hAnsi="阿里巴巴普惠体 2.0 45 Light" w:eastAsia="阿里巴巴普惠体 2.0 45 Light" w:cs="阿里巴巴普惠体 2.0 45 Light"/>
            <w:rPrChange w:id="3454" w:author="成成" w:date="2025-09-18T15:42:43Z">
              <w:rPr/>
            </w:rPrChange>
          </w:rPr>
          <w:t xml:space="preserve">表 </w:t>
        </w:r>
      </w:ins>
      <w:ins w:id="3456" w:author="成成" w:date="2025-09-18T15:26:56Z">
        <w:r>
          <w:rPr>
            <w:rFonts w:hint="eastAsia" w:ascii="阿里巴巴普惠体 2.0 45 Light" w:hAnsi="阿里巴巴普惠体 2.0 45 Light" w:eastAsia="阿里巴巴普惠体 2.0 45 Light" w:cs="阿里巴巴普惠体 2.0 45 Light"/>
            <w:rPrChange w:id="3457" w:author="成成" w:date="2025-09-18T15:42:43Z">
              <w:rPr/>
            </w:rPrChange>
          </w:rPr>
          <w:fldChar w:fldCharType="begin"/>
        </w:r>
      </w:ins>
      <w:ins w:id="3459" w:author="成成" w:date="2025-09-18T15:26:56Z">
        <w:r>
          <w:rPr>
            <w:rFonts w:hint="eastAsia" w:ascii="阿里巴巴普惠体 2.0 45 Light" w:hAnsi="阿里巴巴普惠体 2.0 45 Light" w:eastAsia="阿里巴巴普惠体 2.0 45 Light" w:cs="阿里巴巴普惠体 2.0 45 Light"/>
            <w:rPrChange w:id="3460" w:author="成成" w:date="2025-09-18T15:42:43Z">
              <w:rPr/>
            </w:rPrChange>
          </w:rPr>
          <w:instrText xml:space="preserve"> SEQ 表 \* ARABIC </w:instrText>
        </w:r>
      </w:ins>
      <w:ins w:id="3462" w:author="成成" w:date="2025-09-18T15:26:56Z">
        <w:r>
          <w:rPr>
            <w:rFonts w:hint="eastAsia" w:ascii="阿里巴巴普惠体 2.0 45 Light" w:hAnsi="阿里巴巴普惠体 2.0 45 Light" w:eastAsia="阿里巴巴普惠体 2.0 45 Light" w:cs="阿里巴巴普惠体 2.0 45 Light"/>
            <w:rPrChange w:id="3463" w:author="成成" w:date="2025-09-18T15:42:43Z">
              <w:rPr/>
            </w:rPrChange>
          </w:rPr>
          <w:fldChar w:fldCharType="separate"/>
        </w:r>
      </w:ins>
      <w:ins w:id="3465" w:author="成成" w:date="2025-09-18T16:08:19Z">
        <w:r>
          <w:rPr>
            <w:rFonts w:hint="eastAsia" w:ascii="阿里巴巴普惠体 2.0 45 Light" w:hAnsi="阿里巴巴普惠体 2.0 45 Light" w:eastAsia="阿里巴巴普惠体 2.0 45 Light" w:cs="阿里巴巴普惠体 2.0 45 Light"/>
          </w:rPr>
          <w:t>31</w:t>
        </w:r>
      </w:ins>
      <w:ins w:id="3466" w:author="成成" w:date="2025-09-18T15:26:56Z">
        <w:r>
          <w:rPr>
            <w:rFonts w:hint="eastAsia" w:ascii="阿里巴巴普惠体 2.0 45 Light" w:hAnsi="阿里巴巴普惠体 2.0 45 Light" w:eastAsia="阿里巴巴普惠体 2.0 45 Light" w:cs="阿里巴巴普惠体 2.0 45 Light"/>
            <w:rPrChange w:id="3467" w:author="成成" w:date="2025-09-18T15:42:43Z">
              <w:rPr/>
            </w:rPrChange>
          </w:rPr>
          <w:fldChar w:fldCharType="end"/>
        </w:r>
        <w:bookmarkEnd w:id="452"/>
      </w:ins>
      <w:del w:id="3469" w:author="成成" w:date="2025-09-18T15:26:52Z">
        <w:r>
          <w:rPr>
            <w:rFonts w:hint="eastAsia" w:ascii="阿里巴巴普惠体 2.0 45 Light" w:hAnsi="阿里巴巴普惠体 2.0 45 Light" w:eastAsia="阿里巴巴普惠体 2.0 45 Light" w:cs="阿里巴巴普惠体 2.0 45 Light"/>
            <w:lang w:val="en-US" w:eastAsia="zh-CN"/>
          </w:rPr>
          <w:delText>表31</w:delText>
        </w:r>
      </w:del>
      <w:r>
        <w:rPr>
          <w:rFonts w:hint="eastAsia" w:ascii="阿里巴巴普惠体 2.0 45 Light" w:hAnsi="阿里巴巴普惠体 2.0 45 Light" w:eastAsia="阿里巴巴普惠体 2.0 45 Light" w:cs="阿里巴巴普惠体 2.0 45 Light"/>
          <w:lang w:val="en-US" w:eastAsia="zh-CN"/>
        </w:rPr>
        <w:t>各自由度的电缸电流保护值</w:t>
      </w:r>
    </w:p>
    <w:tbl>
      <w:tblPr>
        <w:tblStyle w:val="25"/>
        <w:tblW w:w="8117"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0"/>
        <w:gridCol w:w="2711"/>
        <w:gridCol w:w="1342"/>
        <w:gridCol w:w="2284"/>
      </w:tblGrid>
      <w:tr w14:paraId="54C1F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494D3ED0">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2711" w:type="dxa"/>
            <w:vAlign w:val="center"/>
          </w:tcPr>
          <w:p w14:paraId="0DB61410">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1342" w:type="dxa"/>
            <w:vAlign w:val="center"/>
          </w:tcPr>
          <w:p w14:paraId="45C924C7">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c>
          <w:tcPr>
            <w:tcW w:w="2284" w:type="dxa"/>
            <w:vAlign w:val="center"/>
          </w:tcPr>
          <w:p w14:paraId="1576E66E">
            <w:pPr>
              <w:pStyle w:val="68"/>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b/>
                <w:bCs/>
              </w:rPr>
              <w:t>范围</w:t>
            </w:r>
          </w:p>
        </w:tc>
      </w:tr>
      <w:tr w14:paraId="354B5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714535AA">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1016</w:t>
            </w:r>
          </w:p>
        </w:tc>
        <w:tc>
          <w:tcPr>
            <w:tcW w:w="2711" w:type="dxa"/>
            <w:vAlign w:val="center"/>
          </w:tcPr>
          <w:p w14:paraId="7681613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小拇指电流保护值</w:t>
            </w:r>
          </w:p>
        </w:tc>
        <w:tc>
          <w:tcPr>
            <w:tcW w:w="1342" w:type="dxa"/>
            <w:vAlign w:val="center"/>
          </w:tcPr>
          <w:p w14:paraId="694D167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4" w:type="dxa"/>
            <w:vAlign w:val="center"/>
          </w:tcPr>
          <w:p w14:paraId="4267015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0-1500</w:t>
            </w:r>
          </w:p>
        </w:tc>
      </w:tr>
      <w:tr w14:paraId="704EC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64D1AFF4">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1017</w:t>
            </w:r>
          </w:p>
        </w:tc>
        <w:tc>
          <w:tcPr>
            <w:tcW w:w="2711" w:type="dxa"/>
            <w:vAlign w:val="center"/>
          </w:tcPr>
          <w:p w14:paraId="1B5CE3F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无名指电流保护值</w:t>
            </w:r>
          </w:p>
        </w:tc>
        <w:tc>
          <w:tcPr>
            <w:tcW w:w="1342" w:type="dxa"/>
            <w:vAlign w:val="center"/>
          </w:tcPr>
          <w:p w14:paraId="29B6D42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4" w:type="dxa"/>
            <w:vAlign w:val="center"/>
          </w:tcPr>
          <w:p w14:paraId="63642B2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0-1500</w:t>
            </w:r>
          </w:p>
        </w:tc>
      </w:tr>
      <w:tr w14:paraId="497EE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5B4C2CF1">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1018</w:t>
            </w:r>
          </w:p>
        </w:tc>
        <w:tc>
          <w:tcPr>
            <w:tcW w:w="2711" w:type="dxa"/>
            <w:vAlign w:val="center"/>
          </w:tcPr>
          <w:p w14:paraId="2C7866A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中指电流保护值</w:t>
            </w:r>
          </w:p>
        </w:tc>
        <w:tc>
          <w:tcPr>
            <w:tcW w:w="1342" w:type="dxa"/>
            <w:vAlign w:val="center"/>
          </w:tcPr>
          <w:p w14:paraId="7D6000C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4" w:type="dxa"/>
            <w:vAlign w:val="center"/>
          </w:tcPr>
          <w:p w14:paraId="630A7AF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0-1500</w:t>
            </w:r>
          </w:p>
        </w:tc>
      </w:tr>
      <w:tr w14:paraId="47269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09CC399F">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1019</w:t>
            </w:r>
          </w:p>
        </w:tc>
        <w:tc>
          <w:tcPr>
            <w:tcW w:w="2711" w:type="dxa"/>
            <w:vAlign w:val="center"/>
          </w:tcPr>
          <w:p w14:paraId="7957228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食指电流保护值</w:t>
            </w:r>
          </w:p>
        </w:tc>
        <w:tc>
          <w:tcPr>
            <w:tcW w:w="1342" w:type="dxa"/>
            <w:vAlign w:val="center"/>
          </w:tcPr>
          <w:p w14:paraId="0885BDB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4" w:type="dxa"/>
            <w:vAlign w:val="center"/>
          </w:tcPr>
          <w:p w14:paraId="100BE85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0-1500</w:t>
            </w:r>
          </w:p>
        </w:tc>
      </w:tr>
      <w:tr w14:paraId="29961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67854E5F">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1020</w:t>
            </w:r>
          </w:p>
        </w:tc>
        <w:tc>
          <w:tcPr>
            <w:tcW w:w="2711" w:type="dxa"/>
            <w:vAlign w:val="center"/>
          </w:tcPr>
          <w:p w14:paraId="11476E7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大拇指弯曲电流保护值</w:t>
            </w:r>
          </w:p>
        </w:tc>
        <w:tc>
          <w:tcPr>
            <w:tcW w:w="1342" w:type="dxa"/>
            <w:vAlign w:val="center"/>
          </w:tcPr>
          <w:p w14:paraId="14D1004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4" w:type="dxa"/>
            <w:vAlign w:val="center"/>
          </w:tcPr>
          <w:p w14:paraId="646F2D3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0-1500</w:t>
            </w:r>
          </w:p>
        </w:tc>
      </w:tr>
      <w:tr w14:paraId="2F588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0FB5A652">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1021</w:t>
            </w:r>
          </w:p>
        </w:tc>
        <w:tc>
          <w:tcPr>
            <w:tcW w:w="2711" w:type="dxa"/>
            <w:vAlign w:val="center"/>
          </w:tcPr>
          <w:p w14:paraId="2569773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大拇指旋转电流保护值</w:t>
            </w:r>
          </w:p>
        </w:tc>
        <w:tc>
          <w:tcPr>
            <w:tcW w:w="1342" w:type="dxa"/>
            <w:vAlign w:val="center"/>
          </w:tcPr>
          <w:p w14:paraId="3A1CC3A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4" w:type="dxa"/>
            <w:vAlign w:val="center"/>
          </w:tcPr>
          <w:p w14:paraId="520843EB">
            <w:pPr>
              <w:pStyle w:val="12"/>
              <w:tabs>
                <w:tab w:val="left" w:pos="420"/>
                <w:tab w:val="left" w:pos="851"/>
              </w:tabs>
              <w:ind w:firstLineChars="0"/>
              <w:rPr>
                <w:rFonts w:hint="eastAsia" w:ascii="阿里巴巴普惠体 2.0 45 Light" w:hAnsi="阿里巴巴普惠体 2.0 45 Light" w:eastAsia="阿里巴巴普惠体 2.0 45 Light" w:cs="阿里巴巴普惠体 2.0 45 Light"/>
              </w:rPr>
              <w:pPrChange w:id="3470" w:author="成成" w:date="2025-09-18T15:27:16Z">
                <w:pPr>
                  <w:pStyle w:val="111"/>
                  <w:ind w:firstLine="0" w:firstLineChars="0"/>
                </w:pPr>
              </w:pPrChange>
            </w:pPr>
            <w:r>
              <w:rPr>
                <w:rFonts w:hint="eastAsia" w:ascii="阿里巴巴普惠体 2.0 45 Light" w:hAnsi="阿里巴巴普惠体 2.0 45 Light" w:eastAsia="阿里巴巴普惠体 2.0 45 Light" w:cs="阿里巴巴普惠体 2.0 45 Light"/>
              </w:rPr>
              <w:t>0-1500</w:t>
            </w:r>
          </w:p>
        </w:tc>
      </w:tr>
    </w:tbl>
    <w:p w14:paraId="5A626D50">
      <w:pPr>
        <w:rPr>
          <w:rFonts w:hint="eastAsia" w:ascii="阿里巴巴普惠体 2.0 45 Light" w:hAnsi="阿里巴巴普惠体 2.0 45 Light" w:eastAsia="阿里巴巴普惠体 2.0 45 Light" w:cs="阿里巴巴普惠体 2.0 45 Light"/>
          <w:lang w:val="en-US" w:eastAsia="zh-CN"/>
        </w:rPr>
      </w:pPr>
      <w:bookmarkStart w:id="453" w:name="_Toc20400"/>
      <w:bookmarkStart w:id="454" w:name="_Toc797043"/>
      <w:bookmarkStart w:id="455" w:name="_Toc3821213"/>
      <w:bookmarkStart w:id="456" w:name="_Toc21939208"/>
    </w:p>
    <w:p w14:paraId="342CC05D">
      <w:pPr>
        <w:pStyle w:val="5"/>
        <w:numPr>
          <w:ilvl w:val="-1"/>
          <w:numId w:val="0"/>
        </w:numPr>
        <w:ind w:left="397" w:firstLine="0"/>
        <w:rPr>
          <w:rFonts w:hint="eastAsia" w:ascii="阿里巴巴普惠体 2.0 45 Light" w:hAnsi="阿里巴巴普惠体 2.0 45 Light" w:eastAsia="阿里巴巴普惠体 2.0 45 Light" w:cs="阿里巴巴普惠体 2.0 45 Light"/>
        </w:rPr>
      </w:pPr>
      <w:bookmarkStart w:id="457" w:name="_Toc21222"/>
      <w:bookmarkStart w:id="458" w:name="_Toc972"/>
      <w:bookmarkStart w:id="459" w:name="_Toc22949"/>
      <w:bookmarkStart w:id="460" w:name="_Toc24334"/>
      <w:bookmarkStart w:id="461" w:name="_Toc32427"/>
      <w:bookmarkStart w:id="462" w:name="_Toc24297"/>
      <w:bookmarkStart w:id="463" w:name="_Toc9531"/>
      <w:bookmarkStart w:id="464" w:name="_Toc28253"/>
      <w:bookmarkStart w:id="465" w:name="_Toc10062"/>
      <w:bookmarkStart w:id="466" w:name="_Toc22361"/>
      <w:r>
        <w:rPr>
          <w:rFonts w:hint="eastAsia" w:ascii="阿里巴巴普惠体 2.0 45 Light" w:hAnsi="阿里巴巴普惠体 2.0 45 Light" w:eastAsia="阿里巴巴普惠体 2.0 45 Light" w:cs="阿里巴巴普惠体 2.0 45 Light"/>
          <w:lang w:val="en-US" w:eastAsia="zh-CN"/>
        </w:rPr>
        <w:t xml:space="preserve">2.5.8 </w:t>
      </w:r>
      <w:r>
        <w:rPr>
          <w:rFonts w:hint="eastAsia" w:ascii="阿里巴巴普惠体 2.0 45 Light" w:hAnsi="阿里巴巴普惠体 2.0 45 Light" w:eastAsia="阿里巴巴普惠体 2.0 45 Light" w:cs="阿里巴巴普惠体 2.0 45 Light"/>
          <w:b/>
          <w:bCs/>
          <w:rPrChange w:id="3471" w:author="成成" w:date="2025-09-18T16:15:10Z">
            <w:rPr>
              <w:rFonts w:hint="eastAsia" w:ascii="阿里巴巴普惠体 2.0 45 Light" w:hAnsi="阿里巴巴普惠体 2.0 45 Light" w:eastAsia="阿里巴巴普惠体 2.0 45 Light" w:cs="阿里巴巴普惠体 2.0 45 Light"/>
            </w:rPr>
          </w:rPrChange>
        </w:rPr>
        <w:t>各自由度的上电速度设置值</w:t>
      </w:r>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p>
    <w:p w14:paraId="19E353BA">
      <w:pPr>
        <w:pStyle w:val="32"/>
        <w:ind w:firstLine="47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此寄存器组由六个寄存器组成，分别对应灵巧手六个自由度的上电速度设置值，具体说明</w:t>
      </w:r>
      <w:r>
        <w:rPr>
          <w:rFonts w:hint="eastAsia" w:ascii="阿里巴巴普惠体 2.0 45 Light" w:hAnsi="阿里巴巴普惠体 2.0 45 Light" w:eastAsia="阿里巴巴普惠体 2.0 45 Light" w:cs="阿里巴巴普惠体 2.0 45 Light"/>
          <w:lang w:val="en-US" w:eastAsia="zh-CN"/>
        </w:rPr>
        <w:t>如下</w:t>
      </w:r>
      <w:ins w:id="3472" w:author="成成" w:date="2025-09-18T15:27:25Z">
        <w:r>
          <w:rPr>
            <w:rFonts w:hint="eastAsia" w:ascii="阿里巴巴普惠体 2.0 45 Light" w:hAnsi="阿里巴巴普惠体 2.0 45 Light" w:eastAsia="阿里巴巴普惠体 2.0 45 Light" w:cs="阿里巴巴普惠体 2.0 45 Light"/>
            <w:lang w:val="en-US" w:eastAsia="zh-CN"/>
            <w:rPrChange w:id="3473" w:author="成成" w:date="2025-09-18T15:42:36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3475" w:author="成成" w:date="2025-09-18T15:27:25Z">
        <w:r>
          <w:rPr>
            <w:rFonts w:hint="eastAsia" w:ascii="阿里巴巴普惠体 2.0 45 Light" w:hAnsi="阿里巴巴普惠体 2.0 45 Light" w:eastAsia="阿里巴巴普惠体 2.0 45 Light" w:cs="阿里巴巴普惠体 2.0 45 Light"/>
            <w:lang w:val="en-US" w:eastAsia="zh-CN"/>
            <w:rPrChange w:id="3476" w:author="成成" w:date="2025-09-18T15:42:36Z">
              <w:rPr>
                <w:rFonts w:hint="eastAsia" w:ascii="阿里巴巴普惠体 2.0 45 Light" w:hAnsi="阿里巴巴普惠体 2.0 45 Light" w:eastAsia="阿里巴巴普惠体 2.0 45 Light" w:cs="阿里巴巴普惠体 2.0 45 Light"/>
                <w:lang w:val="en-US" w:eastAsia="zh-CN"/>
              </w:rPr>
            </w:rPrChange>
          </w:rPr>
          <w:instrText xml:space="preserve"> REF _Ref32447 \h </w:instrText>
        </w:r>
      </w:ins>
      <w:ins w:id="3478" w:author="成成" w:date="2025-09-18T15:27:25Z">
        <w:r>
          <w:rPr>
            <w:rFonts w:hint="eastAsia" w:ascii="阿里巴巴普惠体 2.0 45 Light" w:hAnsi="阿里巴巴普惠体 2.0 45 Light" w:eastAsia="阿里巴巴普惠体 2.0 45 Light" w:cs="阿里巴巴普惠体 2.0 45 Light"/>
            <w:lang w:val="en-US" w:eastAsia="zh-CN"/>
            <w:rPrChange w:id="3479" w:author="成成" w:date="2025-09-18T15:42:36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3481" w:author="成成" w:date="2025-09-18T15:27:25Z">
        <w:r>
          <w:rPr>
            <w:rFonts w:hint="eastAsia" w:ascii="阿里巴巴普惠体 2.0 45 Light" w:hAnsi="阿里巴巴普惠体 2.0 45 Light" w:eastAsia="阿里巴巴普惠体 2.0 45 Light" w:cs="阿里巴巴普惠体 2.0 45 Light"/>
            <w:rPrChange w:id="3482" w:author="成成" w:date="2025-09-18T15:42:36Z">
              <w:rPr/>
            </w:rPrChange>
          </w:rPr>
          <w:t>表 32</w:t>
        </w:r>
      </w:ins>
      <w:ins w:id="3484" w:author="成成" w:date="2025-09-18T15:27:25Z">
        <w:r>
          <w:rPr>
            <w:rFonts w:hint="eastAsia" w:ascii="阿里巴巴普惠体 2.0 45 Light" w:hAnsi="阿里巴巴普惠体 2.0 45 Light" w:eastAsia="阿里巴巴普惠体 2.0 45 Light" w:cs="阿里巴巴普惠体 2.0 45 Light"/>
            <w:lang w:val="en-US" w:eastAsia="zh-CN"/>
            <w:rPrChange w:id="3485" w:author="成成" w:date="2025-09-18T15:42:36Z">
              <w:rPr>
                <w:rFonts w:hint="eastAsia" w:ascii="阿里巴巴普惠体 2.0 45 Light" w:hAnsi="阿里巴巴普惠体 2.0 45 Light" w:eastAsia="阿里巴巴普惠体 2.0 45 Light" w:cs="阿里巴巴普惠体 2.0 45 Light"/>
                <w:lang w:val="en-US" w:eastAsia="zh-CN"/>
              </w:rPr>
            </w:rPrChange>
          </w:rPr>
          <w:fldChar w:fldCharType="end"/>
        </w:r>
      </w:ins>
      <w:del w:id="3487" w:author="成成" w:date="2025-09-18T15:27:19Z">
        <w:r>
          <w:rPr>
            <w:rFonts w:hint="eastAsia" w:ascii="阿里巴巴普惠体 2.0 45 Light" w:hAnsi="阿里巴巴普惠体 2.0 45 Light" w:eastAsia="阿里巴巴普惠体 2.0 45 Light" w:cs="阿里巴巴普惠体 2.0 45 Light"/>
            <w:lang w:val="en-US" w:eastAsia="zh-CN"/>
          </w:rPr>
          <w:delText>表32</w:delText>
        </w:r>
      </w:del>
      <w:r>
        <w:rPr>
          <w:rFonts w:hint="eastAsia" w:ascii="阿里巴巴普惠体 2.0 45 Light" w:hAnsi="阿里巴巴普惠体 2.0 45 Light" w:eastAsia="阿里巴巴普惠体 2.0 45 Light" w:cs="阿里巴巴普惠体 2.0 45 Light"/>
          <w:lang w:val="en-US" w:eastAsia="zh-CN"/>
        </w:rPr>
        <w:t>所示</w:t>
      </w:r>
      <w:r>
        <w:rPr>
          <w:rFonts w:hint="eastAsia" w:ascii="阿里巴巴普惠体 2.0 45 Light" w:hAnsi="阿里巴巴普惠体 2.0 45 Light" w:eastAsia="阿里巴巴普惠体 2.0 45 Light" w:cs="阿里巴巴普惠体 2.0 45 Light"/>
        </w:rPr>
        <w:t>。这些参数可断电保存</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无范围量纲。</w:t>
      </w:r>
    </w:p>
    <w:p w14:paraId="67C6CE64">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ins w:id="3488" w:author="成成" w:date="2025-09-18T15:27:15Z">
        <w:bookmarkStart w:id="467" w:name="_Ref32447"/>
        <w:r>
          <w:rPr>
            <w:rFonts w:hint="eastAsia" w:ascii="阿里巴巴普惠体 2.0 45 Light" w:hAnsi="阿里巴巴普惠体 2.0 45 Light" w:eastAsia="阿里巴巴普惠体 2.0 45 Light" w:cs="阿里巴巴普惠体 2.0 45 Light"/>
            <w:rPrChange w:id="3489" w:author="成成" w:date="2025-09-18T15:42:31Z">
              <w:rPr/>
            </w:rPrChange>
          </w:rPr>
          <w:t xml:space="preserve">表 </w:t>
        </w:r>
      </w:ins>
      <w:ins w:id="3491" w:author="成成" w:date="2025-09-18T15:27:15Z">
        <w:r>
          <w:rPr>
            <w:rFonts w:hint="eastAsia" w:ascii="阿里巴巴普惠体 2.0 45 Light" w:hAnsi="阿里巴巴普惠体 2.0 45 Light" w:eastAsia="阿里巴巴普惠体 2.0 45 Light" w:cs="阿里巴巴普惠体 2.0 45 Light"/>
            <w:rPrChange w:id="3492" w:author="成成" w:date="2025-09-18T15:42:31Z">
              <w:rPr/>
            </w:rPrChange>
          </w:rPr>
          <w:fldChar w:fldCharType="begin"/>
        </w:r>
      </w:ins>
      <w:ins w:id="3494" w:author="成成" w:date="2025-09-18T15:27:15Z">
        <w:r>
          <w:rPr>
            <w:rFonts w:hint="eastAsia" w:ascii="阿里巴巴普惠体 2.0 45 Light" w:hAnsi="阿里巴巴普惠体 2.0 45 Light" w:eastAsia="阿里巴巴普惠体 2.0 45 Light" w:cs="阿里巴巴普惠体 2.0 45 Light"/>
            <w:rPrChange w:id="3495" w:author="成成" w:date="2025-09-18T15:42:31Z">
              <w:rPr/>
            </w:rPrChange>
          </w:rPr>
          <w:instrText xml:space="preserve"> SEQ 表 \* ARABIC </w:instrText>
        </w:r>
      </w:ins>
      <w:ins w:id="3497" w:author="成成" w:date="2025-09-18T15:27:15Z">
        <w:r>
          <w:rPr>
            <w:rFonts w:hint="eastAsia" w:ascii="阿里巴巴普惠体 2.0 45 Light" w:hAnsi="阿里巴巴普惠体 2.0 45 Light" w:eastAsia="阿里巴巴普惠体 2.0 45 Light" w:cs="阿里巴巴普惠体 2.0 45 Light"/>
            <w:rPrChange w:id="3498" w:author="成成" w:date="2025-09-18T15:42:31Z">
              <w:rPr/>
            </w:rPrChange>
          </w:rPr>
          <w:fldChar w:fldCharType="separate"/>
        </w:r>
      </w:ins>
      <w:ins w:id="3500" w:author="成成" w:date="2025-09-18T16:08:18Z">
        <w:r>
          <w:rPr>
            <w:rFonts w:hint="eastAsia" w:ascii="阿里巴巴普惠体 2.0 45 Light" w:hAnsi="阿里巴巴普惠体 2.0 45 Light" w:eastAsia="阿里巴巴普惠体 2.0 45 Light" w:cs="阿里巴巴普惠体 2.0 45 Light"/>
          </w:rPr>
          <w:t>32</w:t>
        </w:r>
      </w:ins>
      <w:ins w:id="3501" w:author="成成" w:date="2025-09-18T15:27:15Z">
        <w:r>
          <w:rPr>
            <w:rFonts w:hint="eastAsia" w:ascii="阿里巴巴普惠体 2.0 45 Light" w:hAnsi="阿里巴巴普惠体 2.0 45 Light" w:eastAsia="阿里巴巴普惠体 2.0 45 Light" w:cs="阿里巴巴普惠体 2.0 45 Light"/>
            <w:rPrChange w:id="3502" w:author="成成" w:date="2025-09-18T15:42:31Z">
              <w:rPr/>
            </w:rPrChange>
          </w:rPr>
          <w:fldChar w:fldCharType="end"/>
        </w:r>
        <w:bookmarkEnd w:id="467"/>
      </w:ins>
      <w:del w:id="3504" w:author="成成" w:date="2025-09-18T15:27:09Z">
        <w:r>
          <w:rPr>
            <w:rFonts w:hint="eastAsia" w:ascii="阿里巴巴普惠体 2.0 45 Light" w:hAnsi="阿里巴巴普惠体 2.0 45 Light" w:eastAsia="阿里巴巴普惠体 2.0 45 Light" w:cs="阿里巴巴普惠体 2.0 45 Light"/>
            <w:lang w:val="en-US" w:eastAsia="zh-CN"/>
          </w:rPr>
          <w:delText>表32</w:delText>
        </w:r>
      </w:del>
      <w:r>
        <w:rPr>
          <w:rFonts w:hint="eastAsia" w:ascii="阿里巴巴普惠体 2.0 45 Light" w:hAnsi="阿里巴巴普惠体 2.0 45 Light" w:eastAsia="阿里巴巴普惠体 2.0 45 Light" w:cs="阿里巴巴普惠体 2.0 45 Light"/>
          <w:lang w:val="en-US" w:eastAsia="zh-CN"/>
        </w:rPr>
        <w:t>自由度的上电速度设置值</w:t>
      </w:r>
    </w:p>
    <w:tbl>
      <w:tblPr>
        <w:tblStyle w:val="25"/>
        <w:tblW w:w="8109"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0"/>
        <w:gridCol w:w="2711"/>
        <w:gridCol w:w="1342"/>
        <w:gridCol w:w="2276"/>
      </w:tblGrid>
      <w:tr w14:paraId="5A332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562C5004">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2711" w:type="dxa"/>
            <w:vAlign w:val="center"/>
          </w:tcPr>
          <w:p w14:paraId="19BC35E8">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1342" w:type="dxa"/>
            <w:vAlign w:val="center"/>
          </w:tcPr>
          <w:p w14:paraId="26C37205">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c>
          <w:tcPr>
            <w:tcW w:w="2276" w:type="dxa"/>
            <w:vAlign w:val="center"/>
          </w:tcPr>
          <w:p w14:paraId="3EC458C8">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范围</w:t>
            </w:r>
          </w:p>
        </w:tc>
      </w:tr>
      <w:tr w14:paraId="41DDA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75CEFE47">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1022</w:t>
            </w:r>
          </w:p>
        </w:tc>
        <w:tc>
          <w:tcPr>
            <w:tcW w:w="2711" w:type="dxa"/>
            <w:vAlign w:val="center"/>
          </w:tcPr>
          <w:p w14:paraId="18004FA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小拇指上电初始速度</w:t>
            </w:r>
          </w:p>
        </w:tc>
        <w:tc>
          <w:tcPr>
            <w:tcW w:w="1342" w:type="dxa"/>
            <w:vAlign w:val="center"/>
          </w:tcPr>
          <w:p w14:paraId="128494C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32E1E87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4</w:t>
            </w:r>
            <w:r>
              <w:rPr>
                <w:rFonts w:hint="eastAsia" w:ascii="阿里巴巴普惠体 2.0 45 Light" w:hAnsi="阿里巴巴普惠体 2.0 45 Light" w:eastAsia="阿里巴巴普惠体 2.0 45 Light" w:cs="阿里巴巴普惠体 2.0 45 Light"/>
              </w:rPr>
              <w:t>000</w:t>
            </w:r>
          </w:p>
        </w:tc>
      </w:tr>
      <w:tr w14:paraId="749D4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606734F2">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1023</w:t>
            </w:r>
          </w:p>
        </w:tc>
        <w:tc>
          <w:tcPr>
            <w:tcW w:w="2711" w:type="dxa"/>
            <w:vAlign w:val="center"/>
          </w:tcPr>
          <w:p w14:paraId="723932D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无名指上电初始速度</w:t>
            </w:r>
          </w:p>
        </w:tc>
        <w:tc>
          <w:tcPr>
            <w:tcW w:w="1342" w:type="dxa"/>
            <w:vAlign w:val="center"/>
          </w:tcPr>
          <w:p w14:paraId="06936DB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012D073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4</w:t>
            </w:r>
            <w:r>
              <w:rPr>
                <w:rFonts w:hint="eastAsia" w:ascii="阿里巴巴普惠体 2.0 45 Light" w:hAnsi="阿里巴巴普惠体 2.0 45 Light" w:eastAsia="阿里巴巴普惠体 2.0 45 Light" w:cs="阿里巴巴普惠体 2.0 45 Light"/>
              </w:rPr>
              <w:t>000</w:t>
            </w:r>
          </w:p>
        </w:tc>
      </w:tr>
      <w:tr w14:paraId="079D3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248CF877">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1024</w:t>
            </w:r>
          </w:p>
        </w:tc>
        <w:tc>
          <w:tcPr>
            <w:tcW w:w="2711" w:type="dxa"/>
            <w:vAlign w:val="center"/>
          </w:tcPr>
          <w:p w14:paraId="426E325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中指上电初始速度</w:t>
            </w:r>
          </w:p>
        </w:tc>
        <w:tc>
          <w:tcPr>
            <w:tcW w:w="1342" w:type="dxa"/>
            <w:vAlign w:val="center"/>
          </w:tcPr>
          <w:p w14:paraId="04B93F0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1E1740D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4</w:t>
            </w:r>
            <w:r>
              <w:rPr>
                <w:rFonts w:hint="eastAsia" w:ascii="阿里巴巴普惠体 2.0 45 Light" w:hAnsi="阿里巴巴普惠体 2.0 45 Light" w:eastAsia="阿里巴巴普惠体 2.0 45 Light" w:cs="阿里巴巴普惠体 2.0 45 Light"/>
              </w:rPr>
              <w:t>000</w:t>
            </w:r>
          </w:p>
        </w:tc>
      </w:tr>
      <w:tr w14:paraId="337EA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6CBCB871">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1025</w:t>
            </w:r>
          </w:p>
        </w:tc>
        <w:tc>
          <w:tcPr>
            <w:tcW w:w="2711" w:type="dxa"/>
            <w:vAlign w:val="center"/>
          </w:tcPr>
          <w:p w14:paraId="09B90B7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食指上电初始速度</w:t>
            </w:r>
          </w:p>
        </w:tc>
        <w:tc>
          <w:tcPr>
            <w:tcW w:w="1342" w:type="dxa"/>
            <w:vAlign w:val="center"/>
          </w:tcPr>
          <w:p w14:paraId="7AABF7D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4724C27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4</w:t>
            </w:r>
            <w:r>
              <w:rPr>
                <w:rFonts w:hint="eastAsia" w:ascii="阿里巴巴普惠体 2.0 45 Light" w:hAnsi="阿里巴巴普惠体 2.0 45 Light" w:eastAsia="阿里巴巴普惠体 2.0 45 Light" w:cs="阿里巴巴普惠体 2.0 45 Light"/>
              </w:rPr>
              <w:t>000</w:t>
            </w:r>
          </w:p>
        </w:tc>
      </w:tr>
      <w:tr w14:paraId="29407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001811ED">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1026</w:t>
            </w:r>
          </w:p>
        </w:tc>
        <w:tc>
          <w:tcPr>
            <w:tcW w:w="2711" w:type="dxa"/>
            <w:vAlign w:val="center"/>
          </w:tcPr>
          <w:p w14:paraId="70DAFB8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大拇指弯曲上电初始速度</w:t>
            </w:r>
          </w:p>
        </w:tc>
        <w:tc>
          <w:tcPr>
            <w:tcW w:w="1342" w:type="dxa"/>
            <w:vAlign w:val="center"/>
          </w:tcPr>
          <w:p w14:paraId="0E9F5C0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02D2C6D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4</w:t>
            </w:r>
            <w:r>
              <w:rPr>
                <w:rFonts w:hint="eastAsia" w:ascii="阿里巴巴普惠体 2.0 45 Light" w:hAnsi="阿里巴巴普惠体 2.0 45 Light" w:eastAsia="阿里巴巴普惠体 2.0 45 Light" w:cs="阿里巴巴普惠体 2.0 45 Light"/>
              </w:rPr>
              <w:t>000</w:t>
            </w:r>
          </w:p>
        </w:tc>
      </w:tr>
      <w:tr w14:paraId="27FAB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4E771798">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1027</w:t>
            </w:r>
          </w:p>
        </w:tc>
        <w:tc>
          <w:tcPr>
            <w:tcW w:w="2711" w:type="dxa"/>
            <w:vAlign w:val="center"/>
          </w:tcPr>
          <w:p w14:paraId="568D551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大拇指旋转上电初始速度</w:t>
            </w:r>
          </w:p>
        </w:tc>
        <w:tc>
          <w:tcPr>
            <w:tcW w:w="1342" w:type="dxa"/>
            <w:vAlign w:val="center"/>
          </w:tcPr>
          <w:p w14:paraId="25B15F8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563C5E9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4</w:t>
            </w:r>
            <w:r>
              <w:rPr>
                <w:rFonts w:hint="eastAsia" w:ascii="阿里巴巴普惠体 2.0 45 Light" w:hAnsi="阿里巴巴普惠体 2.0 45 Light" w:eastAsia="阿里巴巴普惠体 2.0 45 Light" w:cs="阿里巴巴普惠体 2.0 45 Light"/>
              </w:rPr>
              <w:t>000</w:t>
            </w:r>
          </w:p>
        </w:tc>
      </w:tr>
    </w:tbl>
    <w:p w14:paraId="3864FED0">
      <w:pPr>
        <w:pStyle w:val="12"/>
        <w:tabs>
          <w:tab w:val="left" w:pos="420"/>
          <w:tab w:val="left" w:pos="851"/>
        </w:tabs>
        <w:ind w:firstLine="472" w:firstLineChars="200"/>
        <w:rPr>
          <w:rFonts w:hint="eastAsia" w:ascii="阿里巴巴普惠体 2.0 45 Light" w:hAnsi="阿里巴巴普惠体 2.0 45 Light" w:eastAsia="阿里巴巴普惠体 2.0 45 Light" w:cs="阿里巴巴普惠体 2.0 45 Light"/>
          <w:kern w:val="0"/>
          <w:sz w:val="24"/>
          <w:szCs w:val="24"/>
          <w:rPrChange w:id="3506" w:author="成成" w:date="2025-09-18T16:10:30Z">
            <w:rPr>
              <w:rFonts w:hint="eastAsia" w:ascii="阿里巴巴普惠体 2.0 45 Light" w:hAnsi="阿里巴巴普惠体 2.0 45 Light" w:eastAsia="阿里巴巴普惠体 2.0 45 Light" w:cs="阿里巴巴普惠体 2.0 45 Light"/>
            </w:rPr>
          </w:rPrChange>
        </w:rPr>
        <w:pPrChange w:id="3505" w:author="成成" w:date="2025-09-18T16:10:34Z">
          <w:pPr>
            <w:pStyle w:val="32"/>
            <w:ind w:firstLine="470"/>
          </w:pPr>
        </w:pPrChange>
      </w:pPr>
      <w:r>
        <w:rPr>
          <w:rFonts w:hint="eastAsia" w:ascii="阿里巴巴普惠体 2.0 45 Light" w:hAnsi="阿里巴巴普惠体 2.0 45 Light" w:eastAsia="阿里巴巴普惠体 2.0 45 Light" w:cs="阿里巴巴普惠体 2.0 45 Light"/>
          <w:kern w:val="0"/>
          <w:sz w:val="24"/>
          <w:szCs w:val="24"/>
          <w:rPrChange w:id="3507" w:author="成成" w:date="2025-09-18T16:10:30Z">
            <w:rPr>
              <w:rFonts w:hint="eastAsia" w:ascii="阿里巴巴普惠体 2.0 45 Light" w:hAnsi="阿里巴巴普惠体 2.0 45 Light" w:eastAsia="阿里巴巴普惠体 2.0 45 Light" w:cs="阿里巴巴普惠体 2.0 45 Light"/>
            </w:rPr>
          </w:rPrChange>
        </w:rPr>
        <w:t>速度为</w:t>
      </w:r>
      <w:r>
        <w:rPr>
          <w:rFonts w:hint="eastAsia" w:ascii="阿里巴巴普惠体 2.0 45 Light" w:hAnsi="阿里巴巴普惠体 2.0 45 Light" w:eastAsia="阿里巴巴普惠体 2.0 45 Light" w:cs="阿里巴巴普惠体 2.0 45 Light"/>
          <w:kern w:val="0"/>
          <w:sz w:val="24"/>
          <w:szCs w:val="24"/>
          <w:lang w:val="en-US" w:eastAsia="zh-CN"/>
          <w:rPrChange w:id="3508" w:author="成成" w:date="2025-09-18T16:10:30Z">
            <w:rPr>
              <w:rFonts w:hint="eastAsia" w:ascii="阿里巴巴普惠体 2.0 45 Light" w:hAnsi="阿里巴巴普惠体 2.0 45 Light" w:eastAsia="阿里巴巴普惠体 2.0 45 Light" w:cs="阿里巴巴普惠体 2.0 45 Light"/>
              <w:lang w:val="en-US" w:eastAsia="zh-CN"/>
            </w:rPr>
          </w:rPrChange>
        </w:rPr>
        <w:t>2</w:t>
      </w:r>
      <w:r>
        <w:rPr>
          <w:rFonts w:hint="eastAsia" w:ascii="阿里巴巴普惠体 2.0 45 Light" w:hAnsi="阿里巴巴普惠体 2.0 45 Light" w:eastAsia="阿里巴巴普惠体 2.0 45 Light" w:cs="阿里巴巴普惠体 2.0 45 Light"/>
          <w:kern w:val="0"/>
          <w:sz w:val="24"/>
          <w:szCs w:val="24"/>
          <w:rPrChange w:id="3509" w:author="成成" w:date="2025-09-18T16:10:30Z">
            <w:rPr>
              <w:rFonts w:hint="eastAsia" w:ascii="阿里巴巴普惠体 2.0 45 Light" w:hAnsi="阿里巴巴普惠体 2.0 45 Light" w:eastAsia="阿里巴巴普惠体 2.0 45 Light" w:cs="阿里巴巴普惠体 2.0 45 Light"/>
            </w:rPr>
          </w:rPrChange>
        </w:rPr>
        <w:t>000：表示指手指在空载时从大角度运动到最小角度用时</w:t>
      </w:r>
      <w:r>
        <w:rPr>
          <w:rFonts w:hint="eastAsia" w:ascii="阿里巴巴普惠体 2.0 45 Light" w:hAnsi="阿里巴巴普惠体 2.0 45 Light" w:eastAsia="阿里巴巴普惠体 2.0 45 Light" w:cs="阿里巴巴普惠体 2.0 45 Light"/>
          <w:kern w:val="0"/>
          <w:sz w:val="24"/>
          <w:szCs w:val="24"/>
          <w:lang w:val="en-US" w:eastAsia="zh-CN"/>
          <w:rPrChange w:id="3510" w:author="成成" w:date="2025-09-18T16:10:30Z">
            <w:rPr>
              <w:rFonts w:hint="eastAsia" w:ascii="阿里巴巴普惠体 2.0 45 Light" w:hAnsi="阿里巴巴普惠体 2.0 45 Light" w:eastAsia="阿里巴巴普惠体 2.0 45 Light" w:cs="阿里巴巴普惠体 2.0 45 Light"/>
              <w:lang w:val="en-US" w:eastAsia="zh-CN"/>
            </w:rPr>
          </w:rPrChange>
        </w:rPr>
        <w:t>1000</w:t>
      </w:r>
      <w:r>
        <w:rPr>
          <w:rFonts w:hint="eastAsia" w:ascii="阿里巴巴普惠体 2.0 45 Light" w:hAnsi="阿里巴巴普惠体 2.0 45 Light" w:eastAsia="阿里巴巴普惠体 2.0 45 Light" w:cs="阿里巴巴普惠体 2.0 45 Light"/>
          <w:kern w:val="0"/>
          <w:sz w:val="24"/>
          <w:szCs w:val="24"/>
          <w:rPrChange w:id="3511" w:author="成成" w:date="2025-09-18T16:10:30Z">
            <w:rPr>
              <w:rFonts w:hint="eastAsia" w:ascii="阿里巴巴普惠体 2.0 45 Light" w:hAnsi="阿里巴巴普惠体 2.0 45 Light" w:eastAsia="阿里巴巴普惠体 2.0 45 Light" w:cs="阿里巴巴普惠体 2.0 45 Light"/>
            </w:rPr>
          </w:rPrChange>
        </w:rPr>
        <w:t>ms，如果负载较大时，这个实际速度会有一定程度的降低。</w:t>
      </w:r>
    </w:p>
    <w:p w14:paraId="2BF44E0A">
      <w:pPr>
        <w:pStyle w:val="5"/>
        <w:numPr>
          <w:ilvl w:val="-1"/>
          <w:numId w:val="0"/>
        </w:numPr>
        <w:ind w:left="397" w:firstLine="0"/>
        <w:rPr>
          <w:rFonts w:hint="eastAsia" w:ascii="阿里巴巴普惠体 2.0 45 Light" w:hAnsi="阿里巴巴普惠体 2.0 45 Light" w:eastAsia="阿里巴巴普惠体 2.0 45 Light" w:cs="阿里巴巴普惠体 2.0 45 Light"/>
          <w:b/>
          <w:bCs/>
          <w:rPrChange w:id="3512" w:author="成成" w:date="2025-09-18T16:15:15Z">
            <w:rPr>
              <w:rFonts w:hint="eastAsia" w:ascii="阿里巴巴普惠体 2.0 45 Light" w:hAnsi="阿里巴巴普惠体 2.0 45 Light" w:eastAsia="阿里巴巴普惠体 2.0 45 Light" w:cs="阿里巴巴普惠体 2.0 45 Light"/>
            </w:rPr>
          </w:rPrChange>
        </w:rPr>
      </w:pPr>
      <w:bookmarkStart w:id="468" w:name="_Toc23421"/>
      <w:bookmarkStart w:id="469" w:name="_Toc6904"/>
      <w:bookmarkStart w:id="470" w:name="_Toc21939209"/>
      <w:bookmarkStart w:id="471" w:name="_Toc17210"/>
      <w:bookmarkStart w:id="472" w:name="_Toc19439"/>
      <w:bookmarkStart w:id="473" w:name="_Toc23673"/>
      <w:bookmarkStart w:id="474" w:name="_Toc797044"/>
      <w:bookmarkStart w:id="475" w:name="_Toc21216"/>
      <w:bookmarkStart w:id="476" w:name="_Toc17963"/>
      <w:bookmarkStart w:id="477" w:name="_Toc22215"/>
      <w:bookmarkStart w:id="478" w:name="_Toc1732"/>
      <w:bookmarkStart w:id="479" w:name="_Toc32294"/>
      <w:bookmarkStart w:id="480" w:name="_Toc3821214"/>
      <w:bookmarkStart w:id="481" w:name="_Toc22893"/>
      <w:r>
        <w:rPr>
          <w:rFonts w:hint="eastAsia" w:ascii="阿里巴巴普惠体 2.0 45 Light" w:hAnsi="阿里巴巴普惠体 2.0 45 Light" w:eastAsia="阿里巴巴普惠体 2.0 45 Light" w:cs="阿里巴巴普惠体 2.0 45 Light"/>
          <w:lang w:val="en-US" w:eastAsia="zh-CN"/>
        </w:rPr>
        <w:t xml:space="preserve">2.5.9 </w:t>
      </w:r>
      <w:r>
        <w:rPr>
          <w:rFonts w:hint="eastAsia" w:ascii="阿里巴巴普惠体 2.0 45 Light" w:hAnsi="阿里巴巴普惠体 2.0 45 Light" w:eastAsia="阿里巴巴普惠体 2.0 45 Light" w:cs="阿里巴巴普惠体 2.0 45 Light"/>
          <w:b/>
          <w:bCs/>
          <w:rPrChange w:id="3513" w:author="成成" w:date="2025-09-18T16:15:15Z">
            <w:rPr>
              <w:rFonts w:hint="eastAsia" w:ascii="阿里巴巴普惠体 2.0 45 Light" w:hAnsi="阿里巴巴普惠体 2.0 45 Light" w:eastAsia="阿里巴巴普惠体 2.0 45 Light" w:cs="阿里巴巴普惠体 2.0 45 Light"/>
            </w:rPr>
          </w:rPrChange>
        </w:rPr>
        <w:t>各自由度的上电力控阈值设置值</w:t>
      </w:r>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p>
    <w:p w14:paraId="7693196D">
      <w:pPr>
        <w:pStyle w:val="32"/>
        <w:ind w:firstLine="47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此寄存器组由六个寄存器组成，分别对应灵巧手六个自由度的上电力控阈值设置值，具体说明</w:t>
      </w:r>
      <w:r>
        <w:rPr>
          <w:rFonts w:hint="eastAsia" w:ascii="阿里巴巴普惠体 2.0 45 Light" w:hAnsi="阿里巴巴普惠体 2.0 45 Light" w:eastAsia="阿里巴巴普惠体 2.0 45 Light" w:cs="阿里巴巴普惠体 2.0 45 Light"/>
          <w:lang w:val="en-US" w:eastAsia="zh-CN"/>
        </w:rPr>
        <w:t>如下</w:t>
      </w:r>
      <w:ins w:id="3514" w:author="成成" w:date="2025-09-18T15:27:43Z">
        <w:r>
          <w:rPr>
            <w:rFonts w:hint="eastAsia" w:ascii="阿里巴巴普惠体 2.0 45 Light" w:hAnsi="阿里巴巴普惠体 2.0 45 Light" w:eastAsia="阿里巴巴普惠体 2.0 45 Light" w:cs="阿里巴巴普惠体 2.0 45 Light"/>
            <w:lang w:val="en-US" w:eastAsia="zh-CN"/>
          </w:rPr>
          <w:fldChar w:fldCharType="begin"/>
        </w:r>
      </w:ins>
      <w:ins w:id="3515" w:author="成成" w:date="2025-09-18T15:27:43Z">
        <w:r>
          <w:rPr>
            <w:rFonts w:hint="eastAsia" w:ascii="阿里巴巴普惠体 2.0 45 Light" w:hAnsi="阿里巴巴普惠体 2.0 45 Light" w:eastAsia="阿里巴巴普惠体 2.0 45 Light" w:cs="阿里巴巴普惠体 2.0 45 Light"/>
            <w:lang w:val="en-US" w:eastAsia="zh-CN"/>
          </w:rPr>
          <w:instrText xml:space="preserve"> REF _Ref32506 \h </w:instrText>
        </w:r>
      </w:ins>
      <w:ins w:id="3516" w:author="成成" w:date="2025-09-18T15:27:43Z">
        <w:r>
          <w:rPr>
            <w:rFonts w:hint="eastAsia" w:ascii="阿里巴巴普惠体 2.0 45 Light" w:hAnsi="阿里巴巴普惠体 2.0 45 Light" w:eastAsia="阿里巴巴普惠体 2.0 45 Light" w:cs="阿里巴巴普惠体 2.0 45 Light"/>
            <w:lang w:val="en-US" w:eastAsia="zh-CN"/>
          </w:rPr>
          <w:fldChar w:fldCharType="separate"/>
        </w:r>
      </w:ins>
      <w:ins w:id="3517" w:author="成成" w:date="2025-09-18T15:27:43Z">
        <w:r>
          <w:rPr>
            <w:rFonts w:hint="eastAsia" w:ascii="阿里巴巴普惠体 2.0 45 Light" w:hAnsi="阿里巴巴普惠体 2.0 45 Light" w:eastAsia="阿里巴巴普惠体 2.0 45 Light" w:cs="阿里巴巴普惠体 2.0 45 Light"/>
            <w:rPrChange w:id="3518" w:author="成成" w:date="2025-09-18T15:42:16Z">
              <w:rPr/>
            </w:rPrChange>
          </w:rPr>
          <w:t>表 3</w:t>
        </w:r>
      </w:ins>
      <w:ins w:id="3520" w:author="成成" w:date="2025-09-18T15:27:43Z">
        <w:r>
          <w:rPr>
            <w:rFonts w:hint="eastAsia" w:ascii="阿里巴巴普惠体 2.0 45 Light" w:hAnsi="阿里巴巴普惠体 2.0 45 Light" w:eastAsia="阿里巴巴普惠体 2.0 45 Light" w:cs="阿里巴巴普惠体 2.0 45 Light"/>
            <w:rPrChange w:id="3521" w:author="成成" w:date="2025-09-18T15:42:23Z">
              <w:rPr/>
            </w:rPrChange>
          </w:rPr>
          <w:t>3</w:t>
        </w:r>
      </w:ins>
      <w:ins w:id="3523" w:author="成成" w:date="2025-09-18T15:27:43Z">
        <w:r>
          <w:rPr>
            <w:rFonts w:hint="eastAsia" w:ascii="阿里巴巴普惠体 2.0 45 Light" w:hAnsi="阿里巴巴普惠体 2.0 45 Light" w:eastAsia="阿里巴巴普惠体 2.0 45 Light" w:cs="阿里巴巴普惠体 2.0 45 Light"/>
            <w:lang w:val="en-US" w:eastAsia="zh-CN"/>
          </w:rPr>
          <w:fldChar w:fldCharType="end"/>
        </w:r>
      </w:ins>
      <w:del w:id="3524" w:author="成成" w:date="2025-09-18T15:27:38Z">
        <w:r>
          <w:rPr>
            <w:rFonts w:hint="eastAsia" w:ascii="阿里巴巴普惠体 2.0 45 Light" w:hAnsi="阿里巴巴普惠体 2.0 45 Light" w:eastAsia="阿里巴巴普惠体 2.0 45 Light" w:cs="阿里巴巴普惠体 2.0 45 Light"/>
            <w:lang w:val="en-US" w:eastAsia="zh-CN"/>
          </w:rPr>
          <w:delText>表</w:delText>
        </w:r>
      </w:del>
      <w:del w:id="3525" w:author="成成" w:date="2025-09-18T15:27:37Z">
        <w:r>
          <w:rPr>
            <w:rFonts w:hint="eastAsia" w:ascii="阿里巴巴普惠体 2.0 45 Light" w:hAnsi="阿里巴巴普惠体 2.0 45 Light" w:eastAsia="阿里巴巴普惠体 2.0 45 Light" w:cs="阿里巴巴普惠体 2.0 45 Light"/>
            <w:lang w:val="en-US" w:eastAsia="zh-CN"/>
          </w:rPr>
          <w:delText>33</w:delText>
        </w:r>
      </w:del>
      <w:r>
        <w:rPr>
          <w:rFonts w:hint="eastAsia" w:ascii="阿里巴巴普惠体 2.0 45 Light" w:hAnsi="阿里巴巴普惠体 2.0 45 Light" w:eastAsia="阿里巴巴普惠体 2.0 45 Light" w:cs="阿里巴巴普惠体 2.0 45 Light"/>
          <w:lang w:val="en-US" w:eastAsia="zh-CN"/>
        </w:rPr>
        <w:t>所示</w:t>
      </w:r>
      <w:r>
        <w:rPr>
          <w:rFonts w:hint="eastAsia" w:ascii="阿里巴巴普惠体 2.0 45 Light" w:hAnsi="阿里巴巴普惠体 2.0 45 Light" w:eastAsia="阿里巴巴普惠体 2.0 45 Light" w:cs="阿里巴巴普惠体 2.0 45 Light"/>
        </w:rPr>
        <w:t>。这些参数可断电保存</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单位：g。</w:t>
      </w:r>
    </w:p>
    <w:p w14:paraId="2D90E112">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ins w:id="3526" w:author="成成" w:date="2025-09-18T15:27:34Z">
        <w:bookmarkStart w:id="482" w:name="_Ref32506"/>
        <w:r>
          <w:rPr>
            <w:rFonts w:hint="eastAsia" w:ascii="阿里巴巴普惠体 2.0 45 Light" w:hAnsi="阿里巴巴普惠体 2.0 45 Light" w:eastAsia="阿里巴巴普惠体 2.0 45 Light" w:cs="阿里巴巴普惠体 2.0 45 Light"/>
            <w:rPrChange w:id="3527" w:author="成成" w:date="2025-09-18T15:42:10Z">
              <w:rPr/>
            </w:rPrChange>
          </w:rPr>
          <w:t xml:space="preserve">表 </w:t>
        </w:r>
      </w:ins>
      <w:ins w:id="3529" w:author="成成" w:date="2025-09-18T15:27:34Z">
        <w:r>
          <w:rPr>
            <w:rFonts w:hint="eastAsia" w:ascii="阿里巴巴普惠体 2.0 45 Light" w:hAnsi="阿里巴巴普惠体 2.0 45 Light" w:eastAsia="阿里巴巴普惠体 2.0 45 Light" w:cs="阿里巴巴普惠体 2.0 45 Light"/>
            <w:rPrChange w:id="3530" w:author="成成" w:date="2025-09-18T15:42:10Z">
              <w:rPr/>
            </w:rPrChange>
          </w:rPr>
          <w:fldChar w:fldCharType="begin"/>
        </w:r>
      </w:ins>
      <w:ins w:id="3532" w:author="成成" w:date="2025-09-18T15:27:34Z">
        <w:r>
          <w:rPr>
            <w:rFonts w:hint="eastAsia" w:ascii="阿里巴巴普惠体 2.0 45 Light" w:hAnsi="阿里巴巴普惠体 2.0 45 Light" w:eastAsia="阿里巴巴普惠体 2.0 45 Light" w:cs="阿里巴巴普惠体 2.0 45 Light"/>
            <w:rPrChange w:id="3533" w:author="成成" w:date="2025-09-18T15:42:10Z">
              <w:rPr/>
            </w:rPrChange>
          </w:rPr>
          <w:instrText xml:space="preserve"> SEQ 表 \* ARABIC </w:instrText>
        </w:r>
      </w:ins>
      <w:ins w:id="3535" w:author="成成" w:date="2025-09-18T15:27:34Z">
        <w:r>
          <w:rPr>
            <w:rFonts w:hint="eastAsia" w:ascii="阿里巴巴普惠体 2.0 45 Light" w:hAnsi="阿里巴巴普惠体 2.0 45 Light" w:eastAsia="阿里巴巴普惠体 2.0 45 Light" w:cs="阿里巴巴普惠体 2.0 45 Light"/>
            <w:rPrChange w:id="3536" w:author="成成" w:date="2025-09-18T15:42:10Z">
              <w:rPr/>
            </w:rPrChange>
          </w:rPr>
          <w:fldChar w:fldCharType="separate"/>
        </w:r>
      </w:ins>
      <w:ins w:id="3538" w:author="成成" w:date="2025-09-18T16:08:18Z">
        <w:r>
          <w:rPr>
            <w:rFonts w:hint="eastAsia" w:ascii="阿里巴巴普惠体 2.0 45 Light" w:hAnsi="阿里巴巴普惠体 2.0 45 Light" w:eastAsia="阿里巴巴普惠体 2.0 45 Light" w:cs="阿里巴巴普惠体 2.0 45 Light"/>
          </w:rPr>
          <w:t>33</w:t>
        </w:r>
      </w:ins>
      <w:ins w:id="3539" w:author="成成" w:date="2025-09-18T15:27:34Z">
        <w:r>
          <w:rPr>
            <w:rFonts w:hint="eastAsia" w:ascii="阿里巴巴普惠体 2.0 45 Light" w:hAnsi="阿里巴巴普惠体 2.0 45 Light" w:eastAsia="阿里巴巴普惠体 2.0 45 Light" w:cs="阿里巴巴普惠体 2.0 45 Light"/>
            <w:rPrChange w:id="3540" w:author="成成" w:date="2025-09-18T15:42:10Z">
              <w:rPr/>
            </w:rPrChange>
          </w:rPr>
          <w:fldChar w:fldCharType="end"/>
        </w:r>
        <w:bookmarkEnd w:id="482"/>
      </w:ins>
      <w:del w:id="3542" w:author="成成" w:date="2025-09-18T15:27:31Z">
        <w:r>
          <w:rPr>
            <w:rFonts w:hint="eastAsia" w:ascii="阿里巴巴普惠体 2.0 45 Light" w:hAnsi="阿里巴巴普惠体 2.0 45 Light" w:eastAsia="阿里巴巴普惠体 2.0 45 Light" w:cs="阿里巴巴普惠体 2.0 45 Light"/>
            <w:lang w:val="en-US" w:eastAsia="zh-CN"/>
          </w:rPr>
          <w:delText>表3</w:delText>
        </w:r>
      </w:del>
      <w:del w:id="3543" w:author="成成" w:date="2025-09-18T15:27:30Z">
        <w:r>
          <w:rPr>
            <w:rFonts w:hint="eastAsia" w:ascii="阿里巴巴普惠体 2.0 45 Light" w:hAnsi="阿里巴巴普惠体 2.0 45 Light" w:eastAsia="阿里巴巴普惠体 2.0 45 Light" w:cs="阿里巴巴普惠体 2.0 45 Light"/>
            <w:lang w:val="en-US" w:eastAsia="zh-CN"/>
          </w:rPr>
          <w:delText>3</w:delText>
        </w:r>
      </w:del>
      <w:r>
        <w:rPr>
          <w:rFonts w:hint="eastAsia" w:ascii="阿里巴巴普惠体 2.0 45 Light" w:hAnsi="阿里巴巴普惠体 2.0 45 Light" w:eastAsia="阿里巴巴普惠体 2.0 45 Light" w:cs="阿里巴巴普惠体 2.0 45 Light"/>
        </w:rPr>
        <w:t>各自由度的上电力控阈值设置值</w:t>
      </w:r>
    </w:p>
    <w:tbl>
      <w:tblPr>
        <w:tblStyle w:val="25"/>
        <w:tblW w:w="8109"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0"/>
        <w:gridCol w:w="2711"/>
        <w:gridCol w:w="1329"/>
        <w:gridCol w:w="2289"/>
      </w:tblGrid>
      <w:tr w14:paraId="30B94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33943EBA">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2711" w:type="dxa"/>
            <w:vAlign w:val="center"/>
          </w:tcPr>
          <w:p w14:paraId="6FA679FB">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1329" w:type="dxa"/>
            <w:vAlign w:val="center"/>
          </w:tcPr>
          <w:p w14:paraId="2711C29B">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c>
          <w:tcPr>
            <w:tcW w:w="2289" w:type="dxa"/>
            <w:vAlign w:val="center"/>
          </w:tcPr>
          <w:p w14:paraId="0672379D">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范围</w:t>
            </w:r>
          </w:p>
        </w:tc>
      </w:tr>
      <w:tr w14:paraId="044AF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3E16263E">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1028</w:t>
            </w:r>
          </w:p>
        </w:tc>
        <w:tc>
          <w:tcPr>
            <w:tcW w:w="2711" w:type="dxa"/>
            <w:vAlign w:val="center"/>
          </w:tcPr>
          <w:p w14:paraId="3B72D3E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小拇指上电初始力控</w:t>
            </w:r>
          </w:p>
        </w:tc>
        <w:tc>
          <w:tcPr>
            <w:tcW w:w="1329" w:type="dxa"/>
            <w:vAlign w:val="center"/>
          </w:tcPr>
          <w:p w14:paraId="0717053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9" w:type="dxa"/>
            <w:vAlign w:val="center"/>
          </w:tcPr>
          <w:p w14:paraId="6830BFE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ins w:id="3544" w:author="成成" w:date="2025-09-17T10:31:46Z">
              <w:r>
                <w:rPr>
                  <w:rFonts w:hint="eastAsia" w:ascii="阿里巴巴普惠体 2.0 45 Light" w:hAnsi="阿里巴巴普惠体 2.0 45 Light" w:eastAsia="阿里巴巴普惠体 2.0 45 Light" w:cs="阿里巴巴普惠体 2.0 45 Light"/>
                  <w:lang w:val="en-US" w:eastAsia="zh-CN"/>
                </w:rPr>
                <w:t>15</w:t>
              </w:r>
            </w:ins>
            <w:ins w:id="3545" w:author="成成" w:date="2025-09-17T10:31:47Z">
              <w:r>
                <w:rPr>
                  <w:rFonts w:hint="eastAsia" w:ascii="阿里巴巴普惠体 2.0 45 Light" w:hAnsi="阿里巴巴普惠体 2.0 45 Light" w:eastAsia="阿里巴巴普惠体 2.0 45 Light" w:cs="阿里巴巴普惠体 2.0 45 Light"/>
                  <w:lang w:val="en-US" w:eastAsia="zh-CN"/>
                </w:rPr>
                <w:t>00</w:t>
              </w:r>
            </w:ins>
            <w:del w:id="3546" w:author="成成" w:date="2025-09-17T10:31:44Z">
              <w:r>
                <w:rPr>
                  <w:rFonts w:hint="eastAsia" w:ascii="阿里巴巴普惠体 2.0 45 Light" w:hAnsi="阿里巴巴普惠体 2.0 45 Light" w:eastAsia="阿里巴巴普惠体 2.0 45 Light" w:cs="阿里巴巴普惠体 2.0 45 Light"/>
                </w:rPr>
                <w:delText>1</w:delText>
              </w:r>
            </w:del>
            <w:del w:id="3547" w:author="成成" w:date="2025-09-17T10:31:44Z">
              <w:r>
                <w:rPr>
                  <w:rFonts w:hint="eastAsia" w:ascii="阿里巴巴普惠体 2.0 45 Light" w:hAnsi="阿里巴巴普惠体 2.0 45 Light" w:eastAsia="阿里巴巴普惠体 2.0 45 Light" w:cs="阿里巴巴普惠体 2.0 45 Light"/>
                  <w:lang w:val="en-US" w:eastAsia="zh-CN"/>
                </w:rPr>
                <w:delText>2</w:delText>
              </w:r>
            </w:del>
            <w:del w:id="3548" w:author="成成" w:date="2025-09-17T10:31:44Z">
              <w:r>
                <w:rPr>
                  <w:rFonts w:hint="eastAsia" w:ascii="阿里巴巴普惠体 2.0 45 Light" w:hAnsi="阿里巴巴普惠体 2.0 45 Light" w:eastAsia="阿里巴巴普惠体 2.0 45 Light" w:cs="阿里巴巴普惠体 2.0 45 Light"/>
                </w:rPr>
                <w:delText>00</w:delText>
              </w:r>
            </w:del>
            <w:del w:id="3549" w:author="成成" w:date="2025-09-17T10:31:43Z">
              <w:r>
                <w:rPr>
                  <w:rFonts w:hint="eastAsia" w:ascii="阿里巴巴普惠体 2.0 45 Light" w:hAnsi="阿里巴巴普惠体 2.0 45 Light" w:eastAsia="阿里巴巴普惠体 2.0 45 Light" w:cs="阿里巴巴普惠体 2.0 45 Light"/>
                </w:rPr>
                <w:delText>0</w:delText>
              </w:r>
            </w:del>
          </w:p>
        </w:tc>
      </w:tr>
      <w:tr w14:paraId="0AEFA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4B0014A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1029</w:t>
            </w:r>
          </w:p>
        </w:tc>
        <w:tc>
          <w:tcPr>
            <w:tcW w:w="2711" w:type="dxa"/>
            <w:vAlign w:val="center"/>
          </w:tcPr>
          <w:p w14:paraId="3208805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无名指上电初始力控</w:t>
            </w:r>
          </w:p>
        </w:tc>
        <w:tc>
          <w:tcPr>
            <w:tcW w:w="1329" w:type="dxa"/>
            <w:vAlign w:val="center"/>
          </w:tcPr>
          <w:p w14:paraId="665AF26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9" w:type="dxa"/>
            <w:vAlign w:val="center"/>
          </w:tcPr>
          <w:p w14:paraId="16A85CE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ins w:id="3550" w:author="成成" w:date="2025-09-17T10:31:54Z">
              <w:r>
                <w:rPr>
                  <w:rFonts w:hint="eastAsia" w:ascii="阿里巴巴普惠体 2.0 45 Light" w:hAnsi="阿里巴巴普惠体 2.0 45 Light" w:eastAsia="阿里巴巴普惠体 2.0 45 Light" w:cs="阿里巴巴普惠体 2.0 45 Light"/>
                  <w:lang w:val="en-US" w:eastAsia="zh-CN"/>
                </w:rPr>
                <w:t>5</w:t>
              </w:r>
            </w:ins>
            <w:ins w:id="3551" w:author="成成" w:date="2025-09-17T10:31:55Z">
              <w:r>
                <w:rPr>
                  <w:rFonts w:hint="eastAsia" w:ascii="阿里巴巴普惠体 2.0 45 Light" w:hAnsi="阿里巴巴普惠体 2.0 45 Light" w:eastAsia="阿里巴巴普惠体 2.0 45 Light" w:cs="阿里巴巴普惠体 2.0 45 Light"/>
                  <w:lang w:val="en-US" w:eastAsia="zh-CN"/>
                </w:rPr>
                <w:t>00</w:t>
              </w:r>
            </w:ins>
            <w:del w:id="3552" w:author="成成" w:date="2025-09-17T10:31:53Z">
              <w:r>
                <w:rPr>
                  <w:rFonts w:hint="eastAsia" w:ascii="阿里巴巴普惠体 2.0 45 Light" w:hAnsi="阿里巴巴普惠体 2.0 45 Light" w:eastAsia="阿里巴巴普惠体 2.0 45 Light" w:cs="阿里巴巴普惠体 2.0 45 Light"/>
                  <w:lang w:val="en-US" w:eastAsia="zh-CN"/>
                </w:rPr>
                <w:delText>2</w:delText>
              </w:r>
            </w:del>
            <w:del w:id="3553" w:author="成成" w:date="2025-09-17T10:31:53Z">
              <w:r>
                <w:rPr>
                  <w:rFonts w:hint="eastAsia" w:ascii="阿里巴巴普惠体 2.0 45 Light" w:hAnsi="阿里巴巴普惠体 2.0 45 Light" w:eastAsia="阿里巴巴普惠体 2.0 45 Light" w:cs="阿里巴巴普惠体 2.0 45 Light"/>
                </w:rPr>
                <w:delText>000</w:delText>
              </w:r>
            </w:del>
          </w:p>
        </w:tc>
      </w:tr>
      <w:tr w14:paraId="34389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44F686A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1030</w:t>
            </w:r>
          </w:p>
        </w:tc>
        <w:tc>
          <w:tcPr>
            <w:tcW w:w="2711" w:type="dxa"/>
            <w:vAlign w:val="center"/>
          </w:tcPr>
          <w:p w14:paraId="1C50742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中指上电初始力控</w:t>
            </w:r>
          </w:p>
        </w:tc>
        <w:tc>
          <w:tcPr>
            <w:tcW w:w="1329" w:type="dxa"/>
            <w:vAlign w:val="center"/>
          </w:tcPr>
          <w:p w14:paraId="5C0FAD1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9" w:type="dxa"/>
            <w:vAlign w:val="center"/>
          </w:tcPr>
          <w:p w14:paraId="73C4049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ins w:id="3554" w:author="成成" w:date="2025-09-17T10:32:00Z">
              <w:r>
                <w:rPr>
                  <w:rFonts w:hint="eastAsia" w:ascii="阿里巴巴普惠体 2.0 45 Light" w:hAnsi="阿里巴巴普惠体 2.0 45 Light" w:eastAsia="阿里巴巴普惠体 2.0 45 Light" w:cs="阿里巴巴普惠体 2.0 45 Light"/>
                  <w:lang w:val="en-US" w:eastAsia="zh-CN"/>
                </w:rPr>
                <w:t>500</w:t>
              </w:r>
            </w:ins>
            <w:del w:id="3555" w:author="成成" w:date="2025-09-17T10:31:59Z">
              <w:r>
                <w:rPr>
                  <w:rFonts w:hint="eastAsia" w:ascii="阿里巴巴普惠体 2.0 45 Light" w:hAnsi="阿里巴巴普惠体 2.0 45 Light" w:eastAsia="阿里巴巴普惠体 2.0 45 Light" w:cs="阿里巴巴普惠体 2.0 45 Light"/>
                  <w:lang w:val="en-US" w:eastAsia="zh-CN"/>
                </w:rPr>
                <w:delText>2</w:delText>
              </w:r>
            </w:del>
            <w:del w:id="3556" w:author="成成" w:date="2025-09-17T10:31:58Z">
              <w:r>
                <w:rPr>
                  <w:rFonts w:hint="eastAsia" w:ascii="阿里巴巴普惠体 2.0 45 Light" w:hAnsi="阿里巴巴普惠体 2.0 45 Light" w:eastAsia="阿里巴巴普惠体 2.0 45 Light" w:cs="阿里巴巴普惠体 2.0 45 Light"/>
                </w:rPr>
                <w:delText>000</w:delText>
              </w:r>
            </w:del>
          </w:p>
        </w:tc>
      </w:tr>
      <w:tr w14:paraId="7D521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72E9A17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1031</w:t>
            </w:r>
          </w:p>
        </w:tc>
        <w:tc>
          <w:tcPr>
            <w:tcW w:w="2711" w:type="dxa"/>
            <w:vAlign w:val="center"/>
          </w:tcPr>
          <w:p w14:paraId="0B7C815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食指上电初始力控</w:t>
            </w:r>
          </w:p>
        </w:tc>
        <w:tc>
          <w:tcPr>
            <w:tcW w:w="1329" w:type="dxa"/>
            <w:vAlign w:val="center"/>
          </w:tcPr>
          <w:p w14:paraId="10FAFA8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9" w:type="dxa"/>
            <w:vAlign w:val="center"/>
          </w:tcPr>
          <w:p w14:paraId="686FADC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ins w:id="3557" w:author="成成" w:date="2025-09-17T10:32:05Z">
              <w:r>
                <w:rPr>
                  <w:rFonts w:hint="eastAsia" w:ascii="阿里巴巴普惠体 2.0 45 Light" w:hAnsi="阿里巴巴普惠体 2.0 45 Light" w:eastAsia="阿里巴巴普惠体 2.0 45 Light" w:cs="阿里巴巴普惠体 2.0 45 Light"/>
                  <w:lang w:val="en-US" w:eastAsia="zh-CN"/>
                </w:rPr>
                <w:t>5</w:t>
              </w:r>
            </w:ins>
            <w:ins w:id="3558" w:author="成成" w:date="2025-09-17T10:32:06Z">
              <w:r>
                <w:rPr>
                  <w:rFonts w:hint="eastAsia" w:ascii="阿里巴巴普惠体 2.0 45 Light" w:hAnsi="阿里巴巴普惠体 2.0 45 Light" w:eastAsia="阿里巴巴普惠体 2.0 45 Light" w:cs="阿里巴巴普惠体 2.0 45 Light"/>
                  <w:lang w:val="en-US" w:eastAsia="zh-CN"/>
                </w:rPr>
                <w:t>00</w:t>
              </w:r>
            </w:ins>
            <w:del w:id="3559" w:author="成成" w:date="2025-09-17T10:32:04Z">
              <w:r>
                <w:rPr>
                  <w:rFonts w:hint="eastAsia" w:ascii="阿里巴巴普惠体 2.0 45 Light" w:hAnsi="阿里巴巴普惠体 2.0 45 Light" w:eastAsia="阿里巴巴普惠体 2.0 45 Light" w:cs="阿里巴巴普惠体 2.0 45 Light"/>
                  <w:lang w:val="en-US" w:eastAsia="zh-CN"/>
                </w:rPr>
                <w:delText>2</w:delText>
              </w:r>
            </w:del>
            <w:del w:id="3560" w:author="成成" w:date="2025-09-17T10:32:04Z">
              <w:r>
                <w:rPr>
                  <w:rFonts w:hint="eastAsia" w:ascii="阿里巴巴普惠体 2.0 45 Light" w:hAnsi="阿里巴巴普惠体 2.0 45 Light" w:eastAsia="阿里巴巴普惠体 2.0 45 Light" w:cs="阿里巴巴普惠体 2.0 45 Light"/>
                </w:rPr>
                <w:delText>000</w:delText>
              </w:r>
            </w:del>
          </w:p>
        </w:tc>
      </w:tr>
      <w:tr w14:paraId="6CBAB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71CBABC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1032</w:t>
            </w:r>
          </w:p>
        </w:tc>
        <w:tc>
          <w:tcPr>
            <w:tcW w:w="2711" w:type="dxa"/>
            <w:vAlign w:val="center"/>
          </w:tcPr>
          <w:p w14:paraId="625B4B2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大拇指弯曲上电初始力控</w:t>
            </w:r>
          </w:p>
        </w:tc>
        <w:tc>
          <w:tcPr>
            <w:tcW w:w="1329" w:type="dxa"/>
            <w:vAlign w:val="center"/>
          </w:tcPr>
          <w:p w14:paraId="191E554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9" w:type="dxa"/>
            <w:vAlign w:val="center"/>
          </w:tcPr>
          <w:p w14:paraId="77FBF5F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del w:id="3561" w:author="成成" w:date="2025-09-17T10:32:10Z">
              <w:r>
                <w:rPr>
                  <w:rFonts w:hint="eastAsia" w:ascii="阿里巴巴普惠体 2.0 45 Light" w:hAnsi="阿里巴巴普惠体 2.0 45 Light" w:eastAsia="阿里巴巴普惠体 2.0 45 Light" w:cs="阿里巴巴普惠体 2.0 45 Light"/>
                </w:rPr>
                <w:delText>1</w:delText>
              </w:r>
            </w:del>
            <w:r>
              <w:rPr>
                <w:rFonts w:hint="eastAsia" w:ascii="阿里巴巴普惠体 2.0 45 Light" w:hAnsi="阿里巴巴普惠体 2.0 45 Light" w:eastAsia="阿里巴巴普惠体 2.0 45 Light" w:cs="阿里巴巴普惠体 2.0 45 Light"/>
                <w:lang w:val="en-US" w:eastAsia="zh-CN"/>
              </w:rPr>
              <w:t>20</w:t>
            </w:r>
            <w:r>
              <w:rPr>
                <w:rFonts w:hint="eastAsia" w:ascii="阿里巴巴普惠体 2.0 45 Light" w:hAnsi="阿里巴巴普惠体 2.0 45 Light" w:eastAsia="阿里巴巴普惠体 2.0 45 Light" w:cs="阿里巴巴普惠体 2.0 45 Light"/>
              </w:rPr>
              <w:t>00</w:t>
            </w:r>
          </w:p>
        </w:tc>
      </w:tr>
      <w:tr w14:paraId="2351C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0C9150A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1033</w:t>
            </w:r>
          </w:p>
        </w:tc>
        <w:tc>
          <w:tcPr>
            <w:tcW w:w="2711" w:type="dxa"/>
            <w:vAlign w:val="center"/>
          </w:tcPr>
          <w:p w14:paraId="0C51BA5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大拇指旋转上电初始力控</w:t>
            </w:r>
          </w:p>
        </w:tc>
        <w:tc>
          <w:tcPr>
            <w:tcW w:w="1329" w:type="dxa"/>
            <w:vAlign w:val="center"/>
          </w:tcPr>
          <w:p w14:paraId="066AEB1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9" w:type="dxa"/>
            <w:vAlign w:val="center"/>
          </w:tcPr>
          <w:p w14:paraId="3414D7E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del w:id="3562" w:author="成成" w:date="2025-09-17T10:32:14Z">
              <w:r>
                <w:rPr>
                  <w:rFonts w:hint="eastAsia" w:ascii="阿里巴巴普惠体 2.0 45 Light" w:hAnsi="阿里巴巴普惠体 2.0 45 Light" w:eastAsia="阿里巴巴普惠体 2.0 45 Light" w:cs="阿里巴巴普惠体 2.0 45 Light"/>
                </w:rPr>
                <w:delText>1</w:delText>
              </w:r>
            </w:del>
            <w:r>
              <w:rPr>
                <w:rFonts w:hint="eastAsia" w:ascii="阿里巴巴普惠体 2.0 45 Light" w:hAnsi="阿里巴巴普惠体 2.0 45 Light" w:eastAsia="阿里巴巴普惠体 2.0 45 Light" w:cs="阿里巴巴普惠体 2.0 45 Light"/>
                <w:lang w:val="en-US" w:eastAsia="zh-CN"/>
              </w:rPr>
              <w:t>20</w:t>
            </w:r>
            <w:r>
              <w:rPr>
                <w:rFonts w:hint="eastAsia" w:ascii="阿里巴巴普惠体 2.0 45 Light" w:hAnsi="阿里巴巴普惠体 2.0 45 Light" w:eastAsia="阿里巴巴普惠体 2.0 45 Light" w:cs="阿里巴巴普惠体 2.0 45 Light"/>
              </w:rPr>
              <w:t>00</w:t>
            </w:r>
          </w:p>
        </w:tc>
      </w:tr>
    </w:tbl>
    <w:p w14:paraId="56FDCF96">
      <w:pPr>
        <w:pStyle w:val="12"/>
        <w:tabs>
          <w:tab w:val="left" w:pos="420"/>
          <w:tab w:val="left" w:pos="851"/>
        </w:tabs>
        <w:ind w:firstLine="472" w:firstLineChars="200"/>
        <w:rPr>
          <w:rFonts w:hint="eastAsia" w:ascii="阿里巴巴普惠体 2.0 45 Light" w:hAnsi="阿里巴巴普惠体 2.0 45 Light" w:eastAsia="阿里巴巴普惠体 2.0 45 Light" w:cs="阿里巴巴普惠体 2.0 45 Light"/>
          <w:kern w:val="0"/>
          <w:sz w:val="24"/>
          <w:szCs w:val="24"/>
          <w:rPrChange w:id="3564" w:author="成成" w:date="2025-09-18T15:41:49Z">
            <w:rPr>
              <w:rFonts w:hint="eastAsia" w:ascii="阿里巴巴普惠体 2.0 45 Light" w:hAnsi="阿里巴巴普惠体 2.0 45 Light" w:eastAsia="阿里巴巴普惠体 2.0 45 Light" w:cs="阿里巴巴普惠体 2.0 45 Light"/>
            </w:rPr>
          </w:rPrChange>
        </w:rPr>
        <w:pPrChange w:id="3563" w:author="成成" w:date="2025-09-18T15:41:53Z">
          <w:pPr>
            <w:pStyle w:val="32"/>
            <w:ind w:firstLine="470"/>
          </w:pPr>
        </w:pPrChange>
      </w:pPr>
      <w:r>
        <w:rPr>
          <w:rFonts w:hint="eastAsia" w:ascii="阿里巴巴普惠体 2.0 45 Light" w:hAnsi="阿里巴巴普惠体 2.0 45 Light" w:eastAsia="阿里巴巴普惠体 2.0 45 Light" w:cs="阿里巴巴普惠体 2.0 45 Light"/>
          <w:kern w:val="0"/>
          <w:sz w:val="24"/>
          <w:szCs w:val="24"/>
          <w:rPrChange w:id="3565" w:author="成成" w:date="2025-09-18T15:41:49Z">
            <w:rPr>
              <w:rFonts w:hint="eastAsia" w:ascii="阿里巴巴普惠体 2.0 45 Light" w:hAnsi="阿里巴巴普惠体 2.0 45 Light" w:eastAsia="阿里巴巴普惠体 2.0 45 Light" w:cs="阿里巴巴普惠体 2.0 45 Light"/>
            </w:rPr>
          </w:rPrChange>
        </w:rPr>
        <w:t>寄存器数值含义是指相应手指指尖提供的握力，例如</w:t>
      </w:r>
      <w:r>
        <w:rPr>
          <w:rFonts w:hint="eastAsia" w:ascii="阿里巴巴普惠体 2.0 45 Light" w:hAnsi="阿里巴巴普惠体 2.0 45 Light" w:eastAsia="阿里巴巴普惠体 2.0 45 Light" w:cs="阿里巴巴普惠体 2.0 45 Light"/>
          <w:kern w:val="0"/>
          <w:sz w:val="24"/>
          <w:szCs w:val="24"/>
          <w:lang w:val="en-US" w:eastAsia="zh-CN"/>
          <w:rPrChange w:id="3566" w:author="成成" w:date="2025-09-18T15:41:49Z">
            <w:rPr>
              <w:rFonts w:hint="eastAsia" w:ascii="阿里巴巴普惠体 2.0 45 Light" w:hAnsi="阿里巴巴普惠体 2.0 45 Light" w:eastAsia="阿里巴巴普惠体 2.0 45 Light" w:cs="阿里巴巴普惠体 2.0 45 Light"/>
              <w:lang w:val="en-US" w:eastAsia="zh-CN"/>
            </w:rPr>
          </w:rPrChange>
        </w:rPr>
        <w:t>将无名指上电初始力控值</w:t>
      </w:r>
      <w:r>
        <w:rPr>
          <w:rFonts w:hint="eastAsia" w:ascii="阿里巴巴普惠体 2.0 45 Light" w:hAnsi="阿里巴巴普惠体 2.0 45 Light" w:eastAsia="阿里巴巴普惠体 2.0 45 Light" w:cs="阿里巴巴普惠体 2.0 45 Light"/>
          <w:kern w:val="0"/>
          <w:sz w:val="24"/>
          <w:szCs w:val="24"/>
          <w:rPrChange w:id="3567" w:author="成成" w:date="2025-09-18T15:41:49Z">
            <w:rPr>
              <w:rFonts w:hint="eastAsia" w:ascii="阿里巴巴普惠体 2.0 45 Light" w:hAnsi="阿里巴巴普惠体 2.0 45 Light" w:eastAsia="阿里巴巴普惠体 2.0 45 Light" w:cs="阿里巴巴普惠体 2.0 45 Light"/>
            </w:rPr>
          </w:rPrChange>
        </w:rPr>
        <w:t>设置为</w:t>
      </w:r>
      <w:r>
        <w:rPr>
          <w:rFonts w:hint="eastAsia" w:ascii="阿里巴巴普惠体 2.0 45 Light" w:hAnsi="阿里巴巴普惠体 2.0 45 Light" w:eastAsia="阿里巴巴普惠体 2.0 45 Light" w:cs="阿里巴巴普惠体 2.0 45 Light"/>
          <w:kern w:val="0"/>
          <w:sz w:val="24"/>
          <w:szCs w:val="24"/>
          <w:lang w:val="en-US" w:eastAsia="zh-CN"/>
          <w:rPrChange w:id="3568" w:author="成成" w:date="2025-09-18T15:41:49Z">
            <w:rPr>
              <w:rFonts w:hint="eastAsia" w:ascii="阿里巴巴普惠体 2.0 45 Light" w:hAnsi="阿里巴巴普惠体 2.0 45 Light" w:eastAsia="阿里巴巴普惠体 2.0 45 Light" w:cs="阿里巴巴普惠体 2.0 45 Light"/>
              <w:lang w:val="en-US" w:eastAsia="zh-CN"/>
            </w:rPr>
          </w:rPrChange>
        </w:rPr>
        <w:t>200</w:t>
      </w:r>
      <w:del w:id="3569" w:author="成成" w:date="2025-09-17T10:32:29Z">
        <w:r>
          <w:rPr>
            <w:rFonts w:hint="eastAsia" w:ascii="阿里巴巴普惠体 2.0 45 Light" w:hAnsi="阿里巴巴普惠体 2.0 45 Light" w:eastAsia="阿里巴巴普惠体 2.0 45 Light" w:cs="阿里巴巴普惠体 2.0 45 Light"/>
            <w:kern w:val="0"/>
            <w:sz w:val="24"/>
            <w:szCs w:val="24"/>
            <w:lang w:val="en-US" w:eastAsia="zh-CN"/>
            <w:rPrChange w:id="3570" w:author="成成" w:date="2025-09-18T15:41:49Z">
              <w:rPr>
                <w:rFonts w:hint="eastAsia" w:ascii="阿里巴巴普惠体 2.0 45 Light" w:hAnsi="阿里巴巴普惠体 2.0 45 Light" w:eastAsia="阿里巴巴普惠体 2.0 45 Light" w:cs="阿里巴巴普惠体 2.0 45 Light"/>
                <w:lang w:val="en-US" w:eastAsia="zh-CN"/>
              </w:rPr>
            </w:rPrChange>
          </w:rPr>
          <w:delText>0</w:delText>
        </w:r>
      </w:del>
      <w:r>
        <w:rPr>
          <w:rFonts w:hint="eastAsia" w:ascii="阿里巴巴普惠体 2.0 45 Light" w:hAnsi="阿里巴巴普惠体 2.0 45 Light" w:eastAsia="阿里巴巴普惠体 2.0 45 Light" w:cs="阿里巴巴普惠体 2.0 45 Light"/>
          <w:kern w:val="0"/>
          <w:sz w:val="24"/>
          <w:szCs w:val="24"/>
          <w:rPrChange w:id="3572" w:author="成成" w:date="2025-09-18T15:41:49Z">
            <w:rPr>
              <w:rFonts w:hint="eastAsia" w:ascii="阿里巴巴普惠体 2.0 45 Light" w:hAnsi="阿里巴巴普惠体 2.0 45 Light" w:eastAsia="阿里巴巴普惠体 2.0 45 Light" w:cs="阿里巴巴普惠体 2.0 45 Light"/>
            </w:rPr>
          </w:rPrChange>
        </w:rPr>
        <w:t>时，表示允许无名指手指指尖提供</w:t>
      </w:r>
      <w:ins w:id="3573" w:author="成成" w:date="2025-09-17T10:32:48Z">
        <w:r>
          <w:rPr>
            <w:rFonts w:hint="eastAsia" w:ascii="阿里巴巴普惠体 2.0 45 Light" w:hAnsi="阿里巴巴普惠体 2.0 45 Light" w:eastAsia="阿里巴巴普惠体 2.0 45 Light" w:cs="阿里巴巴普惠体 2.0 45 Light"/>
            <w:kern w:val="0"/>
            <w:sz w:val="24"/>
            <w:szCs w:val="24"/>
            <w:lang w:val="en-US" w:eastAsia="zh-CN"/>
            <w:rPrChange w:id="3574" w:author="成成" w:date="2025-09-18T15:41:49Z">
              <w:rPr>
                <w:rFonts w:hint="eastAsia" w:ascii="阿里巴巴普惠体 2.0 45 Light" w:hAnsi="阿里巴巴普惠体 2.0 45 Light" w:eastAsia="阿里巴巴普惠体 2.0 45 Light" w:cs="阿里巴巴普惠体 2.0 45 Light"/>
                <w:lang w:val="en-US" w:eastAsia="zh-CN"/>
              </w:rPr>
            </w:rPrChange>
          </w:rPr>
          <w:t>约</w:t>
        </w:r>
      </w:ins>
      <w:r>
        <w:rPr>
          <w:rFonts w:hint="eastAsia" w:ascii="阿里巴巴普惠体 2.0 45 Light" w:hAnsi="阿里巴巴普惠体 2.0 45 Light" w:eastAsia="阿里巴巴普惠体 2.0 45 Light" w:cs="阿里巴巴普惠体 2.0 45 Light"/>
          <w:kern w:val="0"/>
          <w:sz w:val="24"/>
          <w:szCs w:val="24"/>
          <w:lang w:val="en-US" w:eastAsia="zh-CN"/>
          <w:rPrChange w:id="3576" w:author="成成" w:date="2025-09-18T15:41:49Z">
            <w:rPr>
              <w:rFonts w:hint="eastAsia" w:ascii="阿里巴巴普惠体 2.0 45 Light" w:hAnsi="阿里巴巴普惠体 2.0 45 Light" w:eastAsia="阿里巴巴普惠体 2.0 45 Light" w:cs="阿里巴巴普惠体 2.0 45 Light"/>
              <w:lang w:val="en-US" w:eastAsia="zh-CN"/>
            </w:rPr>
          </w:rPrChange>
        </w:rPr>
        <w:t>200</w:t>
      </w:r>
      <w:r>
        <w:rPr>
          <w:rFonts w:hint="eastAsia" w:ascii="阿里巴巴普惠体 2.0 45 Light" w:hAnsi="阿里巴巴普惠体 2.0 45 Light" w:eastAsia="阿里巴巴普惠体 2.0 45 Light" w:cs="阿里巴巴普惠体 2.0 45 Light"/>
          <w:kern w:val="0"/>
          <w:sz w:val="24"/>
          <w:szCs w:val="24"/>
          <w:rPrChange w:id="3577" w:author="成成" w:date="2025-09-18T15:41:49Z">
            <w:rPr>
              <w:rFonts w:hint="eastAsia" w:ascii="阿里巴巴普惠体 2.0 45 Light" w:hAnsi="阿里巴巴普惠体 2.0 45 Light" w:eastAsia="阿里巴巴普惠体 2.0 45 Light" w:cs="阿里巴巴普惠体 2.0 45 Light"/>
            </w:rPr>
          </w:rPrChange>
        </w:rPr>
        <w:t>g的握力。（如果手指接触物体的部分不是指尖，那么可提供的握力则有所不同，具体大小与力臂长度有关，力臂越短，提供的握力越大）。</w:t>
      </w:r>
    </w:p>
    <w:p w14:paraId="1B04D887">
      <w:pPr>
        <w:pStyle w:val="5"/>
        <w:numPr>
          <w:ilvl w:val="-1"/>
          <w:numId w:val="0"/>
        </w:numPr>
        <w:ind w:left="397" w:firstLine="0"/>
        <w:rPr>
          <w:rFonts w:hint="eastAsia" w:ascii="阿里巴巴普惠体 2.0 45 Light" w:hAnsi="阿里巴巴普惠体 2.0 45 Light" w:eastAsia="阿里巴巴普惠体 2.0 45 Light" w:cs="阿里巴巴普惠体 2.0 45 Light"/>
          <w:b/>
          <w:bCs/>
          <w:rPrChange w:id="3578" w:author="成成" w:date="2025-09-18T16:15:26Z">
            <w:rPr>
              <w:rFonts w:hint="eastAsia" w:ascii="阿里巴巴普惠体 2.0 45 Light" w:hAnsi="阿里巴巴普惠体 2.0 45 Light" w:eastAsia="阿里巴巴普惠体 2.0 45 Light" w:cs="阿里巴巴普惠体 2.0 45 Light"/>
            </w:rPr>
          </w:rPrChange>
        </w:rPr>
      </w:pPr>
      <w:bookmarkStart w:id="483" w:name="_Toc24081"/>
      <w:bookmarkStart w:id="484" w:name="_Toc20955"/>
      <w:bookmarkStart w:id="485" w:name="_Toc21939211"/>
      <w:bookmarkStart w:id="486" w:name="_Toc7023"/>
      <w:bookmarkStart w:id="487" w:name="_Toc19673"/>
      <w:bookmarkStart w:id="488" w:name="_Toc32392"/>
      <w:bookmarkStart w:id="489" w:name="_Toc25533"/>
      <w:bookmarkStart w:id="490" w:name="_Toc9497"/>
      <w:bookmarkStart w:id="491" w:name="_Toc20818"/>
      <w:bookmarkStart w:id="492" w:name="_Toc12293"/>
      <w:bookmarkStart w:id="493" w:name="_Toc833"/>
      <w:bookmarkStart w:id="494" w:name="_Toc3821216"/>
      <w:bookmarkStart w:id="495" w:name="_Toc15266"/>
      <w:bookmarkStart w:id="496" w:name="_Toc797046"/>
      <w:r>
        <w:rPr>
          <w:rFonts w:hint="eastAsia" w:ascii="阿里巴巴普惠体 2.0 45 Light" w:hAnsi="阿里巴巴普惠体 2.0 45 Light" w:eastAsia="阿里巴巴普惠体 2.0 45 Light" w:cs="阿里巴巴普惠体 2.0 45 Light"/>
          <w:lang w:val="en-US" w:eastAsia="zh-CN"/>
        </w:rPr>
        <w:t xml:space="preserve">2.5.10 </w:t>
      </w:r>
      <w:r>
        <w:rPr>
          <w:rFonts w:hint="eastAsia" w:ascii="阿里巴巴普惠体 2.0 45 Light" w:hAnsi="阿里巴巴普惠体 2.0 45 Light" w:eastAsia="阿里巴巴普惠体 2.0 45 Light" w:cs="阿里巴巴普惠体 2.0 45 Light"/>
          <w:b/>
          <w:bCs/>
          <w:rPrChange w:id="3579" w:author="成成" w:date="2025-09-18T16:15:26Z">
            <w:rPr>
              <w:rFonts w:hint="eastAsia" w:ascii="阿里巴巴普惠体 2.0 45 Light" w:hAnsi="阿里巴巴普惠体 2.0 45 Light" w:eastAsia="阿里巴巴普惠体 2.0 45 Light" w:cs="阿里巴巴普惠体 2.0 45 Light"/>
            </w:rPr>
          </w:rPrChange>
        </w:rPr>
        <w:t>各自由度的</w:t>
      </w:r>
      <w:r>
        <w:rPr>
          <w:rFonts w:hint="eastAsia" w:ascii="阿里巴巴普惠体 2.0 45 Light" w:hAnsi="阿里巴巴普惠体 2.0 45 Light" w:eastAsia="阿里巴巴普惠体 2.0 45 Light" w:cs="阿里巴巴普惠体 2.0 45 Light"/>
          <w:b/>
          <w:bCs/>
          <w:lang w:eastAsia="zh-CN"/>
          <w:rPrChange w:id="3580" w:author="成成" w:date="2025-09-18T16:15:26Z">
            <w:rPr>
              <w:rFonts w:hint="eastAsia" w:ascii="阿里巴巴普惠体 2.0 45 Light" w:hAnsi="阿里巴巴普惠体 2.0 45 Light" w:eastAsia="阿里巴巴普惠体 2.0 45 Light" w:cs="阿里巴巴普惠体 2.0 45 Light"/>
              <w:lang w:eastAsia="zh-CN"/>
            </w:rPr>
          </w:rPrChange>
        </w:rPr>
        <w:t>电缸</w:t>
      </w:r>
      <w:r>
        <w:rPr>
          <w:rFonts w:hint="eastAsia" w:ascii="阿里巴巴普惠体 2.0 45 Light" w:hAnsi="阿里巴巴普惠体 2.0 45 Light" w:eastAsia="阿里巴巴普惠体 2.0 45 Light" w:cs="阿里巴巴普惠体 2.0 45 Light"/>
          <w:b/>
          <w:bCs/>
          <w:rPrChange w:id="3581" w:author="成成" w:date="2025-09-18T16:15:26Z">
            <w:rPr>
              <w:rFonts w:hint="eastAsia" w:ascii="阿里巴巴普惠体 2.0 45 Light" w:hAnsi="阿里巴巴普惠体 2.0 45 Light" w:eastAsia="阿里巴巴普惠体 2.0 45 Light" w:cs="阿里巴巴普惠体 2.0 45 Light"/>
            </w:rPr>
          </w:rPrChange>
        </w:rPr>
        <w:t>位置设置值</w:t>
      </w:r>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p>
    <w:p w14:paraId="4AAF1E05">
      <w:pPr>
        <w:pStyle w:val="32"/>
        <w:ind w:firstLine="47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此寄存器组由六个寄存器组成，分别对应灵巧手六个自由度</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的设置位置，具体说明</w:t>
      </w:r>
      <w:r>
        <w:rPr>
          <w:rFonts w:hint="eastAsia" w:ascii="阿里巴巴普惠体 2.0 45 Light" w:hAnsi="阿里巴巴普惠体 2.0 45 Light" w:eastAsia="阿里巴巴普惠体 2.0 45 Light" w:cs="阿里巴巴普惠体 2.0 45 Light"/>
          <w:lang w:val="en-US" w:eastAsia="zh-CN"/>
        </w:rPr>
        <w:t>如下</w:t>
      </w:r>
      <w:ins w:id="3582" w:author="成成" w:date="2025-09-18T15:28:02Z">
        <w:r>
          <w:rPr>
            <w:rFonts w:hint="eastAsia" w:ascii="阿里巴巴普惠体 2.0 45 Light" w:hAnsi="阿里巴巴普惠体 2.0 45 Light" w:eastAsia="阿里巴巴普惠体 2.0 45 Light" w:cs="阿里巴巴普惠体 2.0 45 Light"/>
            <w:lang w:val="en-US" w:eastAsia="zh-CN"/>
            <w:rPrChange w:id="3583" w:author="成成" w:date="2025-09-18T15:41:42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3585" w:author="成成" w:date="2025-09-18T15:28:02Z">
        <w:r>
          <w:rPr>
            <w:rFonts w:hint="eastAsia" w:ascii="阿里巴巴普惠体 2.0 45 Light" w:hAnsi="阿里巴巴普惠体 2.0 45 Light" w:eastAsia="阿里巴巴普惠体 2.0 45 Light" w:cs="阿里巴巴普惠体 2.0 45 Light"/>
            <w:lang w:val="en-US" w:eastAsia="zh-CN"/>
            <w:rPrChange w:id="3586" w:author="成成" w:date="2025-09-18T15:41:42Z">
              <w:rPr>
                <w:rFonts w:hint="eastAsia" w:ascii="阿里巴巴普惠体 2.0 45 Light" w:hAnsi="阿里巴巴普惠体 2.0 45 Light" w:eastAsia="阿里巴巴普惠体 2.0 45 Light" w:cs="阿里巴巴普惠体 2.0 45 Light"/>
                <w:lang w:val="en-US" w:eastAsia="zh-CN"/>
              </w:rPr>
            </w:rPrChange>
          </w:rPr>
          <w:instrText xml:space="preserve"> REF _Ref32568 \h </w:instrText>
        </w:r>
      </w:ins>
      <w:ins w:id="3588" w:author="成成" w:date="2025-09-18T15:28:02Z">
        <w:r>
          <w:rPr>
            <w:rFonts w:hint="eastAsia" w:ascii="阿里巴巴普惠体 2.0 45 Light" w:hAnsi="阿里巴巴普惠体 2.0 45 Light" w:eastAsia="阿里巴巴普惠体 2.0 45 Light" w:cs="阿里巴巴普惠体 2.0 45 Light"/>
            <w:lang w:val="en-US" w:eastAsia="zh-CN"/>
            <w:rPrChange w:id="3589" w:author="成成" w:date="2025-09-18T15:41:42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3591" w:author="成成" w:date="2025-09-18T15:28:02Z">
        <w:r>
          <w:rPr>
            <w:rFonts w:hint="eastAsia" w:ascii="阿里巴巴普惠体 2.0 45 Light" w:hAnsi="阿里巴巴普惠体 2.0 45 Light" w:eastAsia="阿里巴巴普惠体 2.0 45 Light" w:cs="阿里巴巴普惠体 2.0 45 Light"/>
            <w:rPrChange w:id="3592" w:author="成成" w:date="2025-09-18T15:41:42Z">
              <w:rPr/>
            </w:rPrChange>
          </w:rPr>
          <w:t>表 34</w:t>
        </w:r>
      </w:ins>
      <w:ins w:id="3594" w:author="成成" w:date="2025-09-18T15:28:02Z">
        <w:r>
          <w:rPr>
            <w:rFonts w:hint="eastAsia" w:ascii="阿里巴巴普惠体 2.0 45 Light" w:hAnsi="阿里巴巴普惠体 2.0 45 Light" w:eastAsia="阿里巴巴普惠体 2.0 45 Light" w:cs="阿里巴巴普惠体 2.0 45 Light"/>
            <w:lang w:val="en-US" w:eastAsia="zh-CN"/>
            <w:rPrChange w:id="3595" w:author="成成" w:date="2025-09-18T15:41:42Z">
              <w:rPr>
                <w:rFonts w:hint="eastAsia" w:ascii="阿里巴巴普惠体 2.0 45 Light" w:hAnsi="阿里巴巴普惠体 2.0 45 Light" w:eastAsia="阿里巴巴普惠体 2.0 45 Light" w:cs="阿里巴巴普惠体 2.0 45 Light"/>
                <w:lang w:val="en-US" w:eastAsia="zh-CN"/>
              </w:rPr>
            </w:rPrChange>
          </w:rPr>
          <w:fldChar w:fldCharType="end"/>
        </w:r>
      </w:ins>
      <w:del w:id="3597" w:author="成成" w:date="2025-09-18T15:27:56Z">
        <w:r>
          <w:rPr>
            <w:rFonts w:hint="eastAsia" w:ascii="阿里巴巴普惠体 2.0 45 Light" w:hAnsi="阿里巴巴普惠体 2.0 45 Light" w:eastAsia="阿里巴巴普惠体 2.0 45 Light" w:cs="阿里巴巴普惠体 2.0 45 Light"/>
            <w:lang w:val="en-US" w:eastAsia="zh-CN"/>
          </w:rPr>
          <w:delText>表3</w:delText>
        </w:r>
      </w:del>
      <w:del w:id="3598" w:author="成成" w:date="2025-09-18T15:27:55Z">
        <w:r>
          <w:rPr>
            <w:rFonts w:hint="eastAsia" w:ascii="阿里巴巴普惠体 2.0 45 Light" w:hAnsi="阿里巴巴普惠体 2.0 45 Light" w:eastAsia="阿里巴巴普惠体 2.0 45 Light" w:cs="阿里巴巴普惠体 2.0 45 Light"/>
            <w:lang w:val="en-US" w:eastAsia="zh-CN"/>
          </w:rPr>
          <w:delText>4</w:delText>
        </w:r>
      </w:del>
      <w:r>
        <w:rPr>
          <w:rFonts w:hint="eastAsia" w:ascii="阿里巴巴普惠体 2.0 45 Light" w:hAnsi="阿里巴巴普惠体 2.0 45 Light" w:eastAsia="阿里巴巴普惠体 2.0 45 Light" w:cs="阿里巴巴普惠体 2.0 45 Light"/>
          <w:lang w:val="en-US" w:eastAsia="zh-CN"/>
        </w:rPr>
        <w:t>所示</w:t>
      </w:r>
      <w:r>
        <w:rPr>
          <w:rFonts w:hint="eastAsia" w:ascii="阿里巴巴普惠体 2.0 45 Light" w:hAnsi="阿里巴巴普惠体 2.0 45 Light" w:eastAsia="阿里巴巴普惠体 2.0 45 Light" w:cs="阿里巴巴普惠体 2.0 45 Light"/>
        </w:rPr>
        <w:t>。这些参数不能保存</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无单位量纲。</w:t>
      </w:r>
    </w:p>
    <w:p w14:paraId="12496C2D">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ins w:id="3599" w:author="成成" w:date="2025-09-18T15:27:52Z">
        <w:bookmarkStart w:id="497" w:name="_Ref32568"/>
        <w:r>
          <w:rPr>
            <w:rFonts w:hint="eastAsia" w:ascii="阿里巴巴普惠体 2.0 45 Light" w:hAnsi="阿里巴巴普惠体 2.0 45 Light" w:eastAsia="阿里巴巴普惠体 2.0 45 Light" w:cs="阿里巴巴普惠体 2.0 45 Light"/>
            <w:rPrChange w:id="3600" w:author="成成" w:date="2025-09-18T15:41:36Z">
              <w:rPr/>
            </w:rPrChange>
          </w:rPr>
          <w:t xml:space="preserve">表 </w:t>
        </w:r>
      </w:ins>
      <w:ins w:id="3602" w:author="成成" w:date="2025-09-18T15:27:52Z">
        <w:r>
          <w:rPr>
            <w:rFonts w:hint="eastAsia" w:ascii="阿里巴巴普惠体 2.0 45 Light" w:hAnsi="阿里巴巴普惠体 2.0 45 Light" w:eastAsia="阿里巴巴普惠体 2.0 45 Light" w:cs="阿里巴巴普惠体 2.0 45 Light"/>
            <w:rPrChange w:id="3603" w:author="成成" w:date="2025-09-18T15:41:36Z">
              <w:rPr/>
            </w:rPrChange>
          </w:rPr>
          <w:fldChar w:fldCharType="begin"/>
        </w:r>
      </w:ins>
      <w:ins w:id="3605" w:author="成成" w:date="2025-09-18T15:27:52Z">
        <w:r>
          <w:rPr>
            <w:rFonts w:hint="eastAsia" w:ascii="阿里巴巴普惠体 2.0 45 Light" w:hAnsi="阿里巴巴普惠体 2.0 45 Light" w:eastAsia="阿里巴巴普惠体 2.0 45 Light" w:cs="阿里巴巴普惠体 2.0 45 Light"/>
            <w:rPrChange w:id="3606" w:author="成成" w:date="2025-09-18T15:41:36Z">
              <w:rPr/>
            </w:rPrChange>
          </w:rPr>
          <w:instrText xml:space="preserve"> SEQ 表 \* ARABIC </w:instrText>
        </w:r>
      </w:ins>
      <w:ins w:id="3608" w:author="成成" w:date="2025-09-18T15:27:52Z">
        <w:r>
          <w:rPr>
            <w:rFonts w:hint="eastAsia" w:ascii="阿里巴巴普惠体 2.0 45 Light" w:hAnsi="阿里巴巴普惠体 2.0 45 Light" w:eastAsia="阿里巴巴普惠体 2.0 45 Light" w:cs="阿里巴巴普惠体 2.0 45 Light"/>
            <w:rPrChange w:id="3609" w:author="成成" w:date="2025-09-18T15:41:36Z">
              <w:rPr/>
            </w:rPrChange>
          </w:rPr>
          <w:fldChar w:fldCharType="separate"/>
        </w:r>
      </w:ins>
      <w:ins w:id="3611" w:author="成成" w:date="2025-09-18T16:08:18Z">
        <w:r>
          <w:rPr>
            <w:rFonts w:hint="eastAsia" w:ascii="阿里巴巴普惠体 2.0 45 Light" w:hAnsi="阿里巴巴普惠体 2.0 45 Light" w:eastAsia="阿里巴巴普惠体 2.0 45 Light" w:cs="阿里巴巴普惠体 2.0 45 Light"/>
          </w:rPr>
          <w:t>34</w:t>
        </w:r>
      </w:ins>
      <w:ins w:id="3612" w:author="成成" w:date="2025-09-18T15:27:52Z">
        <w:r>
          <w:rPr>
            <w:rFonts w:hint="eastAsia" w:ascii="阿里巴巴普惠体 2.0 45 Light" w:hAnsi="阿里巴巴普惠体 2.0 45 Light" w:eastAsia="阿里巴巴普惠体 2.0 45 Light" w:cs="阿里巴巴普惠体 2.0 45 Light"/>
            <w:rPrChange w:id="3613" w:author="成成" w:date="2025-09-18T15:41:36Z">
              <w:rPr/>
            </w:rPrChange>
          </w:rPr>
          <w:fldChar w:fldCharType="end"/>
        </w:r>
        <w:bookmarkEnd w:id="497"/>
      </w:ins>
      <w:del w:id="3615" w:author="成成" w:date="2025-09-18T15:27:49Z">
        <w:r>
          <w:rPr>
            <w:rFonts w:hint="eastAsia" w:ascii="阿里巴巴普惠体 2.0 45 Light" w:hAnsi="阿里巴巴普惠体 2.0 45 Light" w:eastAsia="阿里巴巴普惠体 2.0 45 Light" w:cs="阿里巴巴普惠体 2.0 45 Light"/>
            <w:lang w:val="en-US" w:eastAsia="zh-CN"/>
          </w:rPr>
          <w:delText>表</w:delText>
        </w:r>
      </w:del>
      <w:del w:id="3616" w:author="成成" w:date="2025-09-18T15:27:48Z">
        <w:r>
          <w:rPr>
            <w:rFonts w:hint="eastAsia" w:ascii="阿里巴巴普惠体 2.0 45 Light" w:hAnsi="阿里巴巴普惠体 2.0 45 Light" w:eastAsia="阿里巴巴普惠体 2.0 45 Light" w:cs="阿里巴巴普惠体 2.0 45 Light"/>
            <w:lang w:val="en-US" w:eastAsia="zh-CN"/>
          </w:rPr>
          <w:delText>34</w:delText>
        </w:r>
      </w:del>
      <w:r>
        <w:rPr>
          <w:rFonts w:hint="eastAsia" w:ascii="阿里巴巴普惠体 2.0 45 Light" w:hAnsi="阿里巴巴普惠体 2.0 45 Light" w:eastAsia="阿里巴巴普惠体 2.0 45 Light" w:cs="阿里巴巴普惠体 2.0 45 Light"/>
        </w:rPr>
        <w:t>各自由度的</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位置设置值</w:t>
      </w:r>
    </w:p>
    <w:tbl>
      <w:tblPr>
        <w:tblStyle w:val="25"/>
        <w:tblW w:w="8096"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0"/>
        <w:gridCol w:w="2724"/>
        <w:gridCol w:w="1316"/>
        <w:gridCol w:w="2276"/>
      </w:tblGrid>
      <w:tr w14:paraId="4C582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25121B7E">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2724" w:type="dxa"/>
            <w:vAlign w:val="center"/>
          </w:tcPr>
          <w:p w14:paraId="585F68F3">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1316" w:type="dxa"/>
            <w:vAlign w:val="center"/>
          </w:tcPr>
          <w:p w14:paraId="06E1ACA4">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c>
          <w:tcPr>
            <w:tcW w:w="2276" w:type="dxa"/>
            <w:vAlign w:val="center"/>
          </w:tcPr>
          <w:p w14:paraId="70CBE448">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范围</w:t>
            </w:r>
          </w:p>
        </w:tc>
      </w:tr>
      <w:tr w14:paraId="41C47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4BEE4437">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1034</w:t>
            </w:r>
          </w:p>
        </w:tc>
        <w:tc>
          <w:tcPr>
            <w:tcW w:w="2724" w:type="dxa"/>
            <w:vAlign w:val="center"/>
          </w:tcPr>
          <w:p w14:paraId="6A0D7FC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小拇指</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位置设置</w:t>
            </w:r>
          </w:p>
        </w:tc>
        <w:tc>
          <w:tcPr>
            <w:tcW w:w="1316" w:type="dxa"/>
            <w:vAlign w:val="center"/>
          </w:tcPr>
          <w:p w14:paraId="0E38B48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7405B81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17BD9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144E7596">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1035</w:t>
            </w:r>
          </w:p>
        </w:tc>
        <w:tc>
          <w:tcPr>
            <w:tcW w:w="2724" w:type="dxa"/>
            <w:vAlign w:val="center"/>
          </w:tcPr>
          <w:p w14:paraId="70F0E5A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无名指</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位置设置</w:t>
            </w:r>
          </w:p>
        </w:tc>
        <w:tc>
          <w:tcPr>
            <w:tcW w:w="1316" w:type="dxa"/>
            <w:vAlign w:val="center"/>
          </w:tcPr>
          <w:p w14:paraId="30E2CDE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5681EB5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57EF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5D382794">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1036</w:t>
            </w:r>
          </w:p>
        </w:tc>
        <w:tc>
          <w:tcPr>
            <w:tcW w:w="2724" w:type="dxa"/>
            <w:vAlign w:val="center"/>
          </w:tcPr>
          <w:p w14:paraId="5AC4042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中指</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位置设置</w:t>
            </w:r>
          </w:p>
        </w:tc>
        <w:tc>
          <w:tcPr>
            <w:tcW w:w="1316" w:type="dxa"/>
            <w:vAlign w:val="center"/>
          </w:tcPr>
          <w:p w14:paraId="54CBC44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2FB9961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2897F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4281C404">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1037</w:t>
            </w:r>
          </w:p>
        </w:tc>
        <w:tc>
          <w:tcPr>
            <w:tcW w:w="2724" w:type="dxa"/>
            <w:vAlign w:val="center"/>
          </w:tcPr>
          <w:p w14:paraId="411CE26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食指</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位置设置</w:t>
            </w:r>
          </w:p>
        </w:tc>
        <w:tc>
          <w:tcPr>
            <w:tcW w:w="1316" w:type="dxa"/>
            <w:vAlign w:val="center"/>
          </w:tcPr>
          <w:p w14:paraId="4304654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6A73FBE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78CF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29A47E19">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1038</w:t>
            </w:r>
          </w:p>
        </w:tc>
        <w:tc>
          <w:tcPr>
            <w:tcW w:w="2724" w:type="dxa"/>
            <w:vAlign w:val="center"/>
          </w:tcPr>
          <w:p w14:paraId="295CFD7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大拇指弯曲</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位置设置</w:t>
            </w:r>
          </w:p>
        </w:tc>
        <w:tc>
          <w:tcPr>
            <w:tcW w:w="1316" w:type="dxa"/>
            <w:vAlign w:val="center"/>
          </w:tcPr>
          <w:p w14:paraId="0BA89FC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3A55875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2B102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52897D2E">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1039</w:t>
            </w:r>
          </w:p>
        </w:tc>
        <w:tc>
          <w:tcPr>
            <w:tcW w:w="2724" w:type="dxa"/>
            <w:vAlign w:val="center"/>
          </w:tcPr>
          <w:p w14:paraId="4E2427F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大拇指旋转</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位置设置</w:t>
            </w:r>
          </w:p>
        </w:tc>
        <w:tc>
          <w:tcPr>
            <w:tcW w:w="1316" w:type="dxa"/>
            <w:vAlign w:val="center"/>
          </w:tcPr>
          <w:p w14:paraId="729C8D5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2511821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bl>
    <w:p w14:paraId="3AE474AB">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0表示：</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最短行程，对应手指角度的最大值（即手指张开）。</w:t>
      </w:r>
    </w:p>
    <w:p w14:paraId="5C409911">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2000表示：</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最大行程，对应手指角度的最小值（即手指弯曲）。</w:t>
      </w:r>
    </w:p>
    <w:p w14:paraId="79DE2F7D">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-1表示：</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不执行任何动作。</w:t>
      </w:r>
    </w:p>
    <w:p w14:paraId="6B4A9E10">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不建议用户通过设置这组寄存器来设置给手指的位置角度。</w:t>
      </w:r>
    </w:p>
    <w:p w14:paraId="4A97FE63">
      <w:pPr>
        <w:pStyle w:val="5"/>
        <w:numPr>
          <w:ilvl w:val="-1"/>
          <w:numId w:val="0"/>
        </w:numPr>
        <w:ind w:left="397" w:firstLine="0"/>
        <w:rPr>
          <w:rFonts w:hint="eastAsia" w:ascii="阿里巴巴普惠体 2.0 45 Light" w:hAnsi="阿里巴巴普惠体 2.0 45 Light" w:eastAsia="阿里巴巴普惠体 2.0 45 Light" w:cs="阿里巴巴普惠体 2.0 45 Light"/>
        </w:rPr>
      </w:pPr>
      <w:bookmarkStart w:id="498" w:name="_Toc21939212"/>
      <w:bookmarkStart w:id="499" w:name="_Toc3821217"/>
      <w:bookmarkStart w:id="500" w:name="_Toc11159"/>
      <w:bookmarkStart w:id="501" w:name="_Toc8694"/>
      <w:bookmarkStart w:id="502" w:name="_Toc26836"/>
      <w:bookmarkStart w:id="503" w:name="_Toc19782"/>
      <w:bookmarkStart w:id="504" w:name="_Toc20987"/>
      <w:bookmarkStart w:id="505" w:name="_Toc25580"/>
      <w:bookmarkStart w:id="506" w:name="_Toc9357"/>
      <w:bookmarkStart w:id="507" w:name="_Toc797047"/>
      <w:bookmarkStart w:id="508" w:name="_Toc19883"/>
      <w:bookmarkStart w:id="509" w:name="_Toc28066"/>
      <w:bookmarkStart w:id="510" w:name="_Toc1182"/>
      <w:bookmarkStart w:id="511" w:name="_Toc13854"/>
      <w:r>
        <w:rPr>
          <w:rFonts w:hint="eastAsia" w:ascii="阿里巴巴普惠体 2.0 45 Light" w:hAnsi="阿里巴巴普惠体 2.0 45 Light" w:eastAsia="阿里巴巴普惠体 2.0 45 Light" w:cs="阿里巴巴普惠体 2.0 45 Light"/>
          <w:lang w:val="en-US" w:eastAsia="zh-CN"/>
        </w:rPr>
        <w:t xml:space="preserve">2.5.11 </w:t>
      </w:r>
      <w:r>
        <w:rPr>
          <w:rFonts w:hint="eastAsia" w:ascii="阿里巴巴普惠体 2.0 45 Light" w:hAnsi="阿里巴巴普惠体 2.0 45 Light" w:eastAsia="阿里巴巴普惠体 2.0 45 Light" w:cs="阿里巴巴普惠体 2.0 45 Light"/>
          <w:b/>
          <w:bCs/>
          <w:rPrChange w:id="3617" w:author="成成" w:date="2025-09-18T16:16:42Z">
            <w:rPr>
              <w:rFonts w:hint="eastAsia" w:ascii="阿里巴巴普惠体 2.0 45 Light" w:hAnsi="阿里巴巴普惠体 2.0 45 Light" w:eastAsia="阿里巴巴普惠体 2.0 45 Light" w:cs="阿里巴巴普惠体 2.0 45 Light"/>
            </w:rPr>
          </w:rPrChange>
        </w:rPr>
        <w:t>各自由度的角度设置值</w:t>
      </w:r>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p>
    <w:p w14:paraId="1399121C">
      <w:pPr>
        <w:pStyle w:val="12"/>
        <w:tabs>
          <w:tab w:val="left" w:pos="420"/>
          <w:tab w:val="left" w:pos="851"/>
        </w:tabs>
        <w:ind w:firstLine="472" w:firstLineChars="200"/>
        <w:rPr>
          <w:rFonts w:hint="eastAsia" w:ascii="阿里巴巴普惠体 2.0 45 Light" w:hAnsi="阿里巴巴普惠体 2.0 45 Light" w:eastAsia="阿里巴巴普惠体 2.0 45 Light" w:cs="阿里巴巴普惠体 2.0 45 Light"/>
          <w:kern w:val="0"/>
          <w:sz w:val="24"/>
          <w:szCs w:val="24"/>
          <w:lang w:val="en-US" w:eastAsia="zh-CN"/>
          <w:rPrChange w:id="3619" w:author="成成" w:date="2025-09-18T15:41:22Z">
            <w:rPr>
              <w:rFonts w:hint="eastAsia" w:ascii="阿里巴巴普惠体 2.0 45 Light" w:hAnsi="阿里巴巴普惠体 2.0 45 Light" w:eastAsia="阿里巴巴普惠体 2.0 45 Light" w:cs="阿里巴巴普惠体 2.0 45 Light"/>
              <w:lang w:val="en-US" w:eastAsia="zh-CN"/>
            </w:rPr>
          </w:rPrChange>
        </w:rPr>
        <w:pPrChange w:id="3618" w:author="成成" w:date="2025-09-18T15:41:25Z">
          <w:pPr>
            <w:pStyle w:val="32"/>
            <w:ind w:firstLine="470"/>
          </w:pPr>
        </w:pPrChange>
      </w:pPr>
      <w:r>
        <w:rPr>
          <w:rFonts w:hint="eastAsia" w:ascii="阿里巴巴普惠体 2.0 45 Light" w:hAnsi="阿里巴巴普惠体 2.0 45 Light" w:eastAsia="阿里巴巴普惠体 2.0 45 Light" w:cs="阿里巴巴普惠体 2.0 45 Light"/>
          <w:kern w:val="0"/>
          <w:sz w:val="24"/>
          <w:szCs w:val="24"/>
          <w:rPrChange w:id="3620" w:author="成成" w:date="2025-09-18T15:41:22Z">
            <w:rPr>
              <w:rFonts w:hint="eastAsia" w:ascii="阿里巴巴普惠体 2.0 45 Light" w:hAnsi="阿里巴巴普惠体 2.0 45 Light" w:eastAsia="阿里巴巴普惠体 2.0 45 Light" w:cs="阿里巴巴普惠体 2.0 45 Light"/>
            </w:rPr>
          </w:rPrChange>
        </w:rPr>
        <w:t>此寄存器组由六个寄存器组成，分别对应灵巧手六个自由度的角度设置值，具体说明见</w:t>
      </w:r>
      <w:r>
        <w:rPr>
          <w:rFonts w:hint="eastAsia" w:ascii="阿里巴巴普惠体 2.0 45 Light" w:hAnsi="阿里巴巴普惠体 2.0 45 Light" w:eastAsia="阿里巴巴普惠体 2.0 45 Light" w:cs="阿里巴巴普惠体 2.0 45 Light"/>
          <w:kern w:val="0"/>
          <w:sz w:val="24"/>
          <w:szCs w:val="24"/>
          <w:lang w:val="en-US" w:eastAsia="zh-CN"/>
          <w:rPrChange w:id="3621" w:author="成成" w:date="2025-09-18T15:41:22Z">
            <w:rPr>
              <w:rFonts w:hint="eastAsia" w:ascii="阿里巴巴普惠体 2.0 45 Light" w:hAnsi="阿里巴巴普惠体 2.0 45 Light" w:eastAsia="阿里巴巴普惠体 2.0 45 Light" w:cs="阿里巴巴普惠体 2.0 45 Light"/>
              <w:lang w:val="en-US" w:eastAsia="zh-CN"/>
            </w:rPr>
          </w:rPrChange>
        </w:rPr>
        <w:t>如</w:t>
      </w:r>
      <w:r>
        <w:rPr>
          <w:rFonts w:hint="eastAsia" w:ascii="阿里巴巴普惠体 2.0 45 Light" w:hAnsi="阿里巴巴普惠体 2.0 45 Light" w:eastAsia="阿里巴巴普惠体 2.0 45 Light" w:cs="阿里巴巴普惠体 2.0 45 Light"/>
          <w:kern w:val="0"/>
          <w:sz w:val="24"/>
          <w:szCs w:val="24"/>
          <w:rPrChange w:id="3622" w:author="成成" w:date="2025-09-18T15:41:22Z">
            <w:rPr>
              <w:rFonts w:hint="eastAsia" w:ascii="阿里巴巴普惠体 2.0 45 Light" w:hAnsi="阿里巴巴普惠体 2.0 45 Light" w:eastAsia="阿里巴巴普惠体 2.0 45 Light" w:cs="阿里巴巴普惠体 2.0 45 Light"/>
            </w:rPr>
          </w:rPrChange>
        </w:rPr>
        <w:t>表</w:t>
      </w:r>
      <w:r>
        <w:rPr>
          <w:rFonts w:hint="eastAsia" w:ascii="阿里巴巴普惠体 2.0 45 Light" w:hAnsi="阿里巴巴普惠体 2.0 45 Light" w:eastAsia="阿里巴巴普惠体 2.0 45 Light" w:cs="阿里巴巴普惠体 2.0 45 Light"/>
          <w:kern w:val="0"/>
          <w:sz w:val="24"/>
          <w:szCs w:val="24"/>
          <w:lang w:val="en-US" w:eastAsia="zh-CN"/>
          <w:rPrChange w:id="3623" w:author="成成" w:date="2025-09-18T15:41:22Z">
            <w:rPr>
              <w:rFonts w:hint="eastAsia" w:ascii="阿里巴巴普惠体 2.0 45 Light" w:hAnsi="阿里巴巴普惠体 2.0 45 Light" w:eastAsia="阿里巴巴普惠体 2.0 45 Light" w:cs="阿里巴巴普惠体 2.0 45 Light"/>
              <w:lang w:val="en-US" w:eastAsia="zh-CN"/>
            </w:rPr>
          </w:rPrChange>
        </w:rPr>
        <w:t>表35所示</w:t>
      </w:r>
      <w:r>
        <w:rPr>
          <w:rFonts w:hint="eastAsia" w:ascii="阿里巴巴普惠体 2.0 45 Light" w:hAnsi="阿里巴巴普惠体 2.0 45 Light" w:eastAsia="阿里巴巴普惠体 2.0 45 Light" w:cs="阿里巴巴普惠体 2.0 45 Light"/>
          <w:kern w:val="0"/>
          <w:sz w:val="24"/>
          <w:szCs w:val="24"/>
          <w:rPrChange w:id="3624" w:author="成成" w:date="2025-09-18T15:41:22Z">
            <w:rPr>
              <w:rFonts w:hint="eastAsia" w:ascii="阿里巴巴普惠体 2.0 45 Light" w:hAnsi="阿里巴巴普惠体 2.0 45 Light" w:eastAsia="阿里巴巴普惠体 2.0 45 Light" w:cs="阿里巴巴普惠体 2.0 45 Light"/>
            </w:rPr>
          </w:rPrChange>
        </w:rPr>
        <w:t>。这些参数</w:t>
      </w:r>
      <w:r>
        <w:rPr>
          <w:rFonts w:hint="eastAsia" w:ascii="阿里巴巴普惠体 2.0 45 Light" w:hAnsi="阿里巴巴普惠体 2.0 45 Light" w:eastAsia="阿里巴巴普惠体 2.0 45 Light" w:cs="阿里巴巴普惠体 2.0 45 Light"/>
          <w:kern w:val="0"/>
          <w:sz w:val="24"/>
          <w:szCs w:val="24"/>
          <w:lang w:val="en-US" w:eastAsia="zh-CN"/>
          <w:rPrChange w:id="3625" w:author="成成" w:date="2025-09-18T15:41:22Z">
            <w:rPr>
              <w:rFonts w:hint="eastAsia" w:ascii="阿里巴巴普惠体 2.0 45 Light" w:hAnsi="阿里巴巴普惠体 2.0 45 Light" w:eastAsia="阿里巴巴普惠体 2.0 45 Light" w:cs="阿里巴巴普惠体 2.0 45 Light"/>
              <w:lang w:val="en-US" w:eastAsia="zh-CN"/>
            </w:rPr>
          </w:rPrChange>
        </w:rPr>
        <w:t>不</w:t>
      </w:r>
      <w:r>
        <w:rPr>
          <w:rFonts w:hint="eastAsia" w:ascii="阿里巴巴普惠体 2.0 45 Light" w:hAnsi="阿里巴巴普惠体 2.0 45 Light" w:eastAsia="阿里巴巴普惠体 2.0 45 Light" w:cs="阿里巴巴普惠体 2.0 45 Light"/>
          <w:kern w:val="0"/>
          <w:sz w:val="24"/>
          <w:szCs w:val="24"/>
          <w:rPrChange w:id="3626" w:author="成成" w:date="2025-09-18T15:41:22Z">
            <w:rPr>
              <w:rFonts w:hint="eastAsia" w:ascii="阿里巴巴普惠体 2.0 45 Light" w:hAnsi="阿里巴巴普惠体 2.0 45 Light" w:eastAsia="阿里巴巴普惠体 2.0 45 Light" w:cs="阿里巴巴普惠体 2.0 45 Light"/>
            </w:rPr>
          </w:rPrChange>
        </w:rPr>
        <w:t>可断电保存。当某一自由度的角度设置值被设置为</w:t>
      </w:r>
      <w:r>
        <w:rPr>
          <w:rFonts w:hint="eastAsia" w:ascii="阿里巴巴普惠体 2.0 45 Light" w:hAnsi="阿里巴巴普惠体 2.0 45 Light" w:eastAsia="阿里巴巴普惠体 2.0 45 Light" w:cs="阿里巴巴普惠体 2.0 45 Light"/>
          <w:kern w:val="0"/>
          <w:sz w:val="24"/>
          <w:szCs w:val="24"/>
          <w:lang w:val="en-US" w:eastAsia="zh-CN"/>
          <w:rPrChange w:id="3627" w:author="成成" w:date="2025-09-18T15:41:22Z">
            <w:rPr>
              <w:rFonts w:hint="eastAsia" w:ascii="阿里巴巴普惠体 2.0 45 Light" w:hAnsi="阿里巴巴普惠体 2.0 45 Light" w:eastAsia="阿里巴巴普惠体 2.0 45 Light" w:cs="阿里巴巴普惠体 2.0 45 Light"/>
              <w:lang w:val="en-US" w:eastAsia="zh-CN"/>
            </w:rPr>
          </w:rPrChange>
        </w:rPr>
        <w:t>下表中</w:t>
      </w:r>
      <w:r>
        <w:rPr>
          <w:rFonts w:hint="eastAsia" w:ascii="阿里巴巴普惠体 2.0 45 Light" w:hAnsi="阿里巴巴普惠体 2.0 45 Light" w:eastAsia="阿里巴巴普惠体 2.0 45 Light" w:cs="阿里巴巴普惠体 2.0 45 Light"/>
          <w:kern w:val="0"/>
          <w:sz w:val="24"/>
          <w:szCs w:val="24"/>
          <w:rPrChange w:id="3628" w:author="成成" w:date="2025-09-18T15:41:22Z">
            <w:rPr>
              <w:rFonts w:hint="eastAsia" w:ascii="阿里巴巴普惠体 2.0 45 Light" w:hAnsi="阿里巴巴普惠体 2.0 45 Light" w:eastAsia="阿里巴巴普惠体 2.0 45 Light" w:cs="阿里巴巴普惠体 2.0 45 Light"/>
            </w:rPr>
          </w:rPrChange>
        </w:rPr>
        <w:t>范围内的数据时，相应的手指会立即动作，如果角度设置值被设置为-1时，相应的手指无反应，例如将6个</w:t>
      </w:r>
      <w:r>
        <w:rPr>
          <w:rFonts w:hint="eastAsia" w:ascii="阿里巴巴普惠体 2.0 45 Light" w:hAnsi="阿里巴巴普惠体 2.0 45 Light" w:eastAsia="阿里巴巴普惠体 2.0 45 Light" w:cs="阿里巴巴普惠体 2.0 45 Light"/>
          <w:kern w:val="0"/>
          <w:sz w:val="24"/>
          <w:szCs w:val="24"/>
          <w:lang w:val="en-US" w:eastAsia="zh-CN"/>
          <w:rPrChange w:id="3629" w:author="成成" w:date="2025-09-18T15:41:22Z">
            <w:rPr>
              <w:rFonts w:hint="eastAsia" w:ascii="阿里巴巴普惠体 2.0 45 Light" w:hAnsi="阿里巴巴普惠体 2.0 45 Light" w:eastAsia="阿里巴巴普惠体 2.0 45 Light" w:cs="阿里巴巴普惠体 2.0 45 Light"/>
              <w:lang w:val="en-US" w:eastAsia="zh-CN"/>
            </w:rPr>
          </w:rPrChange>
        </w:rPr>
        <w:t>写角度</w:t>
      </w:r>
      <w:r>
        <w:rPr>
          <w:rFonts w:hint="eastAsia" w:ascii="阿里巴巴普惠体 2.0 45 Light" w:hAnsi="阿里巴巴普惠体 2.0 45 Light" w:eastAsia="阿里巴巴普惠体 2.0 45 Light" w:cs="阿里巴巴普惠体 2.0 45 Light"/>
          <w:kern w:val="0"/>
          <w:sz w:val="24"/>
          <w:szCs w:val="24"/>
          <w:rPrChange w:id="3630" w:author="成成" w:date="2025-09-18T15:41:22Z">
            <w:rPr>
              <w:rFonts w:hint="eastAsia" w:ascii="阿里巴巴普惠体 2.0 45 Light" w:hAnsi="阿里巴巴普惠体 2.0 45 Light" w:eastAsia="阿里巴巴普惠体 2.0 45 Light" w:cs="阿里巴巴普惠体 2.0 45 Light"/>
            </w:rPr>
          </w:rPrChange>
        </w:rPr>
        <w:t>寄存器设置为</w:t>
      </w:r>
      <w:r>
        <w:rPr>
          <w:rFonts w:hint="eastAsia" w:ascii="阿里巴巴普惠体 2.0 45 Light" w:hAnsi="阿里巴巴普惠体 2.0 45 Light" w:eastAsia="阿里巴巴普惠体 2.0 45 Light" w:cs="阿里巴巴普惠体 2.0 45 Light"/>
          <w:kern w:val="0"/>
          <w:sz w:val="24"/>
          <w:szCs w:val="24"/>
          <w:lang w:val="en-US" w:eastAsia="zh-CN"/>
          <w:rPrChange w:id="3631" w:author="成成" w:date="2025-09-18T15:41:22Z">
            <w:rPr>
              <w:rFonts w:hint="eastAsia" w:ascii="阿里巴巴普惠体 2.0 45 Light" w:hAnsi="阿里巴巴普惠体 2.0 45 Light" w:eastAsia="阿里巴巴普惠体 2.0 45 Light" w:cs="阿里巴巴普惠体 2.0 45 Light"/>
              <w:lang w:val="en-US" w:eastAsia="zh-CN"/>
            </w:rPr>
          </w:rPrChange>
        </w:rPr>
        <w:t>1200</w:t>
      </w:r>
      <w:r>
        <w:rPr>
          <w:rFonts w:hint="eastAsia" w:ascii="阿里巴巴普惠体 2.0 45 Light" w:hAnsi="阿里巴巴普惠体 2.0 45 Light" w:eastAsia="阿里巴巴普惠体 2.0 45 Light" w:cs="阿里巴巴普惠体 2.0 45 Light"/>
          <w:kern w:val="0"/>
          <w:sz w:val="24"/>
          <w:szCs w:val="24"/>
          <w:rPrChange w:id="3632" w:author="成成" w:date="2025-09-18T15:41:22Z">
            <w:rPr>
              <w:rFonts w:hint="eastAsia" w:ascii="阿里巴巴普惠体 2.0 45 Light" w:hAnsi="阿里巴巴普惠体 2.0 45 Light" w:eastAsia="阿里巴巴普惠体 2.0 45 Light" w:cs="阿里巴巴普惠体 2.0 45 Light"/>
            </w:rPr>
          </w:rPrChange>
        </w:rPr>
        <w:t>,</w:t>
      </w:r>
      <w:r>
        <w:rPr>
          <w:rFonts w:hint="eastAsia" w:ascii="阿里巴巴普惠体 2.0 45 Light" w:hAnsi="阿里巴巴普惠体 2.0 45 Light" w:eastAsia="阿里巴巴普惠体 2.0 45 Light" w:cs="阿里巴巴普惠体 2.0 45 Light"/>
          <w:kern w:val="0"/>
          <w:sz w:val="24"/>
          <w:szCs w:val="24"/>
          <w:lang w:val="en-US" w:eastAsia="zh-CN"/>
          <w:rPrChange w:id="3633" w:author="成成" w:date="2025-09-18T15:41:22Z">
            <w:rPr>
              <w:rFonts w:hint="eastAsia" w:ascii="阿里巴巴普惠体 2.0 45 Light" w:hAnsi="阿里巴巴普惠体 2.0 45 Light" w:eastAsia="阿里巴巴普惠体 2.0 45 Light" w:cs="阿里巴巴普惠体 2.0 45 Light"/>
              <w:lang w:val="en-US" w:eastAsia="zh-CN"/>
            </w:rPr>
          </w:rPrChange>
        </w:rPr>
        <w:t>1200</w:t>
      </w:r>
      <w:r>
        <w:rPr>
          <w:rFonts w:hint="eastAsia" w:ascii="阿里巴巴普惠体 2.0 45 Light" w:hAnsi="阿里巴巴普惠体 2.0 45 Light" w:eastAsia="阿里巴巴普惠体 2.0 45 Light" w:cs="阿里巴巴普惠体 2.0 45 Light"/>
          <w:kern w:val="0"/>
          <w:sz w:val="24"/>
          <w:szCs w:val="24"/>
          <w:rPrChange w:id="3634" w:author="成成" w:date="2025-09-18T15:41:22Z">
            <w:rPr>
              <w:rFonts w:hint="eastAsia" w:ascii="阿里巴巴普惠体 2.0 45 Light" w:hAnsi="阿里巴巴普惠体 2.0 45 Light" w:eastAsia="阿里巴巴普惠体 2.0 45 Light" w:cs="阿里巴巴普惠体 2.0 45 Light"/>
            </w:rPr>
          </w:rPrChange>
        </w:rPr>
        <w:t>,-1,</w:t>
      </w:r>
      <w:r>
        <w:rPr>
          <w:rFonts w:hint="eastAsia" w:ascii="阿里巴巴普惠体 2.0 45 Light" w:hAnsi="阿里巴巴普惠体 2.0 45 Light" w:eastAsia="阿里巴巴普惠体 2.0 45 Light" w:cs="阿里巴巴普惠体 2.0 45 Light"/>
          <w:kern w:val="0"/>
          <w:sz w:val="24"/>
          <w:szCs w:val="24"/>
          <w:lang w:val="en-US" w:eastAsia="zh-CN"/>
          <w:rPrChange w:id="3635" w:author="成成" w:date="2025-09-18T15:41:22Z">
            <w:rPr>
              <w:rFonts w:hint="eastAsia" w:ascii="阿里巴巴普惠体 2.0 45 Light" w:hAnsi="阿里巴巴普惠体 2.0 45 Light" w:eastAsia="阿里巴巴普惠体 2.0 45 Light" w:cs="阿里巴巴普惠体 2.0 45 Light"/>
              <w:lang w:val="en-US" w:eastAsia="zh-CN"/>
            </w:rPr>
          </w:rPrChange>
        </w:rPr>
        <w:t>1500</w:t>
      </w:r>
      <w:r>
        <w:rPr>
          <w:rFonts w:hint="eastAsia" w:ascii="阿里巴巴普惠体 2.0 45 Light" w:hAnsi="阿里巴巴普惠体 2.0 45 Light" w:eastAsia="阿里巴巴普惠体 2.0 45 Light" w:cs="阿里巴巴普惠体 2.0 45 Light"/>
          <w:kern w:val="0"/>
          <w:sz w:val="24"/>
          <w:szCs w:val="24"/>
          <w:rPrChange w:id="3636" w:author="成成" w:date="2025-09-18T15:41:22Z">
            <w:rPr>
              <w:rFonts w:hint="eastAsia" w:ascii="阿里巴巴普惠体 2.0 45 Light" w:hAnsi="阿里巴巴普惠体 2.0 45 Light" w:eastAsia="阿里巴巴普惠体 2.0 45 Light" w:cs="阿里巴巴普惠体 2.0 45 Light"/>
            </w:rPr>
          </w:rPrChange>
        </w:rPr>
        <w:t>,</w:t>
      </w:r>
      <w:r>
        <w:rPr>
          <w:rFonts w:hint="eastAsia" w:ascii="阿里巴巴普惠体 2.0 45 Light" w:hAnsi="阿里巴巴普惠体 2.0 45 Light" w:eastAsia="阿里巴巴普惠体 2.0 45 Light" w:cs="阿里巴巴普惠体 2.0 45 Light"/>
          <w:kern w:val="0"/>
          <w:sz w:val="24"/>
          <w:szCs w:val="24"/>
          <w:lang w:val="en-US" w:eastAsia="zh-CN"/>
          <w:rPrChange w:id="3637" w:author="成成" w:date="2025-09-18T15:41:22Z">
            <w:rPr>
              <w:rFonts w:hint="eastAsia" w:ascii="阿里巴巴普惠体 2.0 45 Light" w:hAnsi="阿里巴巴普惠体 2.0 45 Light" w:eastAsia="阿里巴巴普惠体 2.0 45 Light" w:cs="阿里巴巴普惠体 2.0 45 Light"/>
              <w:lang w:val="en-US" w:eastAsia="zh-CN"/>
            </w:rPr>
          </w:rPrChange>
        </w:rPr>
        <w:t>1200</w:t>
      </w:r>
      <w:r>
        <w:rPr>
          <w:rFonts w:hint="eastAsia" w:ascii="阿里巴巴普惠体 2.0 45 Light" w:hAnsi="阿里巴巴普惠体 2.0 45 Light" w:eastAsia="阿里巴巴普惠体 2.0 45 Light" w:cs="阿里巴巴普惠体 2.0 45 Light"/>
          <w:kern w:val="0"/>
          <w:sz w:val="24"/>
          <w:szCs w:val="24"/>
          <w:rPrChange w:id="3638" w:author="成成" w:date="2025-09-18T15:41:22Z">
            <w:rPr>
              <w:rFonts w:hint="eastAsia" w:ascii="阿里巴巴普惠体 2.0 45 Light" w:hAnsi="阿里巴巴普惠体 2.0 45 Light" w:eastAsia="阿里巴巴普惠体 2.0 45 Light" w:cs="阿里巴巴普惠体 2.0 45 Light"/>
            </w:rPr>
          </w:rPrChange>
        </w:rPr>
        <w:t>,</w:t>
      </w:r>
      <w:r>
        <w:rPr>
          <w:rFonts w:hint="eastAsia" w:ascii="阿里巴巴普惠体 2.0 45 Light" w:hAnsi="阿里巴巴普惠体 2.0 45 Light" w:eastAsia="阿里巴巴普惠体 2.0 45 Light" w:cs="阿里巴巴普惠体 2.0 45 Light"/>
          <w:kern w:val="0"/>
          <w:sz w:val="24"/>
          <w:szCs w:val="24"/>
          <w:lang w:val="en-US" w:eastAsia="zh-CN"/>
          <w:rPrChange w:id="3639" w:author="成成" w:date="2025-09-18T15:41:22Z">
            <w:rPr>
              <w:rFonts w:hint="eastAsia" w:ascii="阿里巴巴普惠体 2.0 45 Light" w:hAnsi="阿里巴巴普惠体 2.0 45 Light" w:eastAsia="阿里巴巴普惠体 2.0 45 Light" w:cs="阿里巴巴普惠体 2.0 45 Light"/>
              <w:lang w:val="en-US" w:eastAsia="zh-CN"/>
            </w:rPr>
          </w:rPrChange>
        </w:rPr>
        <w:t>1200</w:t>
      </w:r>
      <w:r>
        <w:rPr>
          <w:rFonts w:hint="eastAsia" w:ascii="阿里巴巴普惠体 2.0 45 Light" w:hAnsi="阿里巴巴普惠体 2.0 45 Light" w:eastAsia="阿里巴巴普惠体 2.0 45 Light" w:cs="阿里巴巴普惠体 2.0 45 Light"/>
          <w:kern w:val="0"/>
          <w:sz w:val="24"/>
          <w:szCs w:val="24"/>
          <w:rPrChange w:id="3640" w:author="成成" w:date="2025-09-18T15:41:22Z">
            <w:rPr>
              <w:rFonts w:hint="eastAsia" w:ascii="阿里巴巴普惠体 2.0 45 Light" w:hAnsi="阿里巴巴普惠体 2.0 45 Light" w:eastAsia="阿里巴巴普惠体 2.0 45 Light" w:cs="阿里巴巴普惠体 2.0 45 Light"/>
            </w:rPr>
          </w:rPrChange>
        </w:rPr>
        <w:t>,后小拇指、无名指、大拇指弯曲和大拇指旋转4个自由度会运动到</w:t>
      </w:r>
      <w:r>
        <w:rPr>
          <w:rFonts w:hint="eastAsia" w:ascii="阿里巴巴普惠体 2.0 45 Light" w:hAnsi="阿里巴巴普惠体 2.0 45 Light" w:eastAsia="阿里巴巴普惠体 2.0 45 Light" w:cs="阿里巴巴普惠体 2.0 45 Light"/>
          <w:kern w:val="0"/>
          <w:sz w:val="24"/>
          <w:szCs w:val="24"/>
          <w:lang w:val="en-US" w:eastAsia="zh-CN"/>
          <w:rPrChange w:id="3641" w:author="成成" w:date="2025-09-18T15:41:22Z">
            <w:rPr>
              <w:rFonts w:hint="eastAsia" w:ascii="阿里巴巴普惠体 2.0 45 Light" w:hAnsi="阿里巴巴普惠体 2.0 45 Light" w:eastAsia="阿里巴巴普惠体 2.0 45 Light" w:cs="阿里巴巴普惠体 2.0 45 Light"/>
              <w:lang w:val="en-US" w:eastAsia="zh-CN"/>
            </w:rPr>
          </w:rPrChange>
        </w:rPr>
        <w:t>1200</w:t>
      </w:r>
      <w:r>
        <w:rPr>
          <w:rFonts w:hint="eastAsia" w:ascii="阿里巴巴普惠体 2.0 45 Light" w:hAnsi="阿里巴巴普惠体 2.0 45 Light" w:eastAsia="阿里巴巴普惠体 2.0 45 Light" w:cs="阿里巴巴普惠体 2.0 45 Light"/>
          <w:kern w:val="0"/>
          <w:sz w:val="24"/>
          <w:szCs w:val="24"/>
          <w:rPrChange w:id="3642" w:author="成成" w:date="2025-09-18T15:41:22Z">
            <w:rPr>
              <w:rFonts w:hint="eastAsia" w:ascii="阿里巴巴普惠体 2.0 45 Light" w:hAnsi="阿里巴巴普惠体 2.0 45 Light" w:eastAsia="阿里巴巴普惠体 2.0 45 Light" w:cs="阿里巴巴普惠体 2.0 45 Light"/>
            </w:rPr>
          </w:rPrChange>
        </w:rPr>
        <w:t>的角度，食指运动到</w:t>
      </w:r>
      <w:r>
        <w:rPr>
          <w:rFonts w:hint="eastAsia" w:ascii="阿里巴巴普惠体 2.0 45 Light" w:hAnsi="阿里巴巴普惠体 2.0 45 Light" w:eastAsia="阿里巴巴普惠体 2.0 45 Light" w:cs="阿里巴巴普惠体 2.0 45 Light"/>
          <w:kern w:val="0"/>
          <w:sz w:val="24"/>
          <w:szCs w:val="24"/>
          <w:lang w:val="en-US" w:eastAsia="zh-CN"/>
          <w:rPrChange w:id="3643" w:author="成成" w:date="2025-09-18T15:41:22Z">
            <w:rPr>
              <w:rFonts w:hint="eastAsia" w:ascii="阿里巴巴普惠体 2.0 45 Light" w:hAnsi="阿里巴巴普惠体 2.0 45 Light" w:eastAsia="阿里巴巴普惠体 2.0 45 Light" w:cs="阿里巴巴普惠体 2.0 45 Light"/>
              <w:lang w:val="en-US" w:eastAsia="zh-CN"/>
            </w:rPr>
          </w:rPrChange>
        </w:rPr>
        <w:t>1200</w:t>
      </w:r>
      <w:r>
        <w:rPr>
          <w:rFonts w:hint="eastAsia" w:ascii="阿里巴巴普惠体 2.0 45 Light" w:hAnsi="阿里巴巴普惠体 2.0 45 Light" w:eastAsia="阿里巴巴普惠体 2.0 45 Light" w:cs="阿里巴巴普惠体 2.0 45 Light"/>
          <w:kern w:val="0"/>
          <w:sz w:val="24"/>
          <w:szCs w:val="24"/>
          <w:rPrChange w:id="3644" w:author="成成" w:date="2025-09-18T15:41:22Z">
            <w:rPr>
              <w:rFonts w:hint="eastAsia" w:ascii="阿里巴巴普惠体 2.0 45 Light" w:hAnsi="阿里巴巴普惠体 2.0 45 Light" w:eastAsia="阿里巴巴普惠体 2.0 45 Light" w:cs="阿里巴巴普惠体 2.0 45 Light"/>
            </w:rPr>
          </w:rPrChange>
        </w:rPr>
        <w:t>的角度，而中指将不会动作（即保持当前实际位置不动作）</w:t>
      </w:r>
      <w:r>
        <w:rPr>
          <w:rFonts w:hint="eastAsia" w:ascii="阿里巴巴普惠体 2.0 45 Light" w:hAnsi="阿里巴巴普惠体 2.0 45 Light" w:eastAsia="阿里巴巴普惠体 2.0 45 Light" w:cs="阿里巴巴普惠体 2.0 45 Light"/>
          <w:kern w:val="0"/>
          <w:sz w:val="24"/>
          <w:szCs w:val="24"/>
          <w:lang w:eastAsia="zh-CN"/>
          <w:rPrChange w:id="3645" w:author="成成" w:date="2025-09-18T15:41:22Z">
            <w:rPr>
              <w:rFonts w:hint="eastAsia" w:ascii="阿里巴巴普惠体 2.0 45 Light" w:hAnsi="阿里巴巴普惠体 2.0 45 Light" w:eastAsia="阿里巴巴普惠体 2.0 45 Light" w:cs="阿里巴巴普惠体 2.0 45 Light"/>
              <w:lang w:eastAsia="zh-CN"/>
            </w:rPr>
          </w:rPrChange>
        </w:rPr>
        <w:t>，</w:t>
      </w:r>
      <w:r>
        <w:rPr>
          <w:rFonts w:hint="eastAsia" w:ascii="阿里巴巴普惠体 2.0 45 Light" w:hAnsi="阿里巴巴普惠体 2.0 45 Light" w:eastAsia="阿里巴巴普惠体 2.0 45 Light" w:cs="阿里巴巴普惠体 2.0 45 Light"/>
          <w:kern w:val="0"/>
          <w:sz w:val="24"/>
          <w:szCs w:val="24"/>
          <w:lang w:val="en-US" w:eastAsia="zh-CN"/>
          <w:rPrChange w:id="3646" w:author="成成" w:date="2025-09-18T15:41:22Z">
            <w:rPr>
              <w:rFonts w:hint="eastAsia" w:ascii="阿里巴巴普惠体 2.0 45 Light" w:hAnsi="阿里巴巴普惠体 2.0 45 Light" w:eastAsia="阿里巴巴普惠体 2.0 45 Light" w:cs="阿里巴巴普惠体 2.0 45 Light"/>
              <w:lang w:val="en-US" w:eastAsia="zh-CN"/>
            </w:rPr>
          </w:rPrChange>
        </w:rPr>
        <w:t>单位：0.1度，1200对应的关节角度为120°</w:t>
      </w:r>
      <w:ins w:id="3647" w:author="成成" w:date="2025-09-18T15:28:19Z">
        <w:r>
          <w:rPr>
            <w:rFonts w:hint="eastAsia" w:ascii="阿里巴巴普惠体 2.0 45 Light" w:hAnsi="阿里巴巴普惠体 2.0 45 Light" w:eastAsia="阿里巴巴普惠体 2.0 45 Light" w:cs="阿里巴巴普惠体 2.0 45 Light"/>
            <w:kern w:val="0"/>
            <w:sz w:val="24"/>
            <w:szCs w:val="24"/>
            <w:lang w:val="en-US" w:eastAsia="zh-CN"/>
            <w:rPrChange w:id="3648" w:author="成成" w:date="2025-09-18T15:41:22Z">
              <w:rPr>
                <w:rFonts w:hint="eastAsia" w:ascii="阿里巴巴普惠体 2.0 45 Light" w:hAnsi="阿里巴巴普惠体 2.0 45 Light" w:eastAsia="阿里巴巴普惠体 2.0 45 Light" w:cs="阿里巴巴普惠体 2.0 45 Light"/>
                <w:lang w:val="en-US" w:eastAsia="zh-CN"/>
              </w:rPr>
            </w:rPrChange>
          </w:rPr>
          <w:t>，</w:t>
        </w:r>
      </w:ins>
      <w:ins w:id="3650" w:author="成成" w:date="2025-09-18T15:28:23Z">
        <w:r>
          <w:rPr>
            <w:rFonts w:hint="eastAsia" w:ascii="阿里巴巴普惠体 2.0 45 Light" w:hAnsi="阿里巴巴普惠体 2.0 45 Light" w:eastAsia="阿里巴巴普惠体 2.0 45 Light" w:cs="阿里巴巴普惠体 2.0 45 Light"/>
            <w:kern w:val="0"/>
            <w:sz w:val="24"/>
            <w:szCs w:val="24"/>
            <w:lang w:val="en-US" w:eastAsia="zh-CN"/>
            <w:rPrChange w:id="3651" w:author="成成" w:date="2025-09-18T15:41:22Z">
              <w:rPr>
                <w:rFonts w:hint="eastAsia" w:ascii="阿里巴巴普惠体 2.0 45 Light" w:hAnsi="阿里巴巴普惠体 2.0 45 Light" w:eastAsia="阿里巴巴普惠体 2.0 45 Light" w:cs="阿里巴巴普惠体 2.0 45 Light"/>
                <w:lang w:val="en-US" w:eastAsia="zh-CN"/>
              </w:rPr>
            </w:rPrChange>
          </w:rPr>
          <w:t>见</w:t>
        </w:r>
      </w:ins>
      <w:ins w:id="3653" w:author="成成" w:date="2025-09-18T15:28:29Z">
        <w:r>
          <w:rPr>
            <w:rFonts w:hint="eastAsia" w:ascii="阿里巴巴普惠体 2.0 45 Light" w:hAnsi="阿里巴巴普惠体 2.0 45 Light" w:eastAsia="阿里巴巴普惠体 2.0 45 Light" w:cs="阿里巴巴普惠体 2.0 45 Light"/>
            <w:kern w:val="0"/>
            <w:sz w:val="24"/>
            <w:szCs w:val="24"/>
            <w:lang w:val="en-US" w:eastAsia="zh-CN"/>
            <w:rPrChange w:id="3654" w:author="成成" w:date="2025-09-18T15:41:22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3656" w:author="成成" w:date="2025-09-18T15:28:29Z">
        <w:r>
          <w:rPr>
            <w:rFonts w:hint="eastAsia" w:ascii="阿里巴巴普惠体 2.0 45 Light" w:hAnsi="阿里巴巴普惠体 2.0 45 Light" w:eastAsia="阿里巴巴普惠体 2.0 45 Light" w:cs="阿里巴巴普惠体 2.0 45 Light"/>
            <w:kern w:val="0"/>
            <w:sz w:val="24"/>
            <w:szCs w:val="24"/>
            <w:lang w:val="en-US" w:eastAsia="zh-CN"/>
            <w:rPrChange w:id="3657" w:author="成成" w:date="2025-09-18T15:41:22Z">
              <w:rPr>
                <w:rFonts w:hint="eastAsia" w:ascii="阿里巴巴普惠体 2.0 45 Light" w:hAnsi="阿里巴巴普惠体 2.0 45 Light" w:eastAsia="阿里巴巴普惠体 2.0 45 Light" w:cs="阿里巴巴普惠体 2.0 45 Light"/>
                <w:lang w:val="en-US" w:eastAsia="zh-CN"/>
              </w:rPr>
            </w:rPrChange>
          </w:rPr>
          <w:instrText xml:space="preserve"> REF _Ref32660 \h </w:instrText>
        </w:r>
      </w:ins>
      <w:ins w:id="3659" w:author="成成" w:date="2025-09-18T15:28:29Z">
        <w:r>
          <w:rPr>
            <w:rFonts w:hint="eastAsia" w:ascii="阿里巴巴普惠体 2.0 45 Light" w:hAnsi="阿里巴巴普惠体 2.0 45 Light" w:eastAsia="阿里巴巴普惠体 2.0 45 Light" w:cs="阿里巴巴普惠体 2.0 45 Light"/>
            <w:kern w:val="0"/>
            <w:sz w:val="24"/>
            <w:szCs w:val="24"/>
            <w:lang w:val="en-US" w:eastAsia="zh-CN"/>
            <w:rPrChange w:id="3660" w:author="成成" w:date="2025-09-18T15:41:22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3662" w:author="成成" w:date="2025-09-18T15:28:29Z">
        <w:r>
          <w:rPr>
            <w:rFonts w:hint="eastAsia" w:ascii="阿里巴巴普惠体 2.0 45 Light" w:hAnsi="阿里巴巴普惠体 2.0 45 Light" w:eastAsia="阿里巴巴普惠体 2.0 45 Light" w:cs="阿里巴巴普惠体 2.0 45 Light"/>
            <w:kern w:val="0"/>
            <w:sz w:val="24"/>
            <w:szCs w:val="24"/>
            <w:rPrChange w:id="3663" w:author="成成" w:date="2025-09-18T15:41:22Z">
              <w:rPr/>
            </w:rPrChange>
          </w:rPr>
          <w:t>表 35</w:t>
        </w:r>
      </w:ins>
      <w:ins w:id="3665" w:author="成成" w:date="2025-09-18T15:28:29Z">
        <w:r>
          <w:rPr>
            <w:rFonts w:hint="eastAsia" w:ascii="阿里巴巴普惠体 2.0 45 Light" w:hAnsi="阿里巴巴普惠体 2.0 45 Light" w:eastAsia="阿里巴巴普惠体 2.0 45 Light" w:cs="阿里巴巴普惠体 2.0 45 Light"/>
            <w:kern w:val="0"/>
            <w:sz w:val="24"/>
            <w:szCs w:val="24"/>
            <w:lang w:val="en-US" w:eastAsia="zh-CN"/>
            <w:rPrChange w:id="3666" w:author="成成" w:date="2025-09-18T15:41:22Z">
              <w:rPr>
                <w:rFonts w:hint="eastAsia" w:ascii="阿里巴巴普惠体 2.0 45 Light" w:hAnsi="阿里巴巴普惠体 2.0 45 Light" w:eastAsia="阿里巴巴普惠体 2.0 45 Light" w:cs="阿里巴巴普惠体 2.0 45 Light"/>
                <w:lang w:val="en-US" w:eastAsia="zh-CN"/>
              </w:rPr>
            </w:rPrChange>
          </w:rPr>
          <w:fldChar w:fldCharType="end"/>
        </w:r>
      </w:ins>
      <w:r>
        <w:rPr>
          <w:rFonts w:hint="eastAsia" w:ascii="阿里巴巴普惠体 2.0 45 Light" w:hAnsi="阿里巴巴普惠体 2.0 45 Light" w:eastAsia="阿里巴巴普惠体 2.0 45 Light" w:cs="阿里巴巴普惠体 2.0 45 Light"/>
          <w:kern w:val="0"/>
          <w:sz w:val="24"/>
          <w:szCs w:val="24"/>
          <w:lang w:val="en-US" w:eastAsia="zh-CN"/>
          <w:rPrChange w:id="3668" w:author="成成" w:date="2025-09-18T15:41:22Z">
            <w:rPr>
              <w:rFonts w:hint="eastAsia" w:ascii="阿里巴巴普惠体 2.0 45 Light" w:hAnsi="阿里巴巴普惠体 2.0 45 Light" w:eastAsia="阿里巴巴普惠体 2.0 45 Light" w:cs="阿里巴巴普惠体 2.0 45 Light"/>
              <w:lang w:val="en-US" w:eastAsia="zh-CN"/>
            </w:rPr>
          </w:rPrChange>
        </w:rPr>
        <w:t>。</w:t>
      </w:r>
    </w:p>
    <w:p w14:paraId="65A31A21">
      <w:pPr>
        <w:pStyle w:val="32"/>
        <w:ind w:firstLine="470"/>
        <w:rPr>
          <w:rFonts w:hint="eastAsia" w:ascii="阿里巴巴普惠体 2.0 45 Light" w:hAnsi="阿里巴巴普惠体 2.0 45 Light" w:eastAsia="阿里巴巴普惠体 2.0 45 Light" w:cs="阿里巴巴普惠体 2.0 45 Light"/>
          <w:lang w:val="en-US" w:eastAsia="zh-CN"/>
        </w:rPr>
      </w:pPr>
    </w:p>
    <w:p w14:paraId="75F8178F">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ins w:id="3669" w:author="成成" w:date="2025-09-18T15:28:12Z">
        <w:bookmarkStart w:id="512" w:name="_Ref32660"/>
        <w:r>
          <w:rPr>
            <w:rFonts w:hint="eastAsia" w:ascii="阿里巴巴普惠体 2.0 45 Light" w:hAnsi="阿里巴巴普惠体 2.0 45 Light" w:eastAsia="阿里巴巴普惠体 2.0 45 Light" w:cs="阿里巴巴普惠体 2.0 45 Light"/>
            <w:rPrChange w:id="3670" w:author="成成" w:date="2025-09-18T15:41:15Z">
              <w:rPr/>
            </w:rPrChange>
          </w:rPr>
          <w:t xml:space="preserve">表 </w:t>
        </w:r>
      </w:ins>
      <w:ins w:id="3672" w:author="成成" w:date="2025-09-18T15:28:12Z">
        <w:r>
          <w:rPr>
            <w:rFonts w:hint="eastAsia" w:ascii="阿里巴巴普惠体 2.0 45 Light" w:hAnsi="阿里巴巴普惠体 2.0 45 Light" w:eastAsia="阿里巴巴普惠体 2.0 45 Light" w:cs="阿里巴巴普惠体 2.0 45 Light"/>
            <w:rPrChange w:id="3673" w:author="成成" w:date="2025-09-18T15:41:15Z">
              <w:rPr/>
            </w:rPrChange>
          </w:rPr>
          <w:fldChar w:fldCharType="begin"/>
        </w:r>
      </w:ins>
      <w:ins w:id="3675" w:author="成成" w:date="2025-09-18T15:28:12Z">
        <w:r>
          <w:rPr>
            <w:rFonts w:hint="eastAsia" w:ascii="阿里巴巴普惠体 2.0 45 Light" w:hAnsi="阿里巴巴普惠体 2.0 45 Light" w:eastAsia="阿里巴巴普惠体 2.0 45 Light" w:cs="阿里巴巴普惠体 2.0 45 Light"/>
            <w:rPrChange w:id="3676" w:author="成成" w:date="2025-09-18T15:41:15Z">
              <w:rPr/>
            </w:rPrChange>
          </w:rPr>
          <w:instrText xml:space="preserve"> SEQ 表 \* ARABIC </w:instrText>
        </w:r>
      </w:ins>
      <w:ins w:id="3678" w:author="成成" w:date="2025-09-18T15:28:12Z">
        <w:r>
          <w:rPr>
            <w:rFonts w:hint="eastAsia" w:ascii="阿里巴巴普惠体 2.0 45 Light" w:hAnsi="阿里巴巴普惠体 2.0 45 Light" w:eastAsia="阿里巴巴普惠体 2.0 45 Light" w:cs="阿里巴巴普惠体 2.0 45 Light"/>
            <w:rPrChange w:id="3679" w:author="成成" w:date="2025-09-18T15:41:15Z">
              <w:rPr/>
            </w:rPrChange>
          </w:rPr>
          <w:fldChar w:fldCharType="separate"/>
        </w:r>
      </w:ins>
      <w:ins w:id="3681" w:author="成成" w:date="2025-09-18T16:08:18Z">
        <w:r>
          <w:rPr>
            <w:rFonts w:hint="eastAsia" w:ascii="阿里巴巴普惠体 2.0 45 Light" w:hAnsi="阿里巴巴普惠体 2.0 45 Light" w:eastAsia="阿里巴巴普惠体 2.0 45 Light" w:cs="阿里巴巴普惠体 2.0 45 Light"/>
          </w:rPr>
          <w:t>35</w:t>
        </w:r>
      </w:ins>
      <w:ins w:id="3682" w:author="成成" w:date="2025-09-18T15:28:12Z">
        <w:r>
          <w:rPr>
            <w:rFonts w:hint="eastAsia" w:ascii="阿里巴巴普惠体 2.0 45 Light" w:hAnsi="阿里巴巴普惠体 2.0 45 Light" w:eastAsia="阿里巴巴普惠体 2.0 45 Light" w:cs="阿里巴巴普惠体 2.0 45 Light"/>
            <w:rPrChange w:id="3683" w:author="成成" w:date="2025-09-18T15:41:15Z">
              <w:rPr/>
            </w:rPrChange>
          </w:rPr>
          <w:fldChar w:fldCharType="end"/>
        </w:r>
        <w:bookmarkEnd w:id="512"/>
      </w:ins>
      <w:del w:id="3685" w:author="成成" w:date="2025-09-18T15:28:08Z">
        <w:r>
          <w:rPr>
            <w:rFonts w:hint="eastAsia" w:ascii="阿里巴巴普惠体 2.0 45 Light" w:hAnsi="阿里巴巴普惠体 2.0 45 Light" w:eastAsia="阿里巴巴普惠体 2.0 45 Light" w:cs="阿里巴巴普惠体 2.0 45 Light"/>
            <w:lang w:val="en-US" w:eastAsia="zh-CN"/>
            <w:rPrChange w:id="3686" w:author="成成" w:date="2025-09-18T15:41:15Z">
              <w:rPr>
                <w:rFonts w:hint="eastAsia" w:ascii="阿里巴巴普惠体 2.0 45 Light" w:hAnsi="阿里巴巴普惠体 2.0 45 Light" w:eastAsia="阿里巴巴普惠体 2.0 45 Light" w:cs="阿里巴巴普惠体 2.0 45 Light"/>
                <w:lang w:val="en-US" w:eastAsia="zh-CN"/>
              </w:rPr>
            </w:rPrChange>
          </w:rPr>
          <w:delText>表35</w:delText>
        </w:r>
      </w:del>
      <w:r>
        <w:rPr>
          <w:rFonts w:hint="eastAsia" w:ascii="阿里巴巴普惠体 2.0 45 Light" w:hAnsi="阿里巴巴普惠体 2.0 45 Light" w:eastAsia="阿里巴巴普惠体 2.0 45 Light" w:cs="阿里巴巴普惠体 2.0 45 Light"/>
        </w:rPr>
        <w:t>各自由度的角度设置值</w:t>
      </w:r>
    </w:p>
    <w:tbl>
      <w:tblPr>
        <w:tblStyle w:val="25"/>
        <w:tblW w:w="8096"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0"/>
        <w:gridCol w:w="2724"/>
        <w:gridCol w:w="1316"/>
        <w:gridCol w:w="2276"/>
      </w:tblGrid>
      <w:tr w14:paraId="30B4B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54BB3C6F">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2724" w:type="dxa"/>
            <w:vAlign w:val="center"/>
          </w:tcPr>
          <w:p w14:paraId="2F4171DE">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1316" w:type="dxa"/>
            <w:vAlign w:val="center"/>
          </w:tcPr>
          <w:p w14:paraId="6AE03C2A">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c>
          <w:tcPr>
            <w:tcW w:w="2276" w:type="dxa"/>
            <w:vAlign w:val="center"/>
          </w:tcPr>
          <w:p w14:paraId="27F516AC">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范围</w:t>
            </w:r>
          </w:p>
        </w:tc>
      </w:tr>
      <w:tr w14:paraId="0B29C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32F08CB9">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1040</w:t>
            </w:r>
          </w:p>
        </w:tc>
        <w:tc>
          <w:tcPr>
            <w:tcW w:w="2724" w:type="dxa"/>
            <w:vAlign w:val="center"/>
          </w:tcPr>
          <w:p w14:paraId="19894B98">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小拇指角度</w:t>
            </w:r>
            <w:r>
              <w:rPr>
                <w:rFonts w:hint="eastAsia" w:ascii="阿里巴巴普惠体 2.0 45 Light" w:hAnsi="阿里巴巴普惠体 2.0 45 Light" w:eastAsia="阿里巴巴普惠体 2.0 45 Light" w:cs="阿里巴巴普惠体 2.0 45 Light"/>
                <w:lang w:val="en-US" w:eastAsia="zh-CN"/>
              </w:rPr>
              <w:t>设置</w:t>
            </w:r>
          </w:p>
        </w:tc>
        <w:tc>
          <w:tcPr>
            <w:tcW w:w="1316" w:type="dxa"/>
            <w:vAlign w:val="center"/>
          </w:tcPr>
          <w:p w14:paraId="4FCE40C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7323BA20">
            <w:pPr>
              <w:pStyle w:val="111"/>
              <w:ind w:firstLine="0" w:firstLineChars="0"/>
              <w:rPr>
                <w:rFonts w:hint="default" w:ascii="阿里巴巴普惠体 2.0 45 Light" w:hAnsi="阿里巴巴普惠体 2.0 45 Light" w:eastAsia="阿里巴巴普惠体 2.0 45 Light" w:cs="阿里巴巴普惠体 2.0 45 Light"/>
                <w:lang w:val="en-US" w:eastAsia="zh-CN"/>
              </w:rPr>
            </w:pPr>
            <w:del w:id="3688" w:author="张健" w:date="2025-09-18T10:51:19Z">
              <w:r>
                <w:rPr>
                  <w:rFonts w:hint="eastAsia" w:ascii="阿里巴巴普惠体 2.0 45 Light" w:hAnsi="阿里巴巴普惠体 2.0 45 Light" w:eastAsia="阿里巴巴普惠体 2.0 45 Light" w:cs="阿里巴巴普惠体 2.0 45 Light"/>
                </w:rPr>
                <w:delText>-1</w:delText>
              </w:r>
            </w:del>
            <w:del w:id="3689" w:author="张健" w:date="2025-09-18T10:51:23Z">
              <w:r>
                <w:rPr>
                  <w:rFonts w:hint="eastAsia" w:ascii="阿里巴巴普惠体 2.0 45 Light" w:hAnsi="阿里巴巴普惠体 2.0 45 Light" w:eastAsia="阿里巴巴普惠体 2.0 45 Light" w:cs="阿里巴巴普惠体 2.0 45 Light"/>
                </w:rPr>
                <w:delText>,</w:delText>
              </w:r>
            </w:del>
            <w:r>
              <w:rPr>
                <w:rFonts w:hint="eastAsia" w:ascii="阿里巴巴普惠体 2.0 45 Light" w:hAnsi="阿里巴巴普惠体 2.0 45 Light" w:eastAsia="阿里巴巴普惠体 2.0 45 Light" w:cs="阿里巴巴普惠体 2.0 45 Light"/>
                <w:lang w:val="en-US" w:eastAsia="zh-CN"/>
              </w:rPr>
              <w:t>900</w:t>
            </w:r>
            <w:ins w:id="3690" w:author="张健" w:date="2025-09-18T10:51:09Z">
              <w:r>
                <w:rPr>
                  <w:rFonts w:hint="eastAsia" w:ascii="阿里巴巴普惠体 2.0 45 Light" w:hAnsi="阿里巴巴普惠体 2.0 45 Light" w:eastAsia="阿里巴巴普惠体 2.0 45 Light" w:cs="阿里巴巴普惠体 2.0 45 Light"/>
                  <w:lang w:val="en-US" w:eastAsia="zh-CN"/>
                </w:rPr>
                <w:t>~</w:t>
              </w:r>
            </w:ins>
            <w:del w:id="3691" w:author="张健" w:date="2025-09-18T10:51:08Z">
              <w:r>
                <w:rPr>
                  <w:rFonts w:hint="eastAsia" w:ascii="阿里巴巴普惠体 2.0 45 Light" w:hAnsi="阿里巴巴普惠体 2.0 45 Light" w:eastAsia="阿里巴巴普惠体 2.0 45 Light" w:cs="阿里巴巴普惠体 2.0 45 Light"/>
                </w:rPr>
                <w:delText>-</w:delText>
              </w:r>
            </w:del>
            <w:r>
              <w:rPr>
                <w:rFonts w:hint="eastAsia" w:ascii="阿里巴巴普惠体 2.0 45 Light" w:hAnsi="阿里巴巴普惠体 2.0 45 Light" w:eastAsia="阿里巴巴普惠体 2.0 45 Light" w:cs="阿里巴巴普惠体 2.0 45 Light"/>
              </w:rPr>
              <w:t>1</w:t>
            </w:r>
            <w:r>
              <w:rPr>
                <w:rFonts w:hint="eastAsia" w:ascii="阿里巴巴普惠体 2.0 45 Light" w:hAnsi="阿里巴巴普惠体 2.0 45 Light" w:eastAsia="阿里巴巴普惠体 2.0 45 Light" w:cs="阿里巴巴普惠体 2.0 45 Light"/>
                <w:lang w:val="en-US" w:eastAsia="zh-CN"/>
              </w:rPr>
              <w:t>74</w:t>
            </w:r>
            <w:r>
              <w:rPr>
                <w:rFonts w:hint="eastAsia" w:ascii="阿里巴巴普惠体 2.0 45 Light" w:hAnsi="阿里巴巴普惠体 2.0 45 Light" w:eastAsia="阿里巴巴普惠体 2.0 45 Light" w:cs="阿里巴巴普惠体 2.0 45 Light"/>
              </w:rPr>
              <w:t>0</w:t>
            </w:r>
            <w:ins w:id="3692" w:author="张健" w:date="2025-09-18T10:51:12Z">
              <w:r>
                <w:rPr>
                  <w:rFonts w:hint="eastAsia" w:ascii="阿里巴巴普惠体 2.0 45 Light" w:hAnsi="阿里巴巴普惠体 2.0 45 Light" w:eastAsia="阿里巴巴普惠体 2.0 45 Light" w:cs="阿里巴巴普惠体 2.0 45 Light"/>
                  <w:lang w:eastAsia="zh-CN"/>
                </w:rPr>
                <w:t>，</w:t>
              </w:r>
            </w:ins>
            <w:ins w:id="3693" w:author="张健" w:date="2025-09-18T10:51:21Z">
              <w:r>
                <w:rPr>
                  <w:rFonts w:hint="eastAsia" w:ascii="阿里巴巴普惠体 2.0 45 Light" w:hAnsi="阿里巴巴普惠体 2.0 45 Light" w:eastAsia="阿里巴巴普惠体 2.0 45 Light" w:cs="阿里巴巴普惠体 2.0 45 Light"/>
                </w:rPr>
                <w:t>-1</w:t>
              </w:r>
            </w:ins>
          </w:p>
        </w:tc>
      </w:tr>
      <w:tr w14:paraId="7232B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4615FF02">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1041</w:t>
            </w:r>
          </w:p>
        </w:tc>
        <w:tc>
          <w:tcPr>
            <w:tcW w:w="2724" w:type="dxa"/>
            <w:vAlign w:val="center"/>
          </w:tcPr>
          <w:p w14:paraId="5678CA5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无名指角度</w:t>
            </w:r>
            <w:r>
              <w:rPr>
                <w:rFonts w:hint="eastAsia" w:ascii="阿里巴巴普惠体 2.0 45 Light" w:hAnsi="阿里巴巴普惠体 2.0 45 Light" w:eastAsia="阿里巴巴普惠体 2.0 45 Light" w:cs="阿里巴巴普惠体 2.0 45 Light"/>
                <w:lang w:val="en-US" w:eastAsia="zh-CN"/>
              </w:rPr>
              <w:t>设置</w:t>
            </w:r>
          </w:p>
        </w:tc>
        <w:tc>
          <w:tcPr>
            <w:tcW w:w="1316" w:type="dxa"/>
            <w:vAlign w:val="center"/>
          </w:tcPr>
          <w:p w14:paraId="6763EC1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682FD852">
            <w:pPr>
              <w:pStyle w:val="111"/>
              <w:ind w:firstLine="412" w:firstLineChars="200"/>
              <w:jc w:val="both"/>
              <w:rPr>
                <w:rFonts w:hint="default" w:ascii="阿里巴巴普惠体 2.0 45 Light" w:hAnsi="阿里巴巴普惠体 2.0 45 Light" w:eastAsia="阿里巴巴普惠体 2.0 45 Light" w:cs="阿里巴巴普惠体 2.0 45 Light"/>
                <w:lang w:val="en-US" w:eastAsia="zh-CN"/>
              </w:rPr>
              <w:pPrChange w:id="3694" w:author="成成" w:date="2025-09-18T13:09:35Z">
                <w:pPr>
                  <w:pStyle w:val="111"/>
                  <w:ind w:firstLine="0" w:firstLineChars="0"/>
                </w:pPr>
              </w:pPrChange>
            </w:pPr>
            <w:del w:id="3695" w:author="成成" w:date="2025-09-18T13:08:14Z">
              <w:r>
                <w:rPr>
                  <w:rFonts w:hint="eastAsia" w:ascii="阿里巴巴普惠体 2.0 45 Light" w:hAnsi="阿里巴巴普惠体 2.0 45 Light" w:eastAsia="阿里巴巴普惠体 2.0 45 Light" w:cs="阿里巴巴普惠体 2.0 45 Light"/>
                </w:rPr>
                <w:delText>-</w:delText>
              </w:r>
            </w:del>
            <w:del w:id="3696" w:author="成成" w:date="2025-09-18T13:08:13Z">
              <w:r>
                <w:rPr>
                  <w:rFonts w:hint="eastAsia" w:ascii="阿里巴巴普惠体 2.0 45 Light" w:hAnsi="阿里巴巴普惠体 2.0 45 Light" w:eastAsia="阿里巴巴普惠体 2.0 45 Light" w:cs="阿里巴巴普惠体 2.0 45 Light"/>
                </w:rPr>
                <w:delText>1,</w:delText>
              </w:r>
            </w:del>
            <w:r>
              <w:rPr>
                <w:rFonts w:hint="eastAsia" w:ascii="阿里巴巴普惠体 2.0 45 Light" w:hAnsi="阿里巴巴普惠体 2.0 45 Light" w:eastAsia="阿里巴巴普惠体 2.0 45 Light" w:cs="阿里巴巴普惠体 2.0 45 Light"/>
                <w:lang w:val="en-US" w:eastAsia="zh-CN"/>
              </w:rPr>
              <w:t>900</w:t>
            </w:r>
            <w:ins w:id="3697" w:author="成成" w:date="2025-09-18T13:09:04Z">
              <w:r>
                <w:rPr>
                  <w:rFonts w:hint="eastAsia" w:ascii="阿里巴巴普惠体 2.0 45 Light" w:hAnsi="阿里巴巴普惠体 2.0 45 Light" w:eastAsia="阿里巴巴普惠体 2.0 45 Light" w:cs="阿里巴巴普惠体 2.0 45 Light"/>
                  <w:lang w:val="en-US" w:eastAsia="zh-CN"/>
                </w:rPr>
                <w:t>~</w:t>
              </w:r>
            </w:ins>
            <w:del w:id="3698" w:author="成成" w:date="2025-09-18T13:08:21Z">
              <w:r>
                <w:rPr>
                  <w:rFonts w:hint="eastAsia" w:ascii="阿里巴巴普惠体 2.0 45 Light" w:hAnsi="阿里巴巴普惠体 2.0 45 Light" w:eastAsia="阿里巴巴普惠体 2.0 45 Light" w:cs="阿里巴巴普惠体 2.0 45 Light"/>
                </w:rPr>
                <w:delText>-</w:delText>
              </w:r>
            </w:del>
            <w:r>
              <w:rPr>
                <w:rFonts w:hint="eastAsia" w:ascii="阿里巴巴普惠体 2.0 45 Light" w:hAnsi="阿里巴巴普惠体 2.0 45 Light" w:eastAsia="阿里巴巴普惠体 2.0 45 Light" w:cs="阿里巴巴普惠体 2.0 45 Light"/>
              </w:rPr>
              <w:t>1</w:t>
            </w:r>
            <w:r>
              <w:rPr>
                <w:rFonts w:hint="eastAsia" w:ascii="阿里巴巴普惠体 2.0 45 Light" w:hAnsi="阿里巴巴普惠体 2.0 45 Light" w:eastAsia="阿里巴巴普惠体 2.0 45 Light" w:cs="阿里巴巴普惠体 2.0 45 Light"/>
                <w:lang w:val="en-US" w:eastAsia="zh-CN"/>
              </w:rPr>
              <w:t>74</w:t>
            </w:r>
            <w:r>
              <w:rPr>
                <w:rFonts w:hint="eastAsia" w:ascii="阿里巴巴普惠体 2.0 45 Light" w:hAnsi="阿里巴巴普惠体 2.0 45 Light" w:eastAsia="阿里巴巴普惠体 2.0 45 Light" w:cs="阿里巴巴普惠体 2.0 45 Light"/>
              </w:rPr>
              <w:t>0</w:t>
            </w:r>
            <w:ins w:id="3699" w:author="成成" w:date="2025-09-18T13:09:09Z">
              <w:r>
                <w:rPr>
                  <w:rFonts w:hint="eastAsia" w:ascii="阿里巴巴普惠体 2.0 45 Light" w:hAnsi="阿里巴巴普惠体 2.0 45 Light" w:eastAsia="阿里巴巴普惠体 2.0 45 Light" w:cs="阿里巴巴普惠体 2.0 45 Light"/>
                  <w:lang w:eastAsia="zh-CN"/>
                </w:rPr>
                <w:t>，</w:t>
              </w:r>
            </w:ins>
            <w:ins w:id="3700" w:author="成成" w:date="2025-09-18T13:09:10Z">
              <w:r>
                <w:rPr>
                  <w:rFonts w:hint="eastAsia" w:ascii="阿里巴巴普惠体 2.0 45 Light" w:hAnsi="阿里巴巴普惠体 2.0 45 Light" w:eastAsia="阿里巴巴普惠体 2.0 45 Light" w:cs="阿里巴巴普惠体 2.0 45 Light"/>
                  <w:lang w:val="en-US" w:eastAsia="zh-CN"/>
                </w:rPr>
                <w:t>-</w:t>
              </w:r>
            </w:ins>
            <w:ins w:id="3701" w:author="成成" w:date="2025-09-18T13:09:11Z">
              <w:r>
                <w:rPr>
                  <w:rFonts w:hint="eastAsia" w:ascii="阿里巴巴普惠体 2.0 45 Light" w:hAnsi="阿里巴巴普惠体 2.0 45 Light" w:eastAsia="阿里巴巴普惠体 2.0 45 Light" w:cs="阿里巴巴普惠体 2.0 45 Light"/>
                  <w:lang w:val="en-US" w:eastAsia="zh-CN"/>
                </w:rPr>
                <w:t>1</w:t>
              </w:r>
            </w:ins>
          </w:p>
        </w:tc>
      </w:tr>
      <w:tr w14:paraId="44AEF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4059A221">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1042</w:t>
            </w:r>
          </w:p>
        </w:tc>
        <w:tc>
          <w:tcPr>
            <w:tcW w:w="2724" w:type="dxa"/>
            <w:vAlign w:val="center"/>
          </w:tcPr>
          <w:p w14:paraId="49E3BD7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中指角度</w:t>
            </w:r>
            <w:r>
              <w:rPr>
                <w:rFonts w:hint="eastAsia" w:ascii="阿里巴巴普惠体 2.0 45 Light" w:hAnsi="阿里巴巴普惠体 2.0 45 Light" w:eastAsia="阿里巴巴普惠体 2.0 45 Light" w:cs="阿里巴巴普惠体 2.0 45 Light"/>
                <w:lang w:val="en-US" w:eastAsia="zh-CN"/>
              </w:rPr>
              <w:t>设置</w:t>
            </w:r>
          </w:p>
        </w:tc>
        <w:tc>
          <w:tcPr>
            <w:tcW w:w="1316" w:type="dxa"/>
            <w:vAlign w:val="center"/>
          </w:tcPr>
          <w:p w14:paraId="39C62C3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321C6935">
            <w:pPr>
              <w:pStyle w:val="111"/>
              <w:ind w:firstLine="412" w:firstLineChars="200"/>
              <w:jc w:val="both"/>
              <w:rPr>
                <w:rFonts w:hint="default" w:ascii="阿里巴巴普惠体 2.0 45 Light" w:hAnsi="阿里巴巴普惠体 2.0 45 Light" w:eastAsia="阿里巴巴普惠体 2.0 45 Light" w:cs="阿里巴巴普惠体 2.0 45 Light"/>
                <w:lang w:val="en-US" w:eastAsia="zh-CN"/>
              </w:rPr>
              <w:pPrChange w:id="3702" w:author="成成" w:date="2025-09-18T13:09:20Z">
                <w:pPr>
                  <w:pStyle w:val="111"/>
                  <w:ind w:firstLine="0" w:firstLineChars="0"/>
                </w:pPr>
              </w:pPrChange>
            </w:pPr>
            <w:del w:id="3703" w:author="成成" w:date="2025-09-18T13:09:17Z">
              <w:r>
                <w:rPr>
                  <w:rFonts w:hint="eastAsia" w:ascii="阿里巴巴普惠体 2.0 45 Light" w:hAnsi="阿里巴巴普惠体 2.0 45 Light" w:eastAsia="阿里巴巴普惠体 2.0 45 Light" w:cs="阿里巴巴普惠体 2.0 45 Light"/>
                </w:rPr>
                <w:delText>-1,</w:delText>
              </w:r>
            </w:del>
            <w:r>
              <w:rPr>
                <w:rFonts w:hint="eastAsia" w:ascii="阿里巴巴普惠体 2.0 45 Light" w:hAnsi="阿里巴巴普惠体 2.0 45 Light" w:eastAsia="阿里巴巴普惠体 2.0 45 Light" w:cs="阿里巴巴普惠体 2.0 45 Light"/>
                <w:lang w:val="en-US" w:eastAsia="zh-CN"/>
              </w:rPr>
              <w:t>900</w:t>
            </w:r>
            <w:ins w:id="3704" w:author="成成" w:date="2025-09-18T13:09:31Z">
              <w:r>
                <w:rPr>
                  <w:rFonts w:hint="eastAsia" w:ascii="阿里巴巴普惠体 2.0 45 Light" w:hAnsi="阿里巴巴普惠体 2.0 45 Light" w:eastAsia="阿里巴巴普惠体 2.0 45 Light" w:cs="阿里巴巴普惠体 2.0 45 Light"/>
                  <w:lang w:val="en-US" w:eastAsia="zh-CN"/>
                </w:rPr>
                <w:t>~</w:t>
              </w:r>
            </w:ins>
            <w:del w:id="3705" w:author="成成" w:date="2025-09-18T13:09:29Z">
              <w:r>
                <w:rPr>
                  <w:rFonts w:hint="eastAsia" w:ascii="阿里巴巴普惠体 2.0 45 Light" w:hAnsi="阿里巴巴普惠体 2.0 45 Light" w:eastAsia="阿里巴巴普惠体 2.0 45 Light" w:cs="阿里巴巴普惠体 2.0 45 Light"/>
                </w:rPr>
                <w:delText>-</w:delText>
              </w:r>
            </w:del>
            <w:r>
              <w:rPr>
                <w:rFonts w:hint="eastAsia" w:ascii="阿里巴巴普惠体 2.0 45 Light" w:hAnsi="阿里巴巴普惠体 2.0 45 Light" w:eastAsia="阿里巴巴普惠体 2.0 45 Light" w:cs="阿里巴巴普惠体 2.0 45 Light"/>
              </w:rPr>
              <w:t>1</w:t>
            </w:r>
            <w:r>
              <w:rPr>
                <w:rFonts w:hint="eastAsia" w:ascii="阿里巴巴普惠体 2.0 45 Light" w:hAnsi="阿里巴巴普惠体 2.0 45 Light" w:eastAsia="阿里巴巴普惠体 2.0 45 Light" w:cs="阿里巴巴普惠体 2.0 45 Light"/>
                <w:lang w:val="en-US" w:eastAsia="zh-CN"/>
              </w:rPr>
              <w:t>74</w:t>
            </w:r>
            <w:r>
              <w:rPr>
                <w:rFonts w:hint="eastAsia" w:ascii="阿里巴巴普惠体 2.0 45 Light" w:hAnsi="阿里巴巴普惠体 2.0 45 Light" w:eastAsia="阿里巴巴普惠体 2.0 45 Light" w:cs="阿里巴巴普惠体 2.0 45 Light"/>
              </w:rPr>
              <w:t>0</w:t>
            </w:r>
            <w:ins w:id="3706" w:author="成成" w:date="2025-09-18T13:09:23Z">
              <w:r>
                <w:rPr>
                  <w:rFonts w:hint="eastAsia" w:ascii="阿里巴巴普惠体 2.0 45 Light" w:hAnsi="阿里巴巴普惠体 2.0 45 Light" w:eastAsia="阿里巴巴普惠体 2.0 45 Light" w:cs="阿里巴巴普惠体 2.0 45 Light"/>
                  <w:lang w:eastAsia="zh-CN"/>
                </w:rPr>
                <w:t>，</w:t>
              </w:r>
            </w:ins>
            <w:ins w:id="3707" w:author="成成" w:date="2025-09-18T13:09:26Z">
              <w:r>
                <w:rPr>
                  <w:rFonts w:hint="eastAsia" w:ascii="阿里巴巴普惠体 2.0 45 Light" w:hAnsi="阿里巴巴普惠体 2.0 45 Light" w:eastAsia="阿里巴巴普惠体 2.0 45 Light" w:cs="阿里巴巴普惠体 2.0 45 Light"/>
                  <w:lang w:val="en-US" w:eastAsia="zh-CN"/>
                </w:rPr>
                <w:t>-1</w:t>
              </w:r>
            </w:ins>
          </w:p>
        </w:tc>
      </w:tr>
      <w:tr w14:paraId="00EEC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2785C272">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1043</w:t>
            </w:r>
          </w:p>
        </w:tc>
        <w:tc>
          <w:tcPr>
            <w:tcW w:w="2724" w:type="dxa"/>
            <w:vAlign w:val="center"/>
          </w:tcPr>
          <w:p w14:paraId="31A4EAA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食指角度</w:t>
            </w:r>
            <w:r>
              <w:rPr>
                <w:rFonts w:hint="eastAsia" w:ascii="阿里巴巴普惠体 2.0 45 Light" w:hAnsi="阿里巴巴普惠体 2.0 45 Light" w:eastAsia="阿里巴巴普惠体 2.0 45 Light" w:cs="阿里巴巴普惠体 2.0 45 Light"/>
                <w:lang w:val="en-US" w:eastAsia="zh-CN"/>
              </w:rPr>
              <w:t>设置</w:t>
            </w:r>
          </w:p>
        </w:tc>
        <w:tc>
          <w:tcPr>
            <w:tcW w:w="1316" w:type="dxa"/>
            <w:vAlign w:val="center"/>
          </w:tcPr>
          <w:p w14:paraId="385648C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03533E8D">
            <w:pPr>
              <w:pStyle w:val="111"/>
              <w:ind w:firstLine="412" w:firstLineChars="200"/>
              <w:jc w:val="both"/>
              <w:rPr>
                <w:rFonts w:hint="default" w:ascii="阿里巴巴普惠体 2.0 45 Light" w:hAnsi="阿里巴巴普惠体 2.0 45 Light" w:eastAsia="阿里巴巴普惠体 2.0 45 Light" w:cs="阿里巴巴普惠体 2.0 45 Light"/>
                <w:lang w:val="en-US" w:eastAsia="zh-CN"/>
              </w:rPr>
              <w:pPrChange w:id="3708" w:author="成成" w:date="2025-09-18T13:10:02Z">
                <w:pPr>
                  <w:pStyle w:val="111"/>
                  <w:ind w:firstLine="0" w:firstLineChars="0"/>
                </w:pPr>
              </w:pPrChange>
            </w:pPr>
            <w:del w:id="3709" w:author="成成" w:date="2025-09-18T13:09:59Z">
              <w:r>
                <w:rPr>
                  <w:rFonts w:hint="eastAsia" w:ascii="阿里巴巴普惠体 2.0 45 Light" w:hAnsi="阿里巴巴普惠体 2.0 45 Light" w:eastAsia="阿里巴巴普惠体 2.0 45 Light" w:cs="阿里巴巴普惠体 2.0 45 Light"/>
                </w:rPr>
                <w:delText>-1,</w:delText>
              </w:r>
            </w:del>
            <w:r>
              <w:rPr>
                <w:rFonts w:hint="eastAsia" w:ascii="阿里巴巴普惠体 2.0 45 Light" w:hAnsi="阿里巴巴普惠体 2.0 45 Light" w:eastAsia="阿里巴巴普惠体 2.0 45 Light" w:cs="阿里巴巴普惠体 2.0 45 Light"/>
                <w:lang w:val="en-US" w:eastAsia="zh-CN"/>
              </w:rPr>
              <w:t>900</w:t>
            </w:r>
            <w:ins w:id="3710" w:author="成成" w:date="2025-09-18T13:10:11Z">
              <w:r>
                <w:rPr>
                  <w:rFonts w:hint="eastAsia" w:ascii="阿里巴巴普惠体 2.0 45 Light" w:hAnsi="阿里巴巴普惠体 2.0 45 Light" w:eastAsia="阿里巴巴普惠体 2.0 45 Light" w:cs="阿里巴巴普惠体 2.0 45 Light"/>
                  <w:lang w:val="en-US" w:eastAsia="zh-CN"/>
                </w:rPr>
                <w:t>~</w:t>
              </w:r>
            </w:ins>
            <w:del w:id="3711" w:author="成成" w:date="2025-09-18T13:10:05Z">
              <w:r>
                <w:rPr>
                  <w:rFonts w:hint="eastAsia" w:ascii="阿里巴巴普惠体 2.0 45 Light" w:hAnsi="阿里巴巴普惠体 2.0 45 Light" w:eastAsia="阿里巴巴普惠体 2.0 45 Light" w:cs="阿里巴巴普惠体 2.0 45 Light"/>
                </w:rPr>
                <w:delText>-</w:delText>
              </w:r>
            </w:del>
            <w:r>
              <w:rPr>
                <w:rFonts w:hint="eastAsia" w:ascii="阿里巴巴普惠体 2.0 45 Light" w:hAnsi="阿里巴巴普惠体 2.0 45 Light" w:eastAsia="阿里巴巴普惠体 2.0 45 Light" w:cs="阿里巴巴普惠体 2.0 45 Light"/>
              </w:rPr>
              <w:t>1</w:t>
            </w:r>
            <w:r>
              <w:rPr>
                <w:rFonts w:hint="eastAsia" w:ascii="阿里巴巴普惠体 2.0 45 Light" w:hAnsi="阿里巴巴普惠体 2.0 45 Light" w:eastAsia="阿里巴巴普惠体 2.0 45 Light" w:cs="阿里巴巴普惠体 2.0 45 Light"/>
                <w:lang w:val="en-US" w:eastAsia="zh-CN"/>
              </w:rPr>
              <w:t>74</w:t>
            </w:r>
            <w:r>
              <w:rPr>
                <w:rFonts w:hint="eastAsia" w:ascii="阿里巴巴普惠体 2.0 45 Light" w:hAnsi="阿里巴巴普惠体 2.0 45 Light" w:eastAsia="阿里巴巴普惠体 2.0 45 Light" w:cs="阿里巴巴普惠体 2.0 45 Light"/>
              </w:rPr>
              <w:t>0</w:t>
            </w:r>
            <w:ins w:id="3712" w:author="成成" w:date="2025-09-18T13:10:14Z">
              <w:r>
                <w:rPr>
                  <w:rFonts w:hint="eastAsia" w:ascii="阿里巴巴普惠体 2.0 45 Light" w:hAnsi="阿里巴巴普惠体 2.0 45 Light" w:eastAsia="阿里巴巴普惠体 2.0 45 Light" w:cs="阿里巴巴普惠体 2.0 45 Light"/>
                  <w:lang w:eastAsia="zh-CN"/>
                </w:rPr>
                <w:t>，</w:t>
              </w:r>
            </w:ins>
            <w:ins w:id="3713" w:author="成成" w:date="2025-09-18T13:10:16Z">
              <w:r>
                <w:rPr>
                  <w:rFonts w:hint="eastAsia" w:ascii="阿里巴巴普惠体 2.0 45 Light" w:hAnsi="阿里巴巴普惠体 2.0 45 Light" w:eastAsia="阿里巴巴普惠体 2.0 45 Light" w:cs="阿里巴巴普惠体 2.0 45 Light"/>
                  <w:lang w:val="en-US" w:eastAsia="zh-CN"/>
                </w:rPr>
                <w:t>-1</w:t>
              </w:r>
            </w:ins>
          </w:p>
        </w:tc>
      </w:tr>
      <w:tr w14:paraId="51297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495E0F42">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1044</w:t>
            </w:r>
          </w:p>
        </w:tc>
        <w:tc>
          <w:tcPr>
            <w:tcW w:w="2724" w:type="dxa"/>
            <w:vAlign w:val="center"/>
          </w:tcPr>
          <w:p w14:paraId="136F2C0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大拇指弯曲角度</w:t>
            </w:r>
            <w:r>
              <w:rPr>
                <w:rFonts w:hint="eastAsia" w:ascii="阿里巴巴普惠体 2.0 45 Light" w:hAnsi="阿里巴巴普惠体 2.0 45 Light" w:eastAsia="阿里巴巴普惠体 2.0 45 Light" w:cs="阿里巴巴普惠体 2.0 45 Light"/>
                <w:lang w:val="en-US" w:eastAsia="zh-CN"/>
              </w:rPr>
              <w:t>设置</w:t>
            </w:r>
          </w:p>
        </w:tc>
        <w:tc>
          <w:tcPr>
            <w:tcW w:w="1316" w:type="dxa"/>
            <w:vAlign w:val="center"/>
          </w:tcPr>
          <w:p w14:paraId="545E524F">
            <w:pPr>
              <w:pStyle w:val="12"/>
              <w:tabs>
                <w:tab w:val="left" w:pos="420"/>
                <w:tab w:val="left" w:pos="851"/>
              </w:tabs>
              <w:ind w:firstLineChars="0"/>
              <w:rPr>
                <w:rFonts w:hint="eastAsia" w:ascii="阿里巴巴普惠体 2.0 45 Light" w:hAnsi="阿里巴巴普惠体 2.0 45 Light" w:eastAsia="阿里巴巴普惠体 2.0 45 Light" w:cs="阿里巴巴普惠体 2.0 45 Light"/>
              </w:rPr>
              <w:pPrChange w:id="3714" w:author="成成" w:date="2025-09-18T15:28:41Z">
                <w:pPr>
                  <w:pStyle w:val="111"/>
                  <w:ind w:firstLine="0" w:firstLineChars="0"/>
                </w:pPr>
              </w:pPrChange>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65D272E3">
            <w:pPr>
              <w:pStyle w:val="111"/>
              <w:ind w:firstLine="412" w:firstLineChars="200"/>
              <w:jc w:val="both"/>
              <w:rPr>
                <w:rFonts w:hint="default" w:ascii="阿里巴巴普惠体 2.0 45 Light" w:hAnsi="阿里巴巴普惠体 2.0 45 Light" w:eastAsia="阿里巴巴普惠体 2.0 45 Light" w:cs="阿里巴巴普惠体 2.0 45 Light"/>
                <w:lang w:val="en-US" w:eastAsia="zh-CN"/>
              </w:rPr>
              <w:pPrChange w:id="3715" w:author="成成" w:date="2025-09-18T13:10:22Z">
                <w:pPr>
                  <w:pStyle w:val="111"/>
                  <w:ind w:firstLine="0" w:firstLineChars="0"/>
                </w:pPr>
              </w:pPrChange>
            </w:pPr>
            <w:del w:id="3716" w:author="成成" w:date="2025-09-18T13:10:20Z">
              <w:r>
                <w:rPr>
                  <w:rFonts w:hint="eastAsia" w:ascii="阿里巴巴普惠体 2.0 45 Light" w:hAnsi="阿里巴巴普惠体 2.0 45 Light" w:eastAsia="阿里巴巴普惠体 2.0 45 Light" w:cs="阿里巴巴普惠体 2.0 45 Light"/>
                </w:rPr>
                <w:delText>-1</w:delText>
              </w:r>
            </w:del>
            <w:del w:id="3717" w:author="成成" w:date="2025-09-18T13:10:19Z">
              <w:r>
                <w:rPr>
                  <w:rFonts w:hint="eastAsia" w:ascii="阿里巴巴普惠体 2.0 45 Light" w:hAnsi="阿里巴巴普惠体 2.0 45 Light" w:eastAsia="阿里巴巴普惠体 2.0 45 Light" w:cs="阿里巴巴普惠体 2.0 45 Light"/>
                </w:rPr>
                <w:delText>,</w:delText>
              </w:r>
            </w:del>
            <w:r>
              <w:rPr>
                <w:rFonts w:hint="eastAsia" w:ascii="阿里巴巴普惠体 2.0 45 Light" w:hAnsi="阿里巴巴普惠体 2.0 45 Light" w:eastAsia="阿里巴巴普惠体 2.0 45 Light" w:cs="阿里巴巴普惠体 2.0 45 Light"/>
                <w:lang w:val="en-US" w:eastAsia="zh-CN"/>
              </w:rPr>
              <w:t>1100</w:t>
            </w:r>
            <w:ins w:id="3718" w:author="成成" w:date="2025-09-18T13:10:27Z">
              <w:r>
                <w:rPr>
                  <w:rFonts w:hint="eastAsia" w:ascii="阿里巴巴普惠体 2.0 45 Light" w:hAnsi="阿里巴巴普惠体 2.0 45 Light" w:eastAsia="阿里巴巴普惠体 2.0 45 Light" w:cs="阿里巴巴普惠体 2.0 45 Light"/>
                  <w:lang w:val="en-US" w:eastAsia="zh-CN"/>
                </w:rPr>
                <w:t>~</w:t>
              </w:r>
            </w:ins>
            <w:del w:id="3719" w:author="成成" w:date="2025-09-18T13:10:26Z">
              <w:r>
                <w:rPr>
                  <w:rFonts w:hint="eastAsia" w:ascii="阿里巴巴普惠体 2.0 45 Light" w:hAnsi="阿里巴巴普惠体 2.0 45 Light" w:eastAsia="阿里巴巴普惠体 2.0 45 Light" w:cs="阿里巴巴普惠体 2.0 45 Light"/>
                  <w:lang w:val="en-US" w:eastAsia="zh-CN"/>
                </w:rPr>
                <w:delText>-</w:delText>
              </w:r>
            </w:del>
            <w:r>
              <w:rPr>
                <w:rFonts w:hint="eastAsia" w:ascii="阿里巴巴普惠体 2.0 45 Light" w:hAnsi="阿里巴巴普惠体 2.0 45 Light" w:eastAsia="阿里巴巴普惠体 2.0 45 Light" w:cs="阿里巴巴普惠体 2.0 45 Light"/>
                <w:lang w:val="en-US" w:eastAsia="zh-CN"/>
              </w:rPr>
              <w:t>1350</w:t>
            </w:r>
            <w:ins w:id="3720" w:author="成成" w:date="2025-09-18T13:10:30Z">
              <w:r>
                <w:rPr>
                  <w:rFonts w:hint="eastAsia" w:ascii="阿里巴巴普惠体 2.0 45 Light" w:hAnsi="阿里巴巴普惠体 2.0 45 Light" w:eastAsia="阿里巴巴普惠体 2.0 45 Light" w:cs="阿里巴巴普惠体 2.0 45 Light"/>
                  <w:lang w:val="en-US" w:eastAsia="zh-CN"/>
                </w:rPr>
                <w:t>，</w:t>
              </w:r>
            </w:ins>
            <w:ins w:id="3721" w:author="成成" w:date="2025-09-18T13:10:31Z">
              <w:r>
                <w:rPr>
                  <w:rFonts w:hint="eastAsia" w:ascii="阿里巴巴普惠体 2.0 45 Light" w:hAnsi="阿里巴巴普惠体 2.0 45 Light" w:eastAsia="阿里巴巴普惠体 2.0 45 Light" w:cs="阿里巴巴普惠体 2.0 45 Light"/>
                  <w:lang w:val="en-US" w:eastAsia="zh-CN"/>
                </w:rPr>
                <w:t>-1</w:t>
              </w:r>
            </w:ins>
          </w:p>
        </w:tc>
      </w:tr>
      <w:tr w14:paraId="4C7F2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7AB818FF">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1045</w:t>
            </w:r>
          </w:p>
        </w:tc>
        <w:tc>
          <w:tcPr>
            <w:tcW w:w="2724" w:type="dxa"/>
            <w:vAlign w:val="center"/>
          </w:tcPr>
          <w:p w14:paraId="65CBBC6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大拇指旋转角度</w:t>
            </w:r>
            <w:r>
              <w:rPr>
                <w:rFonts w:hint="eastAsia" w:ascii="阿里巴巴普惠体 2.0 45 Light" w:hAnsi="阿里巴巴普惠体 2.0 45 Light" w:eastAsia="阿里巴巴普惠体 2.0 45 Light" w:cs="阿里巴巴普惠体 2.0 45 Light"/>
                <w:lang w:val="en-US" w:eastAsia="zh-CN"/>
              </w:rPr>
              <w:t>设置</w:t>
            </w:r>
          </w:p>
        </w:tc>
        <w:tc>
          <w:tcPr>
            <w:tcW w:w="1316" w:type="dxa"/>
            <w:vAlign w:val="center"/>
          </w:tcPr>
          <w:p w14:paraId="347FE5C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2488ED98">
            <w:pPr>
              <w:pStyle w:val="111"/>
              <w:ind w:firstLine="412" w:firstLineChars="200"/>
              <w:jc w:val="both"/>
              <w:rPr>
                <w:rFonts w:hint="default" w:ascii="阿里巴巴普惠体 2.0 45 Light" w:hAnsi="阿里巴巴普惠体 2.0 45 Light" w:eastAsia="阿里巴巴普惠体 2.0 45 Light" w:cs="阿里巴巴普惠体 2.0 45 Light"/>
                <w:lang w:val="en-US" w:eastAsia="zh-CN"/>
              </w:rPr>
              <w:pPrChange w:id="3722" w:author="成成" w:date="2025-09-18T13:10:51Z">
                <w:pPr>
                  <w:pStyle w:val="111"/>
                  <w:ind w:firstLine="0" w:firstLineChars="0"/>
                </w:pPr>
              </w:pPrChange>
            </w:pPr>
            <w:del w:id="3723" w:author="成成" w:date="2025-09-18T13:10:37Z">
              <w:r>
                <w:rPr>
                  <w:rFonts w:hint="eastAsia" w:ascii="阿里巴巴普惠体 2.0 45 Light" w:hAnsi="阿里巴巴普惠体 2.0 45 Light" w:eastAsia="阿里巴巴普惠体 2.0 45 Light" w:cs="阿里巴巴普惠体 2.0 45 Light"/>
                </w:rPr>
                <w:delText>-1,</w:delText>
              </w:r>
            </w:del>
            <w:r>
              <w:rPr>
                <w:rFonts w:hint="eastAsia" w:ascii="阿里巴巴普惠体 2.0 45 Light" w:hAnsi="阿里巴巴普惠体 2.0 45 Light" w:eastAsia="阿里巴巴普惠体 2.0 45 Light" w:cs="阿里巴巴普惠体 2.0 45 Light"/>
                <w:lang w:val="en-US" w:eastAsia="zh-CN"/>
              </w:rPr>
              <w:t>600</w:t>
            </w:r>
            <w:ins w:id="3724" w:author="成成" w:date="2025-09-18T13:10:43Z">
              <w:r>
                <w:rPr>
                  <w:rFonts w:hint="eastAsia" w:ascii="阿里巴巴普惠体 2.0 45 Light" w:hAnsi="阿里巴巴普惠体 2.0 45 Light" w:eastAsia="阿里巴巴普惠体 2.0 45 Light" w:cs="阿里巴巴普惠体 2.0 45 Light"/>
                  <w:lang w:val="en-US" w:eastAsia="zh-CN"/>
                </w:rPr>
                <w:t>~</w:t>
              </w:r>
            </w:ins>
            <w:del w:id="3725" w:author="成成" w:date="2025-09-18T13:10:41Z">
              <w:r>
                <w:rPr>
                  <w:rFonts w:hint="eastAsia" w:ascii="阿里巴巴普惠体 2.0 45 Light" w:hAnsi="阿里巴巴普惠体 2.0 45 Light" w:eastAsia="阿里巴巴普惠体 2.0 45 Light" w:cs="阿里巴巴普惠体 2.0 45 Light"/>
                </w:rPr>
                <w:delText>-</w:delText>
              </w:r>
            </w:del>
            <w:r>
              <w:rPr>
                <w:rFonts w:hint="eastAsia" w:ascii="阿里巴巴普惠体 2.0 45 Light" w:hAnsi="阿里巴巴普惠体 2.0 45 Light" w:eastAsia="阿里巴巴普惠体 2.0 45 Light" w:cs="阿里巴巴普惠体 2.0 45 Light"/>
              </w:rPr>
              <w:t>1</w:t>
            </w:r>
            <w:ins w:id="3726" w:author="成成" w:date="2025-09-17T10:30:12Z">
              <w:r>
                <w:rPr>
                  <w:rFonts w:hint="eastAsia" w:ascii="阿里巴巴普惠体 2.0 45 Light" w:hAnsi="阿里巴巴普惠体 2.0 45 Light" w:eastAsia="阿里巴巴普惠体 2.0 45 Light" w:cs="阿里巴巴普惠体 2.0 45 Light"/>
                  <w:lang w:val="en-US" w:eastAsia="zh-CN"/>
                </w:rPr>
                <w:t>7</w:t>
              </w:r>
            </w:ins>
            <w:ins w:id="3727" w:author="成成" w:date="2025-09-17T10:30:14Z">
              <w:r>
                <w:rPr>
                  <w:rFonts w:hint="eastAsia" w:ascii="阿里巴巴普惠体 2.0 45 Light" w:hAnsi="阿里巴巴普惠体 2.0 45 Light" w:eastAsia="阿里巴巴普惠体 2.0 45 Light" w:cs="阿里巴巴普惠体 2.0 45 Light"/>
                  <w:lang w:val="en-US" w:eastAsia="zh-CN"/>
                </w:rPr>
                <w:t>5</w:t>
              </w:r>
            </w:ins>
            <w:del w:id="3728" w:author="成成" w:date="2025-09-17T10:30:11Z">
              <w:r>
                <w:rPr>
                  <w:rFonts w:hint="eastAsia" w:ascii="阿里巴巴普惠体 2.0 45 Light" w:hAnsi="阿里巴巴普惠体 2.0 45 Light" w:eastAsia="阿里巴巴普惠体 2.0 45 Light" w:cs="阿里巴巴普惠体 2.0 45 Light"/>
                  <w:lang w:val="en-US" w:eastAsia="zh-CN"/>
                </w:rPr>
                <w:delText>8</w:delText>
              </w:r>
            </w:del>
            <w:del w:id="3729" w:author="成成" w:date="2025-09-17T10:30:10Z">
              <w:r>
                <w:rPr>
                  <w:rFonts w:hint="eastAsia" w:ascii="阿里巴巴普惠体 2.0 45 Light" w:hAnsi="阿里巴巴普惠体 2.0 45 Light" w:eastAsia="阿里巴巴普惠体 2.0 45 Light" w:cs="阿里巴巴普惠体 2.0 45 Light"/>
                  <w:lang w:val="en-US" w:eastAsia="zh-CN"/>
                </w:rPr>
                <w:delText>0</w:delText>
              </w:r>
            </w:del>
            <w:r>
              <w:rPr>
                <w:rFonts w:hint="eastAsia" w:ascii="阿里巴巴普惠体 2.0 45 Light" w:hAnsi="阿里巴巴普惠体 2.0 45 Light" w:eastAsia="阿里巴巴普惠体 2.0 45 Light" w:cs="阿里巴巴普惠体 2.0 45 Light"/>
              </w:rPr>
              <w:t>0</w:t>
            </w:r>
            <w:ins w:id="3730" w:author="成成" w:date="2025-09-18T13:10:46Z">
              <w:r>
                <w:rPr>
                  <w:rFonts w:hint="eastAsia" w:ascii="阿里巴巴普惠体 2.0 45 Light" w:hAnsi="阿里巴巴普惠体 2.0 45 Light" w:eastAsia="阿里巴巴普惠体 2.0 45 Light" w:cs="阿里巴巴普惠体 2.0 45 Light"/>
                  <w:lang w:eastAsia="zh-CN"/>
                </w:rPr>
                <w:t>，</w:t>
              </w:r>
            </w:ins>
            <w:ins w:id="3731" w:author="成成" w:date="2025-09-18T13:10:47Z">
              <w:r>
                <w:rPr>
                  <w:rFonts w:hint="eastAsia" w:ascii="阿里巴巴普惠体 2.0 45 Light" w:hAnsi="阿里巴巴普惠体 2.0 45 Light" w:eastAsia="阿里巴巴普惠体 2.0 45 Light" w:cs="阿里巴巴普惠体 2.0 45 Light"/>
                  <w:lang w:val="en-US" w:eastAsia="zh-CN"/>
                </w:rPr>
                <w:t>-1</w:t>
              </w:r>
            </w:ins>
          </w:p>
        </w:tc>
      </w:tr>
    </w:tbl>
    <w:p w14:paraId="000620D8">
      <w:pPr>
        <w:ind w:firstLine="708" w:firstLineChars="30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各自由度的角度定义和运动范围说明如下</w:t>
      </w:r>
      <w:ins w:id="3732" w:author="成成" w:date="2025-09-18T15:28:52Z">
        <w:r>
          <w:rPr>
            <w:rFonts w:hint="eastAsia" w:ascii="阿里巴巴普惠体 2.0 45 Light" w:hAnsi="阿里巴巴普惠体 2.0 45 Light" w:eastAsia="阿里巴巴普惠体 2.0 45 Light" w:cs="阿里巴巴普惠体 2.0 45 Light"/>
            <w:lang w:eastAsia="zh-CN"/>
          </w:rPr>
          <w:fldChar w:fldCharType="begin"/>
        </w:r>
      </w:ins>
      <w:ins w:id="3733" w:author="成成" w:date="2025-09-18T15:28:52Z">
        <w:r>
          <w:rPr>
            <w:rFonts w:hint="eastAsia" w:ascii="阿里巴巴普惠体 2.0 45 Light" w:hAnsi="阿里巴巴普惠体 2.0 45 Light" w:eastAsia="阿里巴巴普惠体 2.0 45 Light" w:cs="阿里巴巴普惠体 2.0 45 Light"/>
            <w:lang w:eastAsia="zh-CN"/>
          </w:rPr>
          <w:instrText xml:space="preserve"> REF _Ref32732 \h </w:instrText>
        </w:r>
      </w:ins>
      <w:ins w:id="3734" w:author="成成" w:date="2025-09-18T15:28:52Z">
        <w:r>
          <w:rPr>
            <w:rFonts w:hint="eastAsia" w:ascii="阿里巴巴普惠体 2.0 45 Light" w:hAnsi="阿里巴巴普惠体 2.0 45 Light" w:eastAsia="阿里巴巴普惠体 2.0 45 Light" w:cs="阿里巴巴普惠体 2.0 45 Light"/>
            <w:lang w:eastAsia="zh-CN"/>
          </w:rPr>
          <w:fldChar w:fldCharType="separate"/>
        </w:r>
      </w:ins>
      <w:ins w:id="3735" w:author="成成" w:date="2025-09-18T15:28:52Z">
        <w:r>
          <w:rPr/>
          <w:t>表 36</w:t>
        </w:r>
      </w:ins>
      <w:ins w:id="3736" w:author="成成" w:date="2025-09-18T15:28:52Z">
        <w:r>
          <w:rPr>
            <w:rFonts w:hint="eastAsia" w:ascii="阿里巴巴普惠体 2.0 45 Light" w:hAnsi="阿里巴巴普惠体 2.0 45 Light" w:eastAsia="阿里巴巴普惠体 2.0 45 Light" w:cs="阿里巴巴普惠体 2.0 45 Light"/>
            <w:lang w:eastAsia="zh-CN"/>
          </w:rPr>
          <w:fldChar w:fldCharType="end"/>
        </w:r>
      </w:ins>
      <w:del w:id="3737" w:author="成成" w:date="2025-09-18T15:28:46Z">
        <w:r>
          <w:rPr>
            <w:rFonts w:hint="eastAsia" w:ascii="阿里巴巴普惠体 2.0 45 Light" w:hAnsi="阿里巴巴普惠体 2.0 45 Light" w:eastAsia="阿里巴巴普惠体 2.0 45 Light" w:cs="阿里巴巴普惠体 2.0 45 Light"/>
            <w:lang w:val="en-US" w:eastAsia="zh-CN"/>
          </w:rPr>
          <w:delText>表</w:delText>
        </w:r>
      </w:del>
      <w:del w:id="3738" w:author="成成" w:date="2025-09-18T15:28:44Z">
        <w:r>
          <w:rPr>
            <w:rFonts w:hint="eastAsia" w:ascii="阿里巴巴普惠体 2.0 45 Light" w:hAnsi="阿里巴巴普惠体 2.0 45 Light" w:eastAsia="阿里巴巴普惠体 2.0 45 Light" w:cs="阿里巴巴普惠体 2.0 45 Light"/>
            <w:lang w:val="en-US" w:eastAsia="zh-CN"/>
          </w:rPr>
          <w:delText>36</w:delText>
        </w:r>
      </w:del>
      <w:r>
        <w:rPr>
          <w:rFonts w:hint="eastAsia" w:ascii="阿里巴巴普惠体 2.0 45 Light" w:hAnsi="阿里巴巴普惠体 2.0 45 Light" w:eastAsia="阿里巴巴普惠体 2.0 45 Light" w:cs="阿里巴巴普惠体 2.0 45 Light"/>
          <w:lang w:val="en-US" w:eastAsia="zh-CN"/>
        </w:rPr>
        <w:t>所示</w:t>
      </w:r>
      <w:r>
        <w:rPr>
          <w:rFonts w:hint="eastAsia" w:ascii="阿里巴巴普惠体 2.0 45 Light" w:hAnsi="阿里巴巴普惠体 2.0 45 Light" w:eastAsia="阿里巴巴普惠体 2.0 45 Light" w:cs="阿里巴巴普惠体 2.0 45 Light"/>
        </w:rPr>
        <w:t>。</w:t>
      </w:r>
    </w:p>
    <w:p w14:paraId="39EC2159">
      <w:pPr>
        <w:ind w:firstLine="0" w:firstLineChars="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 xml:space="preserve">    </w:t>
      </w:r>
      <w:ins w:id="3739" w:author="成成" w:date="2025-09-18T15:28:41Z">
        <w:bookmarkStart w:id="513" w:name="_Ref32732"/>
        <w:r>
          <w:rPr/>
          <w:t xml:space="preserve">表 </w:t>
        </w:r>
      </w:ins>
      <w:ins w:id="3740" w:author="成成" w:date="2025-09-18T15:28:41Z">
        <w:r>
          <w:rPr/>
          <w:fldChar w:fldCharType="begin"/>
        </w:r>
      </w:ins>
      <w:ins w:id="3741" w:author="成成" w:date="2025-09-18T15:28:41Z">
        <w:r>
          <w:rPr/>
          <w:instrText xml:space="preserve"> SEQ 表 \* ARABIC </w:instrText>
        </w:r>
      </w:ins>
      <w:ins w:id="3742" w:author="成成" w:date="2025-09-18T15:28:41Z">
        <w:r>
          <w:rPr/>
          <w:fldChar w:fldCharType="separate"/>
        </w:r>
      </w:ins>
      <w:ins w:id="3743" w:author="成成" w:date="2025-09-18T16:08:18Z">
        <w:r>
          <w:rPr/>
          <w:t>36</w:t>
        </w:r>
      </w:ins>
      <w:ins w:id="3744" w:author="成成" w:date="2025-09-18T15:28:41Z">
        <w:r>
          <w:rPr/>
          <w:fldChar w:fldCharType="end"/>
        </w:r>
        <w:bookmarkEnd w:id="513"/>
      </w:ins>
      <w:del w:id="3745" w:author="成成" w:date="2025-09-18T15:28:37Z">
        <w:r>
          <w:rPr>
            <w:rFonts w:hint="eastAsia" w:ascii="阿里巴巴普惠体 2.0 45 Light" w:hAnsi="阿里巴巴普惠体 2.0 45 Light" w:eastAsia="阿里巴巴普惠体 2.0 45 Light" w:cs="阿里巴巴普惠体 2.0 45 Light"/>
            <w:lang w:val="en-US" w:eastAsia="zh-CN"/>
          </w:rPr>
          <w:delText>表36</w:delText>
        </w:r>
      </w:del>
      <w:r>
        <w:rPr>
          <w:rFonts w:hint="eastAsia" w:ascii="阿里巴巴普惠体 2.0 45 Light" w:hAnsi="阿里巴巴普惠体 2.0 45 Light" w:eastAsia="阿里巴巴普惠体 2.0 45 Light" w:cs="阿里巴巴普惠体 2.0 45 Light"/>
        </w:rPr>
        <w:t>各自由度的角度定义和运动范围</w:t>
      </w:r>
    </w:p>
    <w:tbl>
      <w:tblPr>
        <w:tblStyle w:val="25"/>
        <w:tblW w:w="8083"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0"/>
        <w:gridCol w:w="4316"/>
        <w:gridCol w:w="1697"/>
      </w:tblGrid>
      <w:tr w14:paraId="3C563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70" w:type="dxa"/>
            <w:vAlign w:val="center"/>
          </w:tcPr>
          <w:p w14:paraId="50B93B66">
            <w:pPr>
              <w:pStyle w:val="68"/>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角度</w:t>
            </w:r>
          </w:p>
        </w:tc>
        <w:tc>
          <w:tcPr>
            <w:tcW w:w="4316" w:type="dxa"/>
            <w:vAlign w:val="center"/>
          </w:tcPr>
          <w:p w14:paraId="6F6372DD">
            <w:pPr>
              <w:pStyle w:val="68"/>
              <w:ind w:firstLine="0" w:firstLineChars="0"/>
              <w:jc w:val="center"/>
              <w:rPr>
                <w:rFonts w:hint="eastAsia" w:ascii="阿里巴巴普惠体 2.0 45 Light" w:hAnsi="阿里巴巴普惠体 2.0 45 Light" w:eastAsia="阿里巴巴普惠体 2.0 45 Light" w:cs="阿里巴巴普惠体 2.0 45 Light"/>
                <w:lang w:eastAsia="zh-CN"/>
              </w:rPr>
            </w:pPr>
            <w:r>
              <w:rPr>
                <w:rFonts w:hint="eastAsia" w:ascii="阿里巴巴普惠体 2.0 45 Light" w:hAnsi="阿里巴巴普惠体 2.0 45 Light" w:eastAsia="阿里巴巴普惠体 2.0 45 Light" w:cs="阿里巴巴普惠体 2.0 45 Light"/>
              </w:rPr>
              <w:t>图例说明</w:t>
            </w:r>
          </w:p>
        </w:tc>
        <w:tc>
          <w:tcPr>
            <w:tcW w:w="1697" w:type="dxa"/>
            <w:vAlign w:val="center"/>
          </w:tcPr>
          <w:p w14:paraId="7C3F0DE7">
            <w:pPr>
              <w:pStyle w:val="68"/>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范围</w:t>
            </w:r>
          </w:p>
        </w:tc>
      </w:tr>
      <w:tr w14:paraId="0B174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70" w:type="dxa"/>
            <w:vAlign w:val="center"/>
          </w:tcPr>
          <w:p w14:paraId="7BD0EC7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小拇指</w:t>
            </w:r>
          </w:p>
          <w:p w14:paraId="184393F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无名指</w:t>
            </w:r>
          </w:p>
          <w:p w14:paraId="6484C08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中指</w:t>
            </w:r>
          </w:p>
          <w:p w14:paraId="1F97D63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食指</w:t>
            </w:r>
          </w:p>
        </w:tc>
        <w:tc>
          <w:tcPr>
            <w:tcW w:w="4316" w:type="dxa"/>
            <w:vAlign w:val="center"/>
          </w:tcPr>
          <w:p w14:paraId="3A4D60E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drawing>
                <wp:inline distT="0" distB="0" distL="114300" distR="114300">
                  <wp:extent cx="1467485" cy="1608455"/>
                  <wp:effectExtent l="0" t="0" r="18415" b="1079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7"/>
                          <a:stretch>
                            <a:fillRect/>
                          </a:stretch>
                        </pic:blipFill>
                        <pic:spPr>
                          <a:xfrm>
                            <a:off x="0" y="0"/>
                            <a:ext cx="1467485" cy="1608455"/>
                          </a:xfrm>
                          <a:prstGeom prst="rect">
                            <a:avLst/>
                          </a:prstGeom>
                          <a:noFill/>
                          <a:ln>
                            <a:noFill/>
                          </a:ln>
                        </pic:spPr>
                      </pic:pic>
                    </a:graphicData>
                  </a:graphic>
                </wp:inline>
              </w:drawing>
            </w:r>
          </w:p>
        </w:tc>
        <w:tc>
          <w:tcPr>
            <w:tcW w:w="1697" w:type="dxa"/>
            <w:vAlign w:val="center"/>
          </w:tcPr>
          <w:p w14:paraId="7E5DC44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90</w:t>
            </w:r>
            <w:r>
              <w:rPr>
                <w:rFonts w:hint="eastAsia" w:ascii="阿里巴巴普惠体 2.0 45 Light" w:hAnsi="阿里巴巴普惠体 2.0 45 Light" w:eastAsia="阿里巴巴普惠体 2.0 45 Light" w:cs="阿里巴巴普惠体 2.0 45 Light"/>
              </w:rPr>
              <w:t>°~17</w:t>
            </w:r>
            <w:r>
              <w:rPr>
                <w:rFonts w:hint="eastAsia" w:ascii="阿里巴巴普惠体 2.0 45 Light" w:hAnsi="阿里巴巴普惠体 2.0 45 Light" w:eastAsia="阿里巴巴普惠体 2.0 45 Light" w:cs="阿里巴巴普惠体 2.0 45 Light"/>
                <w:lang w:val="en-US" w:eastAsia="zh-CN"/>
              </w:rPr>
              <w:t>4</w:t>
            </w:r>
            <w:r>
              <w:rPr>
                <w:rFonts w:hint="eastAsia" w:ascii="阿里巴巴普惠体 2.0 45 Light" w:hAnsi="阿里巴巴普惠体 2.0 45 Light" w:eastAsia="阿里巴巴普惠体 2.0 45 Light" w:cs="阿里巴巴普惠体 2.0 45 Light"/>
              </w:rPr>
              <w:t>°</w:t>
            </w:r>
          </w:p>
        </w:tc>
      </w:tr>
      <w:tr w14:paraId="781C8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70" w:type="dxa"/>
            <w:vAlign w:val="center"/>
          </w:tcPr>
          <w:p w14:paraId="78F3CB6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大拇指弯曲角度</w:t>
            </w:r>
          </w:p>
        </w:tc>
        <w:tc>
          <w:tcPr>
            <w:tcW w:w="4316" w:type="dxa"/>
            <w:vAlign w:val="center"/>
          </w:tcPr>
          <w:p w14:paraId="28381B8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drawing>
                <wp:inline distT="0" distB="0" distL="114300" distR="114300">
                  <wp:extent cx="1497330" cy="1590675"/>
                  <wp:effectExtent l="0" t="0" r="7620" b="9525"/>
                  <wp:docPr id="6" name="图片 6" descr="Screenshot 2025-07-29 10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creenshot 2025-07-29 101052"/>
                          <pic:cNvPicPr>
                            <a:picLocks noChangeAspect="1"/>
                          </pic:cNvPicPr>
                        </pic:nvPicPr>
                        <pic:blipFill>
                          <a:blip r:embed="rId28"/>
                          <a:stretch>
                            <a:fillRect/>
                          </a:stretch>
                        </pic:blipFill>
                        <pic:spPr>
                          <a:xfrm>
                            <a:off x="0" y="0"/>
                            <a:ext cx="1497330" cy="1590675"/>
                          </a:xfrm>
                          <a:prstGeom prst="rect">
                            <a:avLst/>
                          </a:prstGeom>
                        </pic:spPr>
                      </pic:pic>
                    </a:graphicData>
                  </a:graphic>
                </wp:inline>
              </w:drawing>
            </w:r>
          </w:p>
        </w:tc>
        <w:tc>
          <w:tcPr>
            <w:tcW w:w="1697" w:type="dxa"/>
            <w:vAlign w:val="center"/>
          </w:tcPr>
          <w:p w14:paraId="588DFB1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110</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135</w:t>
            </w:r>
            <w:r>
              <w:rPr>
                <w:rFonts w:hint="eastAsia" w:ascii="阿里巴巴普惠体 2.0 45 Light" w:hAnsi="阿里巴巴普惠体 2.0 45 Light" w:eastAsia="阿里巴巴普惠体 2.0 45 Light" w:cs="阿里巴巴普惠体 2.0 45 Light"/>
              </w:rPr>
              <w:t>°</w:t>
            </w:r>
          </w:p>
        </w:tc>
      </w:tr>
      <w:tr w14:paraId="15445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70" w:type="dxa"/>
            <w:vAlign w:val="center"/>
          </w:tcPr>
          <w:p w14:paraId="77E63FF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大拇指旋转角度</w:t>
            </w:r>
          </w:p>
        </w:tc>
        <w:tc>
          <w:tcPr>
            <w:tcW w:w="4316" w:type="dxa"/>
            <w:vAlign w:val="center"/>
          </w:tcPr>
          <w:p w14:paraId="27FA39E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drawing>
                <wp:inline distT="0" distB="0" distL="114300" distR="114300">
                  <wp:extent cx="1510665" cy="1598295"/>
                  <wp:effectExtent l="0" t="0" r="13335" b="1905"/>
                  <wp:docPr id="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3"/>
                          <pic:cNvPicPr>
                            <a:picLocks noChangeAspect="1"/>
                          </pic:cNvPicPr>
                        </pic:nvPicPr>
                        <pic:blipFill>
                          <a:blip r:embed="rId29"/>
                          <a:stretch>
                            <a:fillRect/>
                          </a:stretch>
                        </pic:blipFill>
                        <pic:spPr>
                          <a:xfrm>
                            <a:off x="0" y="0"/>
                            <a:ext cx="1510665" cy="1598295"/>
                          </a:xfrm>
                          <a:prstGeom prst="rect">
                            <a:avLst/>
                          </a:prstGeom>
                          <a:noFill/>
                          <a:ln>
                            <a:noFill/>
                          </a:ln>
                        </pic:spPr>
                      </pic:pic>
                    </a:graphicData>
                  </a:graphic>
                </wp:inline>
              </w:drawing>
            </w:r>
          </w:p>
        </w:tc>
        <w:tc>
          <w:tcPr>
            <w:tcW w:w="1697" w:type="dxa"/>
            <w:vAlign w:val="center"/>
          </w:tcPr>
          <w:p w14:paraId="7E80FFC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60</w:t>
            </w:r>
            <w:r>
              <w:rPr>
                <w:rFonts w:hint="eastAsia" w:ascii="阿里巴巴普惠体 2.0 45 Light" w:hAnsi="阿里巴巴普惠体 2.0 45 Light" w:eastAsia="阿里巴巴普惠体 2.0 45 Light" w:cs="阿里巴巴普惠体 2.0 45 Light"/>
              </w:rPr>
              <w:t>°~1</w:t>
            </w:r>
            <w:ins w:id="3746" w:author="成成" w:date="2025-09-17T10:53:49Z">
              <w:r>
                <w:rPr>
                  <w:rFonts w:hint="eastAsia" w:ascii="阿里巴巴普惠体 2.0 45 Light" w:hAnsi="阿里巴巴普惠体 2.0 45 Light" w:eastAsia="阿里巴巴普惠体 2.0 45 Light" w:cs="阿里巴巴普惠体 2.0 45 Light"/>
                  <w:lang w:val="en-US" w:eastAsia="zh-CN"/>
                </w:rPr>
                <w:t>75</w:t>
              </w:r>
            </w:ins>
            <w:del w:id="3747" w:author="成成" w:date="2025-09-17T10:53:47Z">
              <w:r>
                <w:rPr>
                  <w:rFonts w:hint="eastAsia" w:ascii="阿里巴巴普惠体 2.0 45 Light" w:hAnsi="阿里巴巴普惠体 2.0 45 Light" w:eastAsia="阿里巴巴普惠体 2.0 45 Light" w:cs="阿里巴巴普惠体 2.0 45 Light"/>
                  <w:lang w:val="en-US" w:eastAsia="zh-CN"/>
                </w:rPr>
                <w:delText>80</w:delText>
              </w:r>
            </w:del>
            <w:r>
              <w:rPr>
                <w:rFonts w:hint="eastAsia" w:ascii="阿里巴巴普惠体 2.0 45 Light" w:hAnsi="阿里巴巴普惠体 2.0 45 Light" w:eastAsia="阿里巴巴普惠体 2.0 45 Light" w:cs="阿里巴巴普惠体 2.0 45 Light"/>
              </w:rPr>
              <w:t>°</w:t>
            </w:r>
          </w:p>
        </w:tc>
      </w:tr>
    </w:tbl>
    <w:p w14:paraId="0DE8C274">
      <w:pPr>
        <w:pStyle w:val="5"/>
        <w:numPr>
          <w:ilvl w:val="2"/>
          <w:numId w:val="0"/>
        </w:numPr>
        <w:ind w:left="397"/>
        <w:rPr>
          <w:rFonts w:hint="eastAsia" w:ascii="阿里巴巴普惠体 2.0 45 Light" w:hAnsi="阿里巴巴普惠体 2.0 45 Light" w:eastAsia="阿里巴巴普惠体 2.0 45 Light" w:cs="阿里巴巴普惠体 2.0 45 Light"/>
        </w:rPr>
      </w:pPr>
      <w:bookmarkStart w:id="514" w:name="_Toc30945"/>
      <w:bookmarkStart w:id="515" w:name="_Toc27489"/>
      <w:bookmarkStart w:id="516" w:name="_Toc24321"/>
      <w:bookmarkStart w:id="517" w:name="_Toc1576"/>
      <w:bookmarkStart w:id="518" w:name="_Toc24608"/>
      <w:bookmarkStart w:id="519" w:name="_Toc9344"/>
      <w:bookmarkStart w:id="520" w:name="_Toc22861"/>
      <w:bookmarkStart w:id="521" w:name="_Toc20160"/>
      <w:bookmarkStart w:id="522" w:name="_Toc8464"/>
      <w:bookmarkStart w:id="523" w:name="_Toc6869"/>
      <w:bookmarkStart w:id="524" w:name="_Toc3266"/>
      <w:r>
        <w:rPr>
          <w:rFonts w:hint="eastAsia" w:ascii="阿里巴巴普惠体 2.0 45 Light" w:hAnsi="阿里巴巴普惠体 2.0 45 Light" w:eastAsia="阿里巴巴普惠体 2.0 45 Light" w:cs="阿里巴巴普惠体 2.0 45 Light"/>
          <w:lang w:val="en-US" w:eastAsia="zh-CN"/>
        </w:rPr>
        <w:t xml:space="preserve">2.5.12 </w:t>
      </w:r>
      <w:r>
        <w:rPr>
          <w:rFonts w:hint="eastAsia" w:ascii="阿里巴巴普惠体 2.0 45 Light" w:hAnsi="阿里巴巴普惠体 2.0 45 Light" w:eastAsia="阿里巴巴普惠体 2.0 45 Light" w:cs="阿里巴巴普惠体 2.0 45 Light"/>
          <w:b/>
          <w:bCs/>
          <w:rPrChange w:id="3748" w:author="成成" w:date="2025-09-18T16:16:48Z">
            <w:rPr>
              <w:rFonts w:hint="eastAsia" w:ascii="阿里巴巴普惠体 2.0 45 Light" w:hAnsi="阿里巴巴普惠体 2.0 45 Light" w:eastAsia="阿里巴巴普惠体 2.0 45 Light" w:cs="阿里巴巴普惠体 2.0 45 Light"/>
            </w:rPr>
          </w:rPrChange>
        </w:rPr>
        <w:t>各自由度的力控阈值设置值</w:t>
      </w:r>
      <w:bookmarkEnd w:id="514"/>
      <w:bookmarkEnd w:id="515"/>
      <w:bookmarkEnd w:id="516"/>
      <w:bookmarkEnd w:id="517"/>
      <w:bookmarkEnd w:id="518"/>
      <w:bookmarkEnd w:id="519"/>
      <w:bookmarkEnd w:id="520"/>
      <w:bookmarkEnd w:id="521"/>
      <w:bookmarkEnd w:id="522"/>
      <w:bookmarkEnd w:id="523"/>
      <w:bookmarkEnd w:id="524"/>
    </w:p>
    <w:p w14:paraId="74922892">
      <w:pPr>
        <w:pStyle w:val="12"/>
        <w:tabs>
          <w:tab w:val="left" w:pos="420"/>
          <w:tab w:val="left" w:pos="851"/>
        </w:tabs>
        <w:ind w:firstLine="472" w:firstLineChars="200"/>
        <w:rPr>
          <w:rFonts w:hint="eastAsia" w:ascii="阿里巴巴普惠体 2.0 45 Light" w:hAnsi="阿里巴巴普惠体 2.0 45 Light" w:eastAsia="阿里巴巴普惠体 2.0 45 Light" w:cs="阿里巴巴普惠体 2.0 45 Light"/>
        </w:rPr>
        <w:pPrChange w:id="3749" w:author="成成" w:date="2025-09-18T15:41:03Z">
          <w:pPr>
            <w:pStyle w:val="32"/>
            <w:ind w:firstLine="470"/>
          </w:pPr>
        </w:pPrChange>
      </w:pPr>
      <w:r>
        <w:rPr>
          <w:rFonts w:hint="eastAsia" w:ascii="阿里巴巴普惠体 2.0 45 Light" w:hAnsi="阿里巴巴普惠体 2.0 45 Light" w:eastAsia="阿里巴巴普惠体 2.0 45 Light" w:cs="阿里巴巴普惠体 2.0 45 Light"/>
          <w:kern w:val="0"/>
          <w:sz w:val="24"/>
          <w:szCs w:val="24"/>
          <w:rPrChange w:id="3750" w:author="成成" w:date="2025-09-18T15:41:00Z">
            <w:rPr>
              <w:rFonts w:hint="eastAsia" w:ascii="阿里巴巴普惠体 2.0 45 Light" w:hAnsi="阿里巴巴普惠体 2.0 45 Light" w:eastAsia="阿里巴巴普惠体 2.0 45 Light" w:cs="阿里巴巴普惠体 2.0 45 Light"/>
            </w:rPr>
          </w:rPrChange>
        </w:rPr>
        <w:t>此寄存器组由六个寄存器组成，分别对应灵巧手六个自由度力控阈值设置值，具体说明见下表。这些参数</w:t>
      </w:r>
      <w:r>
        <w:rPr>
          <w:rFonts w:hint="eastAsia" w:ascii="阿里巴巴普惠体 2.0 45 Light" w:hAnsi="阿里巴巴普惠体 2.0 45 Light" w:eastAsia="阿里巴巴普惠体 2.0 45 Light" w:cs="阿里巴巴普惠体 2.0 45 Light"/>
          <w:kern w:val="0"/>
          <w:sz w:val="24"/>
          <w:szCs w:val="24"/>
          <w:lang w:val="en-US" w:eastAsia="zh-CN"/>
          <w:rPrChange w:id="3751" w:author="成成" w:date="2025-09-18T15:41:00Z">
            <w:rPr>
              <w:rFonts w:hint="eastAsia" w:ascii="阿里巴巴普惠体 2.0 45 Light" w:hAnsi="阿里巴巴普惠体 2.0 45 Light" w:eastAsia="阿里巴巴普惠体 2.0 45 Light" w:cs="阿里巴巴普惠体 2.0 45 Light"/>
              <w:lang w:val="en-US" w:eastAsia="zh-CN"/>
            </w:rPr>
          </w:rPrChange>
        </w:rPr>
        <w:t>不</w:t>
      </w:r>
      <w:r>
        <w:rPr>
          <w:rFonts w:hint="eastAsia" w:ascii="阿里巴巴普惠体 2.0 45 Light" w:hAnsi="阿里巴巴普惠体 2.0 45 Light" w:eastAsia="阿里巴巴普惠体 2.0 45 Light" w:cs="阿里巴巴普惠体 2.0 45 Light"/>
          <w:kern w:val="0"/>
          <w:sz w:val="24"/>
          <w:szCs w:val="24"/>
          <w:rPrChange w:id="3752" w:author="成成" w:date="2025-09-18T15:41:00Z">
            <w:rPr>
              <w:rFonts w:hint="eastAsia" w:ascii="阿里巴巴普惠体 2.0 45 Light" w:hAnsi="阿里巴巴普惠体 2.0 45 Light" w:eastAsia="阿里巴巴普惠体 2.0 45 Light" w:cs="阿里巴巴普惠体 2.0 45 Light"/>
            </w:rPr>
          </w:rPrChange>
        </w:rPr>
        <w:t>可断电保存。用户可设置这组寄存器来实现对手指握力的控制，例如将</w:t>
      </w:r>
      <w:r>
        <w:rPr>
          <w:rFonts w:hint="eastAsia" w:ascii="阿里巴巴普惠体 2.0 45 Light" w:hAnsi="阿里巴巴普惠体 2.0 45 Light" w:eastAsia="阿里巴巴普惠体 2.0 45 Light" w:cs="阿里巴巴普惠体 2.0 45 Light"/>
          <w:kern w:val="0"/>
          <w:sz w:val="24"/>
          <w:szCs w:val="24"/>
          <w:lang w:val="en-US" w:eastAsia="zh-CN"/>
          <w:rPrChange w:id="3753" w:author="成成" w:date="2025-09-18T15:41:00Z">
            <w:rPr>
              <w:rFonts w:hint="eastAsia" w:ascii="阿里巴巴普惠体 2.0 45 Light" w:hAnsi="阿里巴巴普惠体 2.0 45 Light" w:eastAsia="阿里巴巴普惠体 2.0 45 Light" w:cs="阿里巴巴普惠体 2.0 45 Light"/>
              <w:lang w:val="en-US" w:eastAsia="zh-CN"/>
            </w:rPr>
          </w:rPrChange>
        </w:rPr>
        <w:t>食指力控阈值</w:t>
      </w:r>
      <w:r>
        <w:rPr>
          <w:rFonts w:hint="eastAsia" w:ascii="阿里巴巴普惠体 2.0 45 Light" w:hAnsi="阿里巴巴普惠体 2.0 45 Light" w:eastAsia="阿里巴巴普惠体 2.0 45 Light" w:cs="阿里巴巴普惠体 2.0 45 Light"/>
          <w:kern w:val="0"/>
          <w:sz w:val="24"/>
          <w:szCs w:val="24"/>
          <w:rPrChange w:id="3754" w:author="成成" w:date="2025-09-18T15:41:00Z">
            <w:rPr>
              <w:rFonts w:hint="eastAsia" w:ascii="阿里巴巴普惠体 2.0 45 Light" w:hAnsi="阿里巴巴普惠体 2.0 45 Light" w:eastAsia="阿里巴巴普惠体 2.0 45 Light" w:cs="阿里巴巴普惠体 2.0 45 Light"/>
            </w:rPr>
          </w:rPrChange>
        </w:rPr>
        <w:t>设置为</w:t>
      </w:r>
      <w:r>
        <w:rPr>
          <w:rFonts w:hint="eastAsia" w:ascii="阿里巴巴普惠体 2.0 45 Light" w:hAnsi="阿里巴巴普惠体 2.0 45 Light" w:eastAsia="阿里巴巴普惠体 2.0 45 Light" w:cs="阿里巴巴普惠体 2.0 45 Light"/>
          <w:kern w:val="0"/>
          <w:sz w:val="24"/>
          <w:szCs w:val="24"/>
          <w:lang w:val="en-US" w:eastAsia="zh-CN"/>
          <w:rPrChange w:id="3755" w:author="成成" w:date="2025-09-18T15:41:00Z">
            <w:rPr>
              <w:rFonts w:hint="eastAsia" w:ascii="阿里巴巴普惠体 2.0 45 Light" w:hAnsi="阿里巴巴普惠体 2.0 45 Light" w:eastAsia="阿里巴巴普惠体 2.0 45 Light" w:cs="阿里巴巴普惠体 2.0 45 Light"/>
              <w:lang w:val="en-US" w:eastAsia="zh-CN"/>
            </w:rPr>
          </w:rPrChange>
        </w:rPr>
        <w:t>10</w:t>
      </w:r>
      <w:r>
        <w:rPr>
          <w:rFonts w:hint="eastAsia" w:ascii="阿里巴巴普惠体 2.0 45 Light" w:hAnsi="阿里巴巴普惠体 2.0 45 Light" w:eastAsia="阿里巴巴普惠体 2.0 45 Light" w:cs="阿里巴巴普惠体 2.0 45 Light"/>
          <w:kern w:val="0"/>
          <w:sz w:val="24"/>
          <w:szCs w:val="24"/>
          <w:rPrChange w:id="3756" w:author="成成" w:date="2025-09-18T15:41:00Z">
            <w:rPr>
              <w:rFonts w:hint="eastAsia" w:ascii="阿里巴巴普惠体 2.0 45 Light" w:hAnsi="阿里巴巴普惠体 2.0 45 Light" w:eastAsia="阿里巴巴普惠体 2.0 45 Light" w:cs="阿里巴巴普惠体 2.0 45 Light"/>
            </w:rPr>
          </w:rPrChange>
        </w:rPr>
        <w:t>00，当前食指实际角度为1</w:t>
      </w:r>
      <w:r>
        <w:rPr>
          <w:rFonts w:hint="eastAsia" w:ascii="阿里巴巴普惠体 2.0 45 Light" w:hAnsi="阿里巴巴普惠体 2.0 45 Light" w:eastAsia="阿里巴巴普惠体 2.0 45 Light" w:cs="阿里巴巴普惠体 2.0 45 Light"/>
          <w:kern w:val="0"/>
          <w:sz w:val="24"/>
          <w:szCs w:val="24"/>
          <w:lang w:val="en-US" w:eastAsia="zh-CN"/>
          <w:rPrChange w:id="3757" w:author="成成" w:date="2025-09-18T15:41:00Z">
            <w:rPr>
              <w:rFonts w:hint="eastAsia" w:ascii="阿里巴巴普惠体 2.0 45 Light" w:hAnsi="阿里巴巴普惠体 2.0 45 Light" w:eastAsia="阿里巴巴普惠体 2.0 45 Light" w:cs="阿里巴巴普惠体 2.0 45 Light"/>
              <w:lang w:val="en-US" w:eastAsia="zh-CN"/>
            </w:rPr>
          </w:rPrChange>
        </w:rPr>
        <w:t>72</w:t>
      </w:r>
      <w:r>
        <w:rPr>
          <w:rFonts w:hint="eastAsia" w:ascii="阿里巴巴普惠体 2.0 45 Light" w:hAnsi="阿里巴巴普惠体 2.0 45 Light" w:eastAsia="阿里巴巴普惠体 2.0 45 Light" w:cs="阿里巴巴普惠体 2.0 45 Light"/>
          <w:kern w:val="0"/>
          <w:sz w:val="24"/>
          <w:szCs w:val="24"/>
          <w:rPrChange w:id="3758" w:author="成成" w:date="2025-09-18T15:41:00Z">
            <w:rPr>
              <w:rFonts w:hint="eastAsia" w:ascii="阿里巴巴普惠体 2.0 45 Light" w:hAnsi="阿里巴巴普惠体 2.0 45 Light" w:eastAsia="阿里巴巴普惠体 2.0 45 Light" w:cs="阿里巴巴普惠体 2.0 45 Light"/>
            </w:rPr>
          </w:rPrChange>
        </w:rPr>
        <w:t>0（即完全张开状态），当用户将食指设置角度设置为</w:t>
      </w:r>
      <w:r>
        <w:rPr>
          <w:rFonts w:hint="eastAsia" w:ascii="阿里巴巴普惠体 2.0 45 Light" w:hAnsi="阿里巴巴普惠体 2.0 45 Light" w:eastAsia="阿里巴巴普惠体 2.0 45 Light" w:cs="阿里巴巴普惠体 2.0 45 Light"/>
          <w:kern w:val="0"/>
          <w:sz w:val="24"/>
          <w:szCs w:val="24"/>
          <w:lang w:val="en-US" w:eastAsia="zh-CN"/>
          <w:rPrChange w:id="3759" w:author="成成" w:date="2025-09-18T15:41:00Z">
            <w:rPr>
              <w:rFonts w:hint="eastAsia" w:ascii="阿里巴巴普惠体 2.0 45 Light" w:hAnsi="阿里巴巴普惠体 2.0 45 Light" w:eastAsia="阿里巴巴普惠体 2.0 45 Light" w:cs="阿里巴巴普惠体 2.0 45 Light"/>
              <w:lang w:val="en-US" w:eastAsia="zh-CN"/>
            </w:rPr>
          </w:rPrChange>
        </w:rPr>
        <w:t>90</w:t>
      </w:r>
      <w:r>
        <w:rPr>
          <w:rFonts w:hint="eastAsia" w:ascii="阿里巴巴普惠体 2.0 45 Light" w:hAnsi="阿里巴巴普惠体 2.0 45 Light" w:eastAsia="阿里巴巴普惠体 2.0 45 Light" w:cs="阿里巴巴普惠体 2.0 45 Light"/>
          <w:kern w:val="0"/>
          <w:sz w:val="24"/>
          <w:szCs w:val="24"/>
          <w:rPrChange w:id="3760" w:author="成成" w:date="2025-09-18T15:41:00Z">
            <w:rPr>
              <w:rFonts w:hint="eastAsia" w:ascii="阿里巴巴普惠体 2.0 45 Light" w:hAnsi="阿里巴巴普惠体 2.0 45 Light" w:eastAsia="阿里巴巴普惠体 2.0 45 Light" w:cs="阿里巴巴普惠体 2.0 45 Light"/>
            </w:rPr>
          </w:rPrChange>
        </w:rPr>
        <w:t>0后，食指将在向手掌弯曲运动，在弯曲过程中如果检测到食指实际受力到达</w:t>
      </w:r>
      <w:r>
        <w:rPr>
          <w:rFonts w:hint="eastAsia" w:ascii="阿里巴巴普惠体 2.0 45 Light" w:hAnsi="阿里巴巴普惠体 2.0 45 Light" w:eastAsia="阿里巴巴普惠体 2.0 45 Light" w:cs="阿里巴巴普惠体 2.0 45 Light"/>
          <w:kern w:val="0"/>
          <w:sz w:val="24"/>
          <w:szCs w:val="24"/>
          <w:lang w:val="en-US" w:eastAsia="zh-CN"/>
          <w:rPrChange w:id="3761" w:author="成成" w:date="2025-09-18T15:41:00Z">
            <w:rPr>
              <w:rFonts w:hint="eastAsia" w:ascii="阿里巴巴普惠体 2.0 45 Light" w:hAnsi="阿里巴巴普惠体 2.0 45 Light" w:eastAsia="阿里巴巴普惠体 2.0 45 Light" w:cs="阿里巴巴普惠体 2.0 45 Light"/>
              <w:lang w:val="en-US" w:eastAsia="zh-CN"/>
            </w:rPr>
          </w:rPrChange>
        </w:rPr>
        <w:t>10</w:t>
      </w:r>
      <w:r>
        <w:rPr>
          <w:rFonts w:hint="eastAsia" w:ascii="阿里巴巴普惠体 2.0 45 Light" w:hAnsi="阿里巴巴普惠体 2.0 45 Light" w:eastAsia="阿里巴巴普惠体 2.0 45 Light" w:cs="阿里巴巴普惠体 2.0 45 Light"/>
          <w:kern w:val="0"/>
          <w:sz w:val="24"/>
          <w:szCs w:val="24"/>
          <w:rPrChange w:id="3762" w:author="成成" w:date="2025-09-18T15:41:00Z">
            <w:rPr>
              <w:rFonts w:hint="eastAsia" w:ascii="阿里巴巴普惠体 2.0 45 Light" w:hAnsi="阿里巴巴普惠体 2.0 45 Light" w:eastAsia="阿里巴巴普惠体 2.0 45 Light" w:cs="阿里巴巴普惠体 2.0 45 Light"/>
            </w:rPr>
          </w:rPrChange>
        </w:rPr>
        <w:t>00后，食指停止运动，如果食指实际受力没有到达</w:t>
      </w:r>
      <w:r>
        <w:rPr>
          <w:rFonts w:hint="eastAsia" w:ascii="阿里巴巴普惠体 2.0 45 Light" w:hAnsi="阿里巴巴普惠体 2.0 45 Light" w:eastAsia="阿里巴巴普惠体 2.0 45 Light" w:cs="阿里巴巴普惠体 2.0 45 Light"/>
          <w:kern w:val="0"/>
          <w:sz w:val="24"/>
          <w:szCs w:val="24"/>
          <w:lang w:val="en-US" w:eastAsia="zh-CN"/>
          <w:rPrChange w:id="3763" w:author="成成" w:date="2025-09-18T15:41:00Z">
            <w:rPr>
              <w:rFonts w:hint="eastAsia" w:ascii="阿里巴巴普惠体 2.0 45 Light" w:hAnsi="阿里巴巴普惠体 2.0 45 Light" w:eastAsia="阿里巴巴普惠体 2.0 45 Light" w:cs="阿里巴巴普惠体 2.0 45 Light"/>
              <w:lang w:val="en-US" w:eastAsia="zh-CN"/>
            </w:rPr>
          </w:rPrChange>
        </w:rPr>
        <w:t>10</w:t>
      </w:r>
      <w:r>
        <w:rPr>
          <w:rFonts w:hint="eastAsia" w:ascii="阿里巴巴普惠体 2.0 45 Light" w:hAnsi="阿里巴巴普惠体 2.0 45 Light" w:eastAsia="阿里巴巴普惠体 2.0 45 Light" w:cs="阿里巴巴普惠体 2.0 45 Light"/>
          <w:kern w:val="0"/>
          <w:sz w:val="24"/>
          <w:szCs w:val="24"/>
          <w:rPrChange w:id="3764" w:author="成成" w:date="2025-09-18T15:41:00Z">
            <w:rPr>
              <w:rFonts w:hint="eastAsia" w:ascii="阿里巴巴普惠体 2.0 45 Light" w:hAnsi="阿里巴巴普惠体 2.0 45 Light" w:eastAsia="阿里巴巴普惠体 2.0 45 Light" w:cs="阿里巴巴普惠体 2.0 45 Light"/>
            </w:rPr>
          </w:rPrChange>
        </w:rPr>
        <w:t>00，那么食指将运动到设置角</w:t>
      </w:r>
      <w:r>
        <w:rPr>
          <w:rFonts w:hint="eastAsia" w:ascii="阿里巴巴普惠体 2.0 45 Light" w:hAnsi="阿里巴巴普惠体 2.0 45 Light" w:eastAsia="阿里巴巴普惠体 2.0 45 Light" w:cs="阿里巴巴普惠体 2.0 45 Light"/>
          <w:kern w:val="0"/>
          <w:sz w:val="24"/>
          <w:szCs w:val="24"/>
          <w:rPrChange w:id="3765" w:author="成成" w:date="2025-09-18T15:40:53Z">
            <w:rPr>
              <w:rFonts w:hint="eastAsia" w:ascii="阿里巴巴普惠体 2.0 45 Light" w:hAnsi="阿里巴巴普惠体 2.0 45 Light" w:eastAsia="阿里巴巴普惠体 2.0 45 Light" w:cs="阿里巴巴普惠体 2.0 45 Light"/>
            </w:rPr>
          </w:rPrChange>
        </w:rPr>
        <w:t>度</w:t>
      </w:r>
      <w:r>
        <w:rPr>
          <w:rFonts w:hint="eastAsia" w:ascii="阿里巴巴普惠体 2.0 45 Light" w:hAnsi="阿里巴巴普惠体 2.0 45 Light" w:eastAsia="阿里巴巴普惠体 2.0 45 Light" w:cs="阿里巴巴普惠体 2.0 45 Light"/>
          <w:kern w:val="0"/>
          <w:sz w:val="24"/>
          <w:szCs w:val="24"/>
          <w:lang w:eastAsia="zh-CN"/>
          <w:rPrChange w:id="3766" w:author="成成" w:date="2025-09-18T15:40:53Z">
            <w:rPr>
              <w:rFonts w:hint="eastAsia" w:ascii="阿里巴巴普惠体 2.0 45 Light" w:hAnsi="阿里巴巴普惠体 2.0 45 Light" w:eastAsia="阿里巴巴普惠体 2.0 45 Light" w:cs="阿里巴巴普惠体 2.0 45 Light"/>
              <w:lang w:eastAsia="zh-CN"/>
            </w:rPr>
          </w:rPrChange>
        </w:rPr>
        <w:t>，</w:t>
      </w:r>
      <w:r>
        <w:rPr>
          <w:rFonts w:hint="eastAsia" w:ascii="阿里巴巴普惠体 2.0 45 Light" w:hAnsi="阿里巴巴普惠体 2.0 45 Light" w:eastAsia="阿里巴巴普惠体 2.0 45 Light" w:cs="阿里巴巴普惠体 2.0 45 Light"/>
          <w:kern w:val="0"/>
          <w:sz w:val="24"/>
          <w:szCs w:val="24"/>
          <w:lang w:val="en-US" w:eastAsia="zh-CN"/>
          <w:rPrChange w:id="3767" w:author="成成" w:date="2025-09-18T15:40:53Z">
            <w:rPr>
              <w:rFonts w:hint="eastAsia" w:ascii="阿里巴巴普惠体 2.0 45 Light" w:hAnsi="阿里巴巴普惠体 2.0 45 Light" w:eastAsia="阿里巴巴普惠体 2.0 45 Light" w:cs="阿里巴巴普惠体 2.0 45 Light"/>
              <w:lang w:val="en-US" w:eastAsia="zh-CN"/>
            </w:rPr>
          </w:rPrChange>
        </w:rPr>
        <w:t>单位：g，具体数据如下</w:t>
      </w:r>
      <w:ins w:id="3768" w:author="成成" w:date="2025-09-18T15:29:15Z">
        <w:r>
          <w:rPr>
            <w:rFonts w:hint="eastAsia" w:ascii="阿里巴巴普惠体 2.0 45 Light" w:hAnsi="阿里巴巴普惠体 2.0 45 Light" w:eastAsia="阿里巴巴普惠体 2.0 45 Light" w:cs="阿里巴巴普惠体 2.0 45 Light"/>
            <w:kern w:val="0"/>
            <w:sz w:val="24"/>
            <w:szCs w:val="24"/>
            <w:lang w:val="en-US" w:eastAsia="zh-CN"/>
            <w:rPrChange w:id="3769" w:author="成成" w:date="2025-09-18T15:40:53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3771" w:author="成成" w:date="2025-09-18T15:29:15Z">
        <w:r>
          <w:rPr>
            <w:rFonts w:hint="eastAsia" w:ascii="阿里巴巴普惠体 2.0 45 Light" w:hAnsi="阿里巴巴普惠体 2.0 45 Light" w:eastAsia="阿里巴巴普惠体 2.0 45 Light" w:cs="阿里巴巴普惠体 2.0 45 Light"/>
            <w:kern w:val="0"/>
            <w:sz w:val="24"/>
            <w:szCs w:val="24"/>
            <w:lang w:val="en-US" w:eastAsia="zh-CN"/>
            <w:rPrChange w:id="3772" w:author="成成" w:date="2025-09-18T15:40:53Z">
              <w:rPr>
                <w:rFonts w:hint="eastAsia" w:ascii="阿里巴巴普惠体 2.0 45 Light" w:hAnsi="阿里巴巴普惠体 2.0 45 Light" w:eastAsia="阿里巴巴普惠体 2.0 45 Light" w:cs="阿里巴巴普惠体 2.0 45 Light"/>
                <w:lang w:val="en-US" w:eastAsia="zh-CN"/>
              </w:rPr>
            </w:rPrChange>
          </w:rPr>
          <w:instrText xml:space="preserve"> REF _Ref39 \h </w:instrText>
        </w:r>
      </w:ins>
      <w:ins w:id="3774" w:author="成成" w:date="2025-09-18T15:29:15Z">
        <w:r>
          <w:rPr>
            <w:rFonts w:hint="eastAsia" w:ascii="阿里巴巴普惠体 2.0 45 Light" w:hAnsi="阿里巴巴普惠体 2.0 45 Light" w:eastAsia="阿里巴巴普惠体 2.0 45 Light" w:cs="阿里巴巴普惠体 2.0 45 Light"/>
            <w:kern w:val="0"/>
            <w:sz w:val="24"/>
            <w:szCs w:val="24"/>
            <w:lang w:val="en-US" w:eastAsia="zh-CN"/>
            <w:rPrChange w:id="3775" w:author="成成" w:date="2025-09-18T15:40:53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3777" w:author="成成" w:date="2025-09-18T15:29:15Z">
        <w:r>
          <w:rPr>
            <w:rFonts w:hint="eastAsia" w:ascii="阿里巴巴普惠体 2.0 45 Light" w:hAnsi="阿里巴巴普惠体 2.0 45 Light" w:eastAsia="阿里巴巴普惠体 2.0 45 Light" w:cs="阿里巴巴普惠体 2.0 45 Light"/>
            <w:kern w:val="0"/>
            <w:sz w:val="24"/>
            <w:szCs w:val="24"/>
            <w:rPrChange w:id="3778" w:author="成成" w:date="2025-09-18T15:40:53Z">
              <w:rPr/>
            </w:rPrChange>
          </w:rPr>
          <w:t>表 37</w:t>
        </w:r>
      </w:ins>
      <w:ins w:id="3780" w:author="成成" w:date="2025-09-18T15:29:15Z">
        <w:r>
          <w:rPr>
            <w:rFonts w:hint="eastAsia" w:ascii="阿里巴巴普惠体 2.0 45 Light" w:hAnsi="阿里巴巴普惠体 2.0 45 Light" w:eastAsia="阿里巴巴普惠体 2.0 45 Light" w:cs="阿里巴巴普惠体 2.0 45 Light"/>
            <w:kern w:val="0"/>
            <w:sz w:val="24"/>
            <w:szCs w:val="24"/>
            <w:lang w:val="en-US" w:eastAsia="zh-CN"/>
            <w:rPrChange w:id="3781" w:author="成成" w:date="2025-09-18T15:40:53Z">
              <w:rPr>
                <w:rFonts w:hint="eastAsia" w:ascii="阿里巴巴普惠体 2.0 45 Light" w:hAnsi="阿里巴巴普惠体 2.0 45 Light" w:eastAsia="阿里巴巴普惠体 2.0 45 Light" w:cs="阿里巴巴普惠体 2.0 45 Light"/>
                <w:lang w:val="en-US" w:eastAsia="zh-CN"/>
              </w:rPr>
            </w:rPrChange>
          </w:rPr>
          <w:fldChar w:fldCharType="end"/>
        </w:r>
      </w:ins>
      <w:del w:id="3783" w:author="成成" w:date="2025-09-18T15:29:10Z">
        <w:r>
          <w:rPr>
            <w:rFonts w:hint="eastAsia" w:ascii="阿里巴巴普惠体 2.0 45 Light" w:hAnsi="阿里巴巴普惠体 2.0 45 Light" w:eastAsia="阿里巴巴普惠体 2.0 45 Light" w:cs="阿里巴巴普惠体 2.0 45 Light"/>
            <w:kern w:val="0"/>
            <w:sz w:val="24"/>
            <w:szCs w:val="24"/>
            <w:lang w:val="en-US" w:eastAsia="zh-CN"/>
            <w:rPrChange w:id="3784" w:author="成成" w:date="2025-09-18T15:40:53Z">
              <w:rPr>
                <w:rFonts w:hint="eastAsia" w:ascii="阿里巴巴普惠体 2.0 45 Light" w:hAnsi="阿里巴巴普惠体 2.0 45 Light" w:eastAsia="阿里巴巴普惠体 2.0 45 Light" w:cs="阿里巴巴普惠体 2.0 45 Light"/>
                <w:lang w:val="en-US" w:eastAsia="zh-CN"/>
              </w:rPr>
            </w:rPrChange>
          </w:rPr>
          <w:delText>表</w:delText>
        </w:r>
      </w:del>
      <w:del w:id="3786" w:author="成成" w:date="2025-09-18T15:29:09Z">
        <w:r>
          <w:rPr>
            <w:rFonts w:hint="eastAsia" w:ascii="阿里巴巴普惠体 2.0 45 Light" w:hAnsi="阿里巴巴普惠体 2.0 45 Light" w:eastAsia="阿里巴巴普惠体 2.0 45 Light" w:cs="阿里巴巴普惠体 2.0 45 Light"/>
            <w:kern w:val="0"/>
            <w:sz w:val="24"/>
            <w:szCs w:val="24"/>
            <w:lang w:val="en-US" w:eastAsia="zh-CN"/>
            <w:rPrChange w:id="3787" w:author="成成" w:date="2025-09-18T15:40:53Z">
              <w:rPr>
                <w:rFonts w:hint="eastAsia" w:ascii="阿里巴巴普惠体 2.0 45 Light" w:hAnsi="阿里巴巴普惠体 2.0 45 Light" w:eastAsia="阿里巴巴普惠体 2.0 45 Light" w:cs="阿里巴巴普惠体 2.0 45 Light"/>
                <w:lang w:val="en-US" w:eastAsia="zh-CN"/>
              </w:rPr>
            </w:rPrChange>
          </w:rPr>
          <w:delText>37</w:delText>
        </w:r>
      </w:del>
      <w:r>
        <w:rPr>
          <w:rFonts w:hint="eastAsia" w:ascii="阿里巴巴普惠体 2.0 45 Light" w:hAnsi="阿里巴巴普惠体 2.0 45 Light" w:eastAsia="阿里巴巴普惠体 2.0 45 Light" w:cs="阿里巴巴普惠体 2.0 45 Light"/>
          <w:kern w:val="0"/>
          <w:sz w:val="24"/>
          <w:szCs w:val="24"/>
          <w:lang w:val="en-US" w:eastAsia="zh-CN"/>
          <w:rPrChange w:id="3789" w:author="成成" w:date="2025-09-18T15:40:53Z">
            <w:rPr>
              <w:rFonts w:hint="eastAsia" w:ascii="阿里巴巴普惠体 2.0 45 Light" w:hAnsi="阿里巴巴普惠体 2.0 45 Light" w:eastAsia="阿里巴巴普惠体 2.0 45 Light" w:cs="阿里巴巴普惠体 2.0 45 Light"/>
              <w:lang w:val="en-US" w:eastAsia="zh-CN"/>
            </w:rPr>
          </w:rPrChange>
        </w:rPr>
        <w:t>所示</w:t>
      </w:r>
      <w:r>
        <w:rPr>
          <w:rFonts w:hint="eastAsia" w:ascii="阿里巴巴普惠体 2.0 45 Light" w:hAnsi="阿里巴巴普惠体 2.0 45 Light" w:eastAsia="阿里巴巴普惠体 2.0 45 Light" w:cs="阿里巴巴普惠体 2.0 45 Light"/>
          <w:kern w:val="0"/>
          <w:sz w:val="24"/>
          <w:szCs w:val="24"/>
          <w:rPrChange w:id="3790" w:author="成成" w:date="2025-09-18T15:40:53Z">
            <w:rPr>
              <w:rFonts w:hint="eastAsia" w:ascii="阿里巴巴普惠体 2.0 45 Light" w:hAnsi="阿里巴巴普惠体 2.0 45 Light" w:eastAsia="阿里巴巴普惠体 2.0 45 Light" w:cs="阿里巴巴普惠体 2.0 45 Light"/>
            </w:rPr>
          </w:rPrChange>
        </w:rPr>
        <w:t>。</w:t>
      </w:r>
    </w:p>
    <w:p w14:paraId="1495EE95">
      <w:pPr>
        <w:pStyle w:val="32"/>
        <w:ind w:left="0" w:leftChars="0" w:firstLine="0" w:firstLineChars="0"/>
        <w:jc w:val="center"/>
        <w:rPr>
          <w:rFonts w:hint="default" w:ascii="阿里巴巴普惠体 2.0 45 Light" w:hAnsi="阿里巴巴普惠体 2.0 45 Light" w:eastAsia="阿里巴巴普惠体 2.0 45 Light" w:cs="阿里巴巴普惠体 2.0 45 Light"/>
          <w:lang w:val="en-US" w:eastAsia="zh-CN"/>
        </w:rPr>
      </w:pPr>
      <w:ins w:id="3791" w:author="成成" w:date="2025-09-18T15:29:05Z">
        <w:bookmarkStart w:id="525" w:name="_Ref39"/>
        <w:bookmarkStart w:id="526" w:name="_Toc9511"/>
        <w:r>
          <w:rPr>
            <w:rFonts w:hint="eastAsia" w:ascii="阿里巴巴普惠体 2.0 45 Light" w:hAnsi="阿里巴巴普惠体 2.0 45 Light" w:eastAsia="阿里巴巴普惠体 2.0 45 Light" w:cs="阿里巴巴普惠体 2.0 45 Light"/>
            <w:rPrChange w:id="3792" w:author="成成" w:date="2025-09-18T15:40:46Z">
              <w:rPr/>
            </w:rPrChange>
          </w:rPr>
          <w:t xml:space="preserve">表 </w:t>
        </w:r>
      </w:ins>
      <w:ins w:id="3794" w:author="成成" w:date="2025-09-18T15:29:05Z">
        <w:r>
          <w:rPr>
            <w:rFonts w:hint="eastAsia" w:ascii="阿里巴巴普惠体 2.0 45 Light" w:hAnsi="阿里巴巴普惠体 2.0 45 Light" w:eastAsia="阿里巴巴普惠体 2.0 45 Light" w:cs="阿里巴巴普惠体 2.0 45 Light"/>
            <w:rPrChange w:id="3795" w:author="成成" w:date="2025-09-18T15:40:46Z">
              <w:rPr/>
            </w:rPrChange>
          </w:rPr>
          <w:fldChar w:fldCharType="begin"/>
        </w:r>
      </w:ins>
      <w:ins w:id="3797" w:author="成成" w:date="2025-09-18T15:29:05Z">
        <w:r>
          <w:rPr>
            <w:rFonts w:hint="eastAsia" w:ascii="阿里巴巴普惠体 2.0 45 Light" w:hAnsi="阿里巴巴普惠体 2.0 45 Light" w:eastAsia="阿里巴巴普惠体 2.0 45 Light" w:cs="阿里巴巴普惠体 2.0 45 Light"/>
            <w:rPrChange w:id="3798" w:author="成成" w:date="2025-09-18T15:40:46Z">
              <w:rPr/>
            </w:rPrChange>
          </w:rPr>
          <w:instrText xml:space="preserve"> SEQ 表 \* ARABIC </w:instrText>
        </w:r>
      </w:ins>
      <w:ins w:id="3800" w:author="成成" w:date="2025-09-18T15:29:05Z">
        <w:r>
          <w:rPr>
            <w:rFonts w:hint="eastAsia" w:ascii="阿里巴巴普惠体 2.0 45 Light" w:hAnsi="阿里巴巴普惠体 2.0 45 Light" w:eastAsia="阿里巴巴普惠体 2.0 45 Light" w:cs="阿里巴巴普惠体 2.0 45 Light"/>
            <w:rPrChange w:id="3801" w:author="成成" w:date="2025-09-18T15:40:46Z">
              <w:rPr/>
            </w:rPrChange>
          </w:rPr>
          <w:fldChar w:fldCharType="separate"/>
        </w:r>
      </w:ins>
      <w:ins w:id="3803" w:author="成成" w:date="2025-09-18T16:08:18Z">
        <w:r>
          <w:rPr>
            <w:rFonts w:hint="eastAsia" w:ascii="阿里巴巴普惠体 2.0 45 Light" w:hAnsi="阿里巴巴普惠体 2.0 45 Light" w:eastAsia="阿里巴巴普惠体 2.0 45 Light" w:cs="阿里巴巴普惠体 2.0 45 Light"/>
          </w:rPr>
          <w:t>37</w:t>
        </w:r>
      </w:ins>
      <w:ins w:id="3804" w:author="成成" w:date="2025-09-18T15:29:05Z">
        <w:r>
          <w:rPr>
            <w:rFonts w:hint="eastAsia" w:ascii="阿里巴巴普惠体 2.0 45 Light" w:hAnsi="阿里巴巴普惠体 2.0 45 Light" w:eastAsia="阿里巴巴普惠体 2.0 45 Light" w:cs="阿里巴巴普惠体 2.0 45 Light"/>
            <w:rPrChange w:id="3805" w:author="成成" w:date="2025-09-18T15:40:46Z">
              <w:rPr/>
            </w:rPrChange>
          </w:rPr>
          <w:fldChar w:fldCharType="end"/>
        </w:r>
        <w:bookmarkEnd w:id="525"/>
      </w:ins>
      <w:del w:id="3807" w:author="成成" w:date="2025-09-18T15:28:59Z">
        <w:r>
          <w:rPr>
            <w:rFonts w:hint="eastAsia" w:ascii="阿里巴巴普惠体 2.0 45 Light" w:hAnsi="阿里巴巴普惠体 2.0 45 Light" w:eastAsia="阿里巴巴普惠体 2.0 45 Light" w:cs="阿里巴巴普惠体 2.0 45 Light"/>
            <w:lang w:val="en-US" w:eastAsia="zh-CN"/>
            <w:rPrChange w:id="3808" w:author="成成" w:date="2025-09-18T15:40:46Z">
              <w:rPr>
                <w:rFonts w:hint="eastAsia" w:ascii="阿里巴巴普惠体 2.0 45 Light" w:hAnsi="阿里巴巴普惠体 2.0 45 Light" w:eastAsia="阿里巴巴普惠体 2.0 45 Light" w:cs="阿里巴巴普惠体 2.0 45 Light"/>
                <w:lang w:val="en-US" w:eastAsia="zh-CN"/>
              </w:rPr>
            </w:rPrChange>
          </w:rPr>
          <w:delText>表</w:delText>
        </w:r>
      </w:del>
      <w:del w:id="3810" w:author="成成" w:date="2025-09-18T15:28:58Z">
        <w:r>
          <w:rPr>
            <w:rFonts w:hint="eastAsia" w:ascii="阿里巴巴普惠体 2.0 45 Light" w:hAnsi="阿里巴巴普惠体 2.0 45 Light" w:eastAsia="阿里巴巴普惠体 2.0 45 Light" w:cs="阿里巴巴普惠体 2.0 45 Light"/>
            <w:lang w:val="en-US" w:eastAsia="zh-CN"/>
            <w:rPrChange w:id="3811" w:author="成成" w:date="2025-09-18T15:40:46Z">
              <w:rPr>
                <w:rFonts w:hint="eastAsia" w:ascii="阿里巴巴普惠体 2.0 45 Light" w:hAnsi="阿里巴巴普惠体 2.0 45 Light" w:eastAsia="阿里巴巴普惠体 2.0 45 Light" w:cs="阿里巴巴普惠体 2.0 45 Light"/>
                <w:lang w:val="en-US" w:eastAsia="zh-CN"/>
              </w:rPr>
            </w:rPrChange>
          </w:rPr>
          <w:delText>37</w:delText>
        </w:r>
      </w:del>
      <w:r>
        <w:rPr>
          <w:rFonts w:hint="eastAsia" w:ascii="阿里巴巴普惠体 2.0 45 Light" w:hAnsi="阿里巴巴普惠体 2.0 45 Light" w:eastAsia="阿里巴巴普惠体 2.0 45 Light" w:cs="阿里巴巴普惠体 2.0 45 Light"/>
        </w:rPr>
        <w:t>各自由度的力控阈值设置值</w:t>
      </w:r>
      <w:bookmarkEnd w:id="526"/>
    </w:p>
    <w:tbl>
      <w:tblPr>
        <w:tblStyle w:val="25"/>
        <w:tblW w:w="8235"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479"/>
        <w:gridCol w:w="1863"/>
        <w:gridCol w:w="2060"/>
      </w:tblGrid>
      <w:tr w14:paraId="4DAA9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3" w:type="dxa"/>
            <w:vAlign w:val="center"/>
          </w:tcPr>
          <w:p w14:paraId="5A5CBE96">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2479" w:type="dxa"/>
            <w:vAlign w:val="center"/>
          </w:tcPr>
          <w:p w14:paraId="4A4966D9">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1863" w:type="dxa"/>
            <w:vAlign w:val="center"/>
          </w:tcPr>
          <w:p w14:paraId="3B63B843">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c>
          <w:tcPr>
            <w:tcW w:w="2060" w:type="dxa"/>
            <w:vAlign w:val="center"/>
          </w:tcPr>
          <w:p w14:paraId="25909B1E">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范围</w:t>
            </w:r>
          </w:p>
        </w:tc>
      </w:tr>
      <w:tr w14:paraId="68BBA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3" w:type="dxa"/>
            <w:vAlign w:val="center"/>
          </w:tcPr>
          <w:p w14:paraId="194F4ADA">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1046</w:t>
            </w:r>
          </w:p>
        </w:tc>
        <w:tc>
          <w:tcPr>
            <w:tcW w:w="2479" w:type="dxa"/>
            <w:vAlign w:val="center"/>
          </w:tcPr>
          <w:p w14:paraId="5572305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小拇指力控设置值</w:t>
            </w:r>
          </w:p>
        </w:tc>
        <w:tc>
          <w:tcPr>
            <w:tcW w:w="1863" w:type="dxa"/>
            <w:vAlign w:val="center"/>
          </w:tcPr>
          <w:p w14:paraId="238D2DF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60" w:type="dxa"/>
            <w:vAlign w:val="center"/>
          </w:tcPr>
          <w:p w14:paraId="14718EE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ins w:id="3813" w:author="成成" w:date="2025-09-17T10:33:49Z">
              <w:r>
                <w:rPr>
                  <w:rFonts w:hint="eastAsia" w:ascii="阿里巴巴普惠体 2.0 45 Light" w:hAnsi="阿里巴巴普惠体 2.0 45 Light" w:eastAsia="阿里巴巴普惠体 2.0 45 Light" w:cs="阿里巴巴普惠体 2.0 45 Light"/>
                  <w:lang w:val="en-US" w:eastAsia="zh-CN"/>
                </w:rPr>
                <w:t>500</w:t>
              </w:r>
            </w:ins>
            <w:del w:id="3814" w:author="成成" w:date="2025-09-17T10:33:47Z">
              <w:r>
                <w:rPr>
                  <w:rFonts w:hint="eastAsia" w:ascii="阿里巴巴普惠体 2.0 45 Light" w:hAnsi="阿里巴巴普惠体 2.0 45 Light" w:eastAsia="阿里巴巴普惠体 2.0 45 Light" w:cs="阿里巴巴普惠体 2.0 45 Light"/>
                  <w:lang w:val="en-US" w:eastAsia="zh-CN"/>
                </w:rPr>
                <w:delText>2</w:delText>
              </w:r>
            </w:del>
            <w:del w:id="3815" w:author="成成" w:date="2025-09-17T10:33:47Z">
              <w:r>
                <w:rPr>
                  <w:rFonts w:hint="eastAsia" w:ascii="阿里巴巴普惠体 2.0 45 Light" w:hAnsi="阿里巴巴普惠体 2.0 45 Light" w:eastAsia="阿里巴巴普惠体 2.0 45 Light" w:cs="阿里巴巴普惠体 2.0 45 Light"/>
                </w:rPr>
                <w:delText>000</w:delText>
              </w:r>
            </w:del>
          </w:p>
        </w:tc>
      </w:tr>
      <w:tr w14:paraId="2FA1B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3" w:type="dxa"/>
            <w:vAlign w:val="center"/>
          </w:tcPr>
          <w:p w14:paraId="00C5E68B">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1047</w:t>
            </w:r>
          </w:p>
        </w:tc>
        <w:tc>
          <w:tcPr>
            <w:tcW w:w="2479" w:type="dxa"/>
            <w:vAlign w:val="center"/>
          </w:tcPr>
          <w:p w14:paraId="603BFE6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无名指力控设置值</w:t>
            </w:r>
          </w:p>
        </w:tc>
        <w:tc>
          <w:tcPr>
            <w:tcW w:w="1863" w:type="dxa"/>
            <w:vAlign w:val="center"/>
          </w:tcPr>
          <w:p w14:paraId="17FD33F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60" w:type="dxa"/>
            <w:vAlign w:val="center"/>
          </w:tcPr>
          <w:p w14:paraId="0686EB6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ins w:id="3816" w:author="成成" w:date="2025-09-17T10:33:53Z">
              <w:r>
                <w:rPr>
                  <w:rFonts w:hint="eastAsia" w:ascii="阿里巴巴普惠体 2.0 45 Light" w:hAnsi="阿里巴巴普惠体 2.0 45 Light" w:eastAsia="阿里巴巴普惠体 2.0 45 Light" w:cs="阿里巴巴普惠体 2.0 45 Light"/>
                  <w:lang w:val="en-US" w:eastAsia="zh-CN"/>
                </w:rPr>
                <w:t>5</w:t>
              </w:r>
            </w:ins>
            <w:ins w:id="3817" w:author="成成" w:date="2025-09-17T10:33:54Z">
              <w:r>
                <w:rPr>
                  <w:rFonts w:hint="eastAsia" w:ascii="阿里巴巴普惠体 2.0 45 Light" w:hAnsi="阿里巴巴普惠体 2.0 45 Light" w:eastAsia="阿里巴巴普惠体 2.0 45 Light" w:cs="阿里巴巴普惠体 2.0 45 Light"/>
                  <w:lang w:val="en-US" w:eastAsia="zh-CN"/>
                </w:rPr>
                <w:t>00</w:t>
              </w:r>
            </w:ins>
            <w:del w:id="3818" w:author="成成" w:date="2025-09-17T10:33:53Z">
              <w:r>
                <w:rPr>
                  <w:rFonts w:hint="eastAsia" w:ascii="阿里巴巴普惠体 2.0 45 Light" w:hAnsi="阿里巴巴普惠体 2.0 45 Light" w:eastAsia="阿里巴巴普惠体 2.0 45 Light" w:cs="阿里巴巴普惠体 2.0 45 Light"/>
                  <w:lang w:val="en-US" w:eastAsia="zh-CN"/>
                </w:rPr>
                <w:delText>2</w:delText>
              </w:r>
            </w:del>
            <w:del w:id="3819" w:author="成成" w:date="2025-09-17T10:33:52Z">
              <w:r>
                <w:rPr>
                  <w:rFonts w:hint="eastAsia" w:ascii="阿里巴巴普惠体 2.0 45 Light" w:hAnsi="阿里巴巴普惠体 2.0 45 Light" w:eastAsia="阿里巴巴普惠体 2.0 45 Light" w:cs="阿里巴巴普惠体 2.0 45 Light"/>
                </w:rPr>
                <w:delText>000</w:delText>
              </w:r>
            </w:del>
          </w:p>
        </w:tc>
      </w:tr>
      <w:tr w14:paraId="3BC6C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3" w:type="dxa"/>
            <w:vAlign w:val="center"/>
          </w:tcPr>
          <w:p w14:paraId="779213B5">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1048</w:t>
            </w:r>
          </w:p>
        </w:tc>
        <w:tc>
          <w:tcPr>
            <w:tcW w:w="2479" w:type="dxa"/>
            <w:vAlign w:val="center"/>
          </w:tcPr>
          <w:p w14:paraId="30BF683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中指力控设置值</w:t>
            </w:r>
          </w:p>
        </w:tc>
        <w:tc>
          <w:tcPr>
            <w:tcW w:w="1863" w:type="dxa"/>
            <w:vAlign w:val="center"/>
          </w:tcPr>
          <w:p w14:paraId="279400A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60" w:type="dxa"/>
            <w:vAlign w:val="center"/>
          </w:tcPr>
          <w:p w14:paraId="7795327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ins w:id="3820" w:author="成成" w:date="2025-09-17T10:33:58Z">
              <w:r>
                <w:rPr>
                  <w:rFonts w:hint="eastAsia" w:ascii="阿里巴巴普惠体 2.0 45 Light" w:hAnsi="阿里巴巴普惠体 2.0 45 Light" w:eastAsia="阿里巴巴普惠体 2.0 45 Light" w:cs="阿里巴巴普惠体 2.0 45 Light"/>
                  <w:lang w:val="en-US" w:eastAsia="zh-CN"/>
                </w:rPr>
                <w:t>500</w:t>
              </w:r>
            </w:ins>
            <w:del w:id="3821" w:author="成成" w:date="2025-09-17T10:33:57Z">
              <w:r>
                <w:rPr>
                  <w:rFonts w:hint="eastAsia" w:ascii="阿里巴巴普惠体 2.0 45 Light" w:hAnsi="阿里巴巴普惠体 2.0 45 Light" w:eastAsia="阿里巴巴普惠体 2.0 45 Light" w:cs="阿里巴巴普惠体 2.0 45 Light"/>
                  <w:lang w:val="en-US" w:eastAsia="zh-CN"/>
                </w:rPr>
                <w:delText>2</w:delText>
              </w:r>
            </w:del>
            <w:del w:id="3822" w:author="成成" w:date="2025-09-17T10:33:57Z">
              <w:r>
                <w:rPr>
                  <w:rFonts w:hint="eastAsia" w:ascii="阿里巴巴普惠体 2.0 45 Light" w:hAnsi="阿里巴巴普惠体 2.0 45 Light" w:eastAsia="阿里巴巴普惠体 2.0 45 Light" w:cs="阿里巴巴普惠体 2.0 45 Light"/>
                </w:rPr>
                <w:delText>00</w:delText>
              </w:r>
            </w:del>
            <w:del w:id="3823" w:author="成成" w:date="2025-09-17T10:33:56Z">
              <w:r>
                <w:rPr>
                  <w:rFonts w:hint="eastAsia" w:ascii="阿里巴巴普惠体 2.0 45 Light" w:hAnsi="阿里巴巴普惠体 2.0 45 Light" w:eastAsia="阿里巴巴普惠体 2.0 45 Light" w:cs="阿里巴巴普惠体 2.0 45 Light"/>
                </w:rPr>
                <w:delText>0</w:delText>
              </w:r>
            </w:del>
          </w:p>
        </w:tc>
      </w:tr>
      <w:tr w14:paraId="2C067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3" w:type="dxa"/>
            <w:vAlign w:val="center"/>
          </w:tcPr>
          <w:p w14:paraId="6F02C4A6">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1049</w:t>
            </w:r>
          </w:p>
        </w:tc>
        <w:tc>
          <w:tcPr>
            <w:tcW w:w="2479" w:type="dxa"/>
            <w:vAlign w:val="center"/>
          </w:tcPr>
          <w:p w14:paraId="3DF0D03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食指力控设置值</w:t>
            </w:r>
          </w:p>
        </w:tc>
        <w:tc>
          <w:tcPr>
            <w:tcW w:w="1863" w:type="dxa"/>
            <w:vAlign w:val="center"/>
          </w:tcPr>
          <w:p w14:paraId="6239AD0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60" w:type="dxa"/>
            <w:vAlign w:val="center"/>
          </w:tcPr>
          <w:p w14:paraId="62B2169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ins w:id="3824" w:author="成成" w:date="2025-09-17T10:34:02Z">
              <w:r>
                <w:rPr>
                  <w:rFonts w:hint="eastAsia" w:ascii="阿里巴巴普惠体 2.0 45 Light" w:hAnsi="阿里巴巴普惠体 2.0 45 Light" w:eastAsia="阿里巴巴普惠体 2.0 45 Light" w:cs="阿里巴巴普惠体 2.0 45 Light"/>
                  <w:lang w:val="en-US" w:eastAsia="zh-CN"/>
                </w:rPr>
                <w:t>50</w:t>
              </w:r>
            </w:ins>
            <w:ins w:id="3825" w:author="成成" w:date="2025-09-17T10:34:03Z">
              <w:r>
                <w:rPr>
                  <w:rFonts w:hint="eastAsia" w:ascii="阿里巴巴普惠体 2.0 45 Light" w:hAnsi="阿里巴巴普惠体 2.0 45 Light" w:eastAsia="阿里巴巴普惠体 2.0 45 Light" w:cs="阿里巴巴普惠体 2.0 45 Light"/>
                  <w:lang w:val="en-US" w:eastAsia="zh-CN"/>
                </w:rPr>
                <w:t>0</w:t>
              </w:r>
            </w:ins>
            <w:del w:id="3826" w:author="成成" w:date="2025-09-17T10:34:01Z">
              <w:r>
                <w:rPr>
                  <w:rFonts w:hint="eastAsia" w:ascii="阿里巴巴普惠体 2.0 45 Light" w:hAnsi="阿里巴巴普惠体 2.0 45 Light" w:eastAsia="阿里巴巴普惠体 2.0 45 Light" w:cs="阿里巴巴普惠体 2.0 45 Light"/>
                  <w:lang w:val="en-US" w:eastAsia="zh-CN"/>
                </w:rPr>
                <w:delText>2</w:delText>
              </w:r>
            </w:del>
            <w:del w:id="3827" w:author="成成" w:date="2025-09-17T10:34:01Z">
              <w:r>
                <w:rPr>
                  <w:rFonts w:hint="eastAsia" w:ascii="阿里巴巴普惠体 2.0 45 Light" w:hAnsi="阿里巴巴普惠体 2.0 45 Light" w:eastAsia="阿里巴巴普惠体 2.0 45 Light" w:cs="阿里巴巴普惠体 2.0 45 Light"/>
                </w:rPr>
                <w:delText>000</w:delText>
              </w:r>
            </w:del>
          </w:p>
        </w:tc>
      </w:tr>
      <w:tr w14:paraId="08BB9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3" w:type="dxa"/>
            <w:vAlign w:val="center"/>
          </w:tcPr>
          <w:p w14:paraId="2D5CAFA6">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1050</w:t>
            </w:r>
          </w:p>
        </w:tc>
        <w:tc>
          <w:tcPr>
            <w:tcW w:w="2479" w:type="dxa"/>
            <w:vAlign w:val="center"/>
          </w:tcPr>
          <w:p w14:paraId="6EF01DA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大拇指弯曲力控设置值</w:t>
            </w:r>
          </w:p>
        </w:tc>
        <w:tc>
          <w:tcPr>
            <w:tcW w:w="1863" w:type="dxa"/>
            <w:vAlign w:val="center"/>
          </w:tcPr>
          <w:p w14:paraId="1B91E2A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60" w:type="dxa"/>
            <w:vAlign w:val="center"/>
          </w:tcPr>
          <w:p w14:paraId="14CC48C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del w:id="3828" w:author="成成" w:date="2025-09-17T10:34:07Z">
              <w:r>
                <w:rPr>
                  <w:rFonts w:hint="eastAsia" w:ascii="阿里巴巴普惠体 2.0 45 Light" w:hAnsi="阿里巴巴普惠体 2.0 45 Light" w:eastAsia="阿里巴巴普惠体 2.0 45 Light" w:cs="阿里巴巴普惠体 2.0 45 Light"/>
                </w:rPr>
                <w:delText>1</w:delText>
              </w:r>
            </w:del>
            <w:r>
              <w:rPr>
                <w:rFonts w:hint="eastAsia" w:ascii="阿里巴巴普惠体 2.0 45 Light" w:hAnsi="阿里巴巴普惠体 2.0 45 Light" w:eastAsia="阿里巴巴普惠体 2.0 45 Light" w:cs="阿里巴巴普惠体 2.0 45 Light"/>
                <w:lang w:val="en-US" w:eastAsia="zh-CN"/>
              </w:rPr>
              <w:t>2</w:t>
            </w:r>
            <w:r>
              <w:rPr>
                <w:rFonts w:hint="eastAsia" w:ascii="阿里巴巴普惠体 2.0 45 Light" w:hAnsi="阿里巴巴普惠体 2.0 45 Light" w:eastAsia="阿里巴巴普惠体 2.0 45 Light" w:cs="阿里巴巴普惠体 2.0 45 Light"/>
              </w:rPr>
              <w:t>000</w:t>
            </w:r>
          </w:p>
        </w:tc>
      </w:tr>
      <w:tr w14:paraId="0BBE2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3" w:type="dxa"/>
            <w:vAlign w:val="center"/>
          </w:tcPr>
          <w:p w14:paraId="114795C3">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1051</w:t>
            </w:r>
          </w:p>
        </w:tc>
        <w:tc>
          <w:tcPr>
            <w:tcW w:w="2479" w:type="dxa"/>
            <w:vAlign w:val="center"/>
          </w:tcPr>
          <w:p w14:paraId="4CB082E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大拇指旋转力控设置值</w:t>
            </w:r>
          </w:p>
        </w:tc>
        <w:tc>
          <w:tcPr>
            <w:tcW w:w="1863" w:type="dxa"/>
            <w:vAlign w:val="center"/>
          </w:tcPr>
          <w:p w14:paraId="52DEC91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60" w:type="dxa"/>
            <w:vAlign w:val="center"/>
          </w:tcPr>
          <w:p w14:paraId="7FE2AD1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del w:id="3829" w:author="成成" w:date="2025-09-17T10:34:12Z">
              <w:r>
                <w:rPr>
                  <w:rFonts w:hint="eastAsia" w:ascii="阿里巴巴普惠体 2.0 45 Light" w:hAnsi="阿里巴巴普惠体 2.0 45 Light" w:eastAsia="阿里巴巴普惠体 2.0 45 Light" w:cs="阿里巴巴普惠体 2.0 45 Light"/>
                </w:rPr>
                <w:delText>1</w:delText>
              </w:r>
            </w:del>
            <w:r>
              <w:rPr>
                <w:rFonts w:hint="eastAsia" w:ascii="阿里巴巴普惠体 2.0 45 Light" w:hAnsi="阿里巴巴普惠体 2.0 45 Light" w:eastAsia="阿里巴巴普惠体 2.0 45 Light" w:cs="阿里巴巴普惠体 2.0 45 Light"/>
                <w:lang w:val="en-US" w:eastAsia="zh-CN"/>
              </w:rPr>
              <w:t>2</w:t>
            </w:r>
            <w:r>
              <w:rPr>
                <w:rFonts w:hint="eastAsia" w:ascii="阿里巴巴普惠体 2.0 45 Light" w:hAnsi="阿里巴巴普惠体 2.0 45 Light" w:eastAsia="阿里巴巴普惠体 2.0 45 Light" w:cs="阿里巴巴普惠体 2.0 45 Light"/>
              </w:rPr>
              <w:t>000</w:t>
            </w:r>
          </w:p>
        </w:tc>
      </w:tr>
    </w:tbl>
    <w:p w14:paraId="5CC96FE4">
      <w:pPr>
        <w:pStyle w:val="12"/>
        <w:tabs>
          <w:tab w:val="left" w:pos="420"/>
          <w:tab w:val="left" w:pos="851"/>
        </w:tabs>
        <w:ind w:firstLine="472" w:firstLineChars="200"/>
        <w:rPr>
          <w:rFonts w:hint="eastAsia" w:ascii="阿里巴巴普惠体 2.0 45 Light" w:hAnsi="阿里巴巴普惠体 2.0 45 Light" w:eastAsia="阿里巴巴普惠体 2.0 45 Light" w:cs="阿里巴巴普惠体 2.0 45 Light"/>
          <w:kern w:val="0"/>
          <w:sz w:val="24"/>
          <w:szCs w:val="24"/>
          <w:rPrChange w:id="3831" w:author="成成" w:date="2025-09-18T15:40:35Z">
            <w:rPr>
              <w:rFonts w:hint="eastAsia" w:ascii="阿里巴巴普惠体 2.0 45 Light" w:hAnsi="阿里巴巴普惠体 2.0 45 Light" w:eastAsia="阿里巴巴普惠体 2.0 45 Light" w:cs="阿里巴巴普惠体 2.0 45 Light"/>
            </w:rPr>
          </w:rPrChange>
        </w:rPr>
        <w:pPrChange w:id="3830" w:author="成成" w:date="2025-09-18T15:40:39Z">
          <w:pPr>
            <w:pStyle w:val="32"/>
            <w:ind w:firstLine="470"/>
          </w:pPr>
        </w:pPrChange>
      </w:pPr>
      <w:r>
        <w:rPr>
          <w:rFonts w:hint="eastAsia" w:ascii="阿里巴巴普惠体 2.0 45 Light" w:hAnsi="阿里巴巴普惠体 2.0 45 Light" w:eastAsia="阿里巴巴普惠体 2.0 45 Light" w:cs="阿里巴巴普惠体 2.0 45 Light"/>
          <w:kern w:val="0"/>
          <w:sz w:val="24"/>
          <w:szCs w:val="24"/>
          <w:rPrChange w:id="3832" w:author="成成" w:date="2025-09-18T15:40:35Z">
            <w:rPr>
              <w:rFonts w:hint="eastAsia" w:ascii="阿里巴巴普惠体 2.0 45 Light" w:hAnsi="阿里巴巴普惠体 2.0 45 Light" w:eastAsia="阿里巴巴普惠体 2.0 45 Light" w:cs="阿里巴巴普惠体 2.0 45 Light"/>
            </w:rPr>
          </w:rPrChange>
        </w:rPr>
        <w:t>寄存器数值含义是指相应手指</w:t>
      </w:r>
      <w:ins w:id="3833" w:author="成成" w:date="2025-09-17T10:52:49Z">
        <w:r>
          <w:rPr>
            <w:rFonts w:hint="eastAsia" w:ascii="阿里巴巴普惠体 2.0 45 Light" w:hAnsi="阿里巴巴普惠体 2.0 45 Light" w:eastAsia="阿里巴巴普惠体 2.0 45 Light" w:cs="阿里巴巴普惠体 2.0 45 Light"/>
            <w:kern w:val="0"/>
            <w:sz w:val="24"/>
            <w:szCs w:val="24"/>
            <w:lang w:val="en-US" w:eastAsia="zh-CN"/>
            <w:rPrChange w:id="3834" w:author="成成" w:date="2025-09-18T15:40:35Z">
              <w:rPr>
                <w:rFonts w:hint="eastAsia" w:ascii="阿里巴巴普惠体 2.0 45 Light" w:hAnsi="阿里巴巴普惠体 2.0 45 Light" w:eastAsia="阿里巴巴普惠体 2.0 45 Light" w:cs="阿里巴巴普惠体 2.0 45 Light"/>
                <w:lang w:val="en-US" w:eastAsia="zh-CN"/>
              </w:rPr>
            </w:rPrChange>
          </w:rPr>
          <w:t>指尖</w:t>
        </w:r>
      </w:ins>
      <w:ins w:id="3836" w:author="成成" w:date="2025-09-17T10:52:57Z">
        <w:r>
          <w:rPr>
            <w:rFonts w:hint="eastAsia" w:ascii="阿里巴巴普惠体 2.0 45 Light" w:hAnsi="阿里巴巴普惠体 2.0 45 Light" w:eastAsia="阿里巴巴普惠体 2.0 45 Light" w:cs="阿里巴巴普惠体 2.0 45 Light"/>
            <w:kern w:val="0"/>
            <w:sz w:val="24"/>
            <w:szCs w:val="24"/>
            <w:lang w:val="en-US" w:eastAsia="zh-CN"/>
            <w:rPrChange w:id="3837" w:author="成成" w:date="2025-09-18T15:40:35Z">
              <w:rPr>
                <w:rFonts w:hint="eastAsia" w:ascii="阿里巴巴普惠体 2.0 45 Light" w:hAnsi="阿里巴巴普惠体 2.0 45 Light" w:eastAsia="阿里巴巴普惠体 2.0 45 Light" w:cs="阿里巴巴普惠体 2.0 45 Light"/>
                <w:lang w:val="en-US" w:eastAsia="zh-CN"/>
              </w:rPr>
            </w:rPrChange>
          </w:rPr>
          <w:t>张开</w:t>
        </w:r>
      </w:ins>
      <w:ins w:id="3839" w:author="成成" w:date="2025-09-17T10:53:14Z">
        <w:r>
          <w:rPr>
            <w:rFonts w:hint="eastAsia" w:ascii="阿里巴巴普惠体 2.0 45 Light" w:hAnsi="阿里巴巴普惠体 2.0 45 Light" w:eastAsia="阿里巴巴普惠体 2.0 45 Light" w:cs="阿里巴巴普惠体 2.0 45 Light"/>
            <w:kern w:val="0"/>
            <w:sz w:val="24"/>
            <w:szCs w:val="24"/>
            <w:lang w:val="en-US" w:eastAsia="zh-CN"/>
            <w:rPrChange w:id="3840" w:author="成成" w:date="2025-09-18T15:40:35Z">
              <w:rPr>
                <w:rFonts w:hint="eastAsia" w:ascii="阿里巴巴普惠体 2.0 45 Light" w:hAnsi="阿里巴巴普惠体 2.0 45 Light" w:eastAsia="阿里巴巴普惠体 2.0 45 Light" w:cs="阿里巴巴普惠体 2.0 45 Light"/>
                <w:lang w:val="en-US" w:eastAsia="zh-CN"/>
              </w:rPr>
            </w:rPrChange>
          </w:rPr>
          <w:t>提供</w:t>
        </w:r>
      </w:ins>
      <w:ins w:id="3842" w:author="成成" w:date="2025-09-17T10:53:16Z">
        <w:r>
          <w:rPr>
            <w:rFonts w:hint="eastAsia" w:ascii="阿里巴巴普惠体 2.0 45 Light" w:hAnsi="阿里巴巴普惠体 2.0 45 Light" w:eastAsia="阿里巴巴普惠体 2.0 45 Light" w:cs="阿里巴巴普惠体 2.0 45 Light"/>
            <w:kern w:val="0"/>
            <w:sz w:val="24"/>
            <w:szCs w:val="24"/>
            <w:lang w:val="en-US" w:eastAsia="zh-CN"/>
            <w:rPrChange w:id="3843" w:author="成成" w:date="2025-09-18T15:40:35Z">
              <w:rPr>
                <w:rFonts w:hint="eastAsia" w:ascii="阿里巴巴普惠体 2.0 45 Light" w:hAnsi="阿里巴巴普惠体 2.0 45 Light" w:eastAsia="阿里巴巴普惠体 2.0 45 Light" w:cs="阿里巴巴普惠体 2.0 45 Light"/>
                <w:lang w:val="en-US" w:eastAsia="zh-CN"/>
              </w:rPr>
            </w:rPrChange>
          </w:rPr>
          <w:t>的</w:t>
        </w:r>
      </w:ins>
      <w:ins w:id="3845" w:author="成成" w:date="2025-09-17T10:53:18Z">
        <w:r>
          <w:rPr>
            <w:rFonts w:hint="eastAsia" w:ascii="阿里巴巴普惠体 2.0 45 Light" w:hAnsi="阿里巴巴普惠体 2.0 45 Light" w:eastAsia="阿里巴巴普惠体 2.0 45 Light" w:cs="阿里巴巴普惠体 2.0 45 Light"/>
            <w:kern w:val="0"/>
            <w:sz w:val="24"/>
            <w:szCs w:val="24"/>
            <w:lang w:val="en-US" w:eastAsia="zh-CN"/>
            <w:rPrChange w:id="3846" w:author="成成" w:date="2025-09-18T15:40:35Z">
              <w:rPr>
                <w:rFonts w:hint="eastAsia" w:ascii="阿里巴巴普惠体 2.0 45 Light" w:hAnsi="阿里巴巴普惠体 2.0 45 Light" w:eastAsia="阿里巴巴普惠体 2.0 45 Light" w:cs="阿里巴巴普惠体 2.0 45 Light"/>
                <w:lang w:val="en-US" w:eastAsia="zh-CN"/>
              </w:rPr>
            </w:rPrChange>
          </w:rPr>
          <w:t>握力</w:t>
        </w:r>
      </w:ins>
      <w:del w:id="3848" w:author="成成" w:date="2025-09-17T10:52:46Z">
        <w:r>
          <w:rPr>
            <w:rFonts w:hint="eastAsia" w:ascii="阿里巴巴普惠体 2.0 45 Light" w:hAnsi="阿里巴巴普惠体 2.0 45 Light" w:eastAsia="阿里巴巴普惠体 2.0 45 Light" w:cs="阿里巴巴普惠体 2.0 45 Light"/>
            <w:kern w:val="0"/>
            <w:sz w:val="24"/>
            <w:szCs w:val="24"/>
            <w:lang w:val="en-US" w:eastAsia="zh-CN"/>
            <w:rPrChange w:id="3849" w:author="成成" w:date="2025-09-18T15:40:35Z">
              <w:rPr>
                <w:rFonts w:hint="eastAsia" w:ascii="阿里巴巴普惠体 2.0 45 Light" w:hAnsi="阿里巴巴普惠体 2.0 45 Light" w:eastAsia="阿里巴巴普惠体 2.0 45 Light" w:cs="阿里巴巴普惠体 2.0 45 Light"/>
                <w:lang w:val="en-US" w:eastAsia="zh-CN"/>
              </w:rPr>
            </w:rPrChange>
          </w:rPr>
          <w:delText>末</w:delText>
        </w:r>
      </w:del>
      <w:del w:id="3851" w:author="成成" w:date="2025-09-17T10:52:45Z">
        <w:r>
          <w:rPr>
            <w:rFonts w:hint="eastAsia" w:ascii="阿里巴巴普惠体 2.0 45 Light" w:hAnsi="阿里巴巴普惠体 2.0 45 Light" w:eastAsia="阿里巴巴普惠体 2.0 45 Light" w:cs="阿里巴巴普惠体 2.0 45 Light"/>
            <w:kern w:val="0"/>
            <w:sz w:val="24"/>
            <w:szCs w:val="24"/>
            <w:lang w:val="en-US" w:eastAsia="zh-CN"/>
            <w:rPrChange w:id="3852" w:author="成成" w:date="2025-09-18T15:40:35Z">
              <w:rPr>
                <w:rFonts w:hint="eastAsia" w:ascii="阿里巴巴普惠体 2.0 45 Light" w:hAnsi="阿里巴巴普惠体 2.0 45 Light" w:eastAsia="阿里巴巴普惠体 2.0 45 Light" w:cs="阿里巴巴普惠体 2.0 45 Light"/>
                <w:lang w:val="en-US" w:eastAsia="zh-CN"/>
              </w:rPr>
            </w:rPrChange>
          </w:rPr>
          <w:delText>端（即</w:delText>
        </w:r>
      </w:del>
      <w:del w:id="3854" w:author="成成" w:date="2025-09-17T10:52:44Z">
        <w:r>
          <w:rPr>
            <w:rFonts w:hint="eastAsia" w:ascii="阿里巴巴普惠体 2.0 45 Light" w:hAnsi="阿里巴巴普惠体 2.0 45 Light" w:eastAsia="阿里巴巴普惠体 2.0 45 Light" w:cs="阿里巴巴普惠体 2.0 45 Light"/>
            <w:kern w:val="0"/>
            <w:sz w:val="24"/>
            <w:szCs w:val="24"/>
            <w:lang w:val="en-US" w:eastAsia="zh-CN"/>
            <w:rPrChange w:id="3855" w:author="成成" w:date="2025-09-18T15:40:35Z">
              <w:rPr>
                <w:rFonts w:hint="eastAsia" w:ascii="阿里巴巴普惠体 2.0 45 Light" w:hAnsi="阿里巴巴普惠体 2.0 45 Light" w:eastAsia="阿里巴巴普惠体 2.0 45 Light" w:cs="阿里巴巴普惠体 2.0 45 Light"/>
                <w:lang w:val="en-US" w:eastAsia="zh-CN"/>
              </w:rPr>
            </w:rPrChange>
          </w:rPr>
          <w:delText>力传感器安</w:delText>
        </w:r>
      </w:del>
      <w:del w:id="3857" w:author="成成" w:date="2025-09-17T10:52:43Z">
        <w:r>
          <w:rPr>
            <w:rFonts w:hint="eastAsia" w:ascii="阿里巴巴普惠体 2.0 45 Light" w:hAnsi="阿里巴巴普惠体 2.0 45 Light" w:eastAsia="阿里巴巴普惠体 2.0 45 Light" w:cs="阿里巴巴普惠体 2.0 45 Light"/>
            <w:kern w:val="0"/>
            <w:sz w:val="24"/>
            <w:szCs w:val="24"/>
            <w:lang w:val="en-US" w:eastAsia="zh-CN"/>
            <w:rPrChange w:id="3858" w:author="成成" w:date="2025-09-18T15:40:35Z">
              <w:rPr>
                <w:rFonts w:hint="eastAsia" w:ascii="阿里巴巴普惠体 2.0 45 Light" w:hAnsi="阿里巴巴普惠体 2.0 45 Light" w:eastAsia="阿里巴巴普惠体 2.0 45 Light" w:cs="阿里巴巴普惠体 2.0 45 Light"/>
                <w:lang w:val="en-US" w:eastAsia="zh-CN"/>
              </w:rPr>
            </w:rPrChange>
          </w:rPr>
          <w:delText>装位置）反馈</w:delText>
        </w:r>
      </w:del>
      <w:del w:id="3860" w:author="成成" w:date="2025-09-17T10:52:42Z">
        <w:r>
          <w:rPr>
            <w:rFonts w:hint="eastAsia" w:ascii="阿里巴巴普惠体 2.0 45 Light" w:hAnsi="阿里巴巴普惠体 2.0 45 Light" w:eastAsia="阿里巴巴普惠体 2.0 45 Light" w:cs="阿里巴巴普惠体 2.0 45 Light"/>
            <w:kern w:val="0"/>
            <w:sz w:val="24"/>
            <w:szCs w:val="24"/>
            <w:lang w:val="en-US" w:eastAsia="zh-CN"/>
            <w:rPrChange w:id="3861" w:author="成成" w:date="2025-09-18T15:40:35Z">
              <w:rPr>
                <w:rFonts w:hint="eastAsia" w:ascii="阿里巴巴普惠体 2.0 45 Light" w:hAnsi="阿里巴巴普惠体 2.0 45 Light" w:eastAsia="阿里巴巴普惠体 2.0 45 Light" w:cs="阿里巴巴普惠体 2.0 45 Light"/>
                <w:lang w:val="en-US" w:eastAsia="zh-CN"/>
              </w:rPr>
            </w:rPrChange>
          </w:rPr>
          <w:delText>的受力值</w:delText>
        </w:r>
      </w:del>
      <w:del w:id="3863" w:author="成成" w:date="2025-09-17T10:52:42Z">
        <w:r>
          <w:rPr>
            <w:rFonts w:hint="eastAsia" w:ascii="阿里巴巴普惠体 2.0 45 Light" w:hAnsi="阿里巴巴普惠体 2.0 45 Light" w:eastAsia="阿里巴巴普惠体 2.0 45 Light" w:cs="阿里巴巴普惠体 2.0 45 Light"/>
            <w:kern w:val="0"/>
            <w:sz w:val="24"/>
            <w:szCs w:val="24"/>
            <w:rPrChange w:id="3864" w:author="成成" w:date="2025-09-18T15:40:35Z">
              <w:rPr>
                <w:rFonts w:hint="eastAsia" w:ascii="阿里巴巴普惠体 2.0 45 Light" w:hAnsi="阿里巴巴普惠体 2.0 45 Light" w:eastAsia="阿里巴巴普惠体 2.0 45 Light" w:cs="阿里巴巴普惠体 2.0 45 Light"/>
              </w:rPr>
            </w:rPrChange>
          </w:rPr>
          <w:delText>，</w:delText>
        </w:r>
      </w:del>
      <w:del w:id="3866" w:author="成成" w:date="2025-09-17T10:52:42Z">
        <w:r>
          <w:rPr>
            <w:rFonts w:hint="eastAsia" w:ascii="阿里巴巴普惠体 2.0 45 Light" w:hAnsi="阿里巴巴普惠体 2.0 45 Light" w:eastAsia="阿里巴巴普惠体 2.0 45 Light" w:cs="阿里巴巴普惠体 2.0 45 Light"/>
            <w:kern w:val="0"/>
            <w:sz w:val="24"/>
            <w:szCs w:val="24"/>
            <w:lang w:val="en-US" w:eastAsia="zh-CN"/>
            <w:rPrChange w:id="3867" w:author="成成" w:date="2025-09-18T15:40:35Z">
              <w:rPr>
                <w:rFonts w:hint="eastAsia" w:ascii="阿里巴巴普惠体 2.0 45 Light" w:hAnsi="阿里巴巴普惠体 2.0 45 Light" w:eastAsia="阿里巴巴普惠体 2.0 45 Light" w:cs="阿里巴巴普惠体 2.0 45 Light"/>
                <w:lang w:val="en-US" w:eastAsia="zh-CN"/>
              </w:rPr>
            </w:rPrChange>
          </w:rPr>
          <w:delText>此位置</w:delText>
        </w:r>
      </w:del>
      <w:del w:id="3869" w:author="成成" w:date="2025-09-17T10:52:41Z">
        <w:r>
          <w:rPr>
            <w:rFonts w:hint="eastAsia" w:ascii="阿里巴巴普惠体 2.0 45 Light" w:hAnsi="阿里巴巴普惠体 2.0 45 Light" w:eastAsia="阿里巴巴普惠体 2.0 45 Light" w:cs="阿里巴巴普惠体 2.0 45 Light"/>
            <w:kern w:val="0"/>
            <w:sz w:val="24"/>
            <w:szCs w:val="24"/>
            <w:lang w:val="en-US" w:eastAsia="zh-CN"/>
            <w:rPrChange w:id="3870" w:author="成成" w:date="2025-09-18T15:40:35Z">
              <w:rPr>
                <w:rFonts w:hint="eastAsia" w:ascii="阿里巴巴普惠体 2.0 45 Light" w:hAnsi="阿里巴巴普惠体 2.0 45 Light" w:eastAsia="阿里巴巴普惠体 2.0 45 Light" w:cs="阿里巴巴普惠体 2.0 45 Light"/>
                <w:lang w:val="en-US" w:eastAsia="zh-CN"/>
              </w:rPr>
            </w:rPrChange>
          </w:rPr>
          <w:delText>与手指指尖存在一定的比</w:delText>
        </w:r>
      </w:del>
      <w:del w:id="3872" w:author="成成" w:date="2025-09-17T10:52:40Z">
        <w:r>
          <w:rPr>
            <w:rFonts w:hint="eastAsia" w:ascii="阿里巴巴普惠体 2.0 45 Light" w:hAnsi="阿里巴巴普惠体 2.0 45 Light" w:eastAsia="阿里巴巴普惠体 2.0 45 Light" w:cs="阿里巴巴普惠体 2.0 45 Light"/>
            <w:kern w:val="0"/>
            <w:sz w:val="24"/>
            <w:szCs w:val="24"/>
            <w:lang w:val="en-US" w:eastAsia="zh-CN"/>
            <w:rPrChange w:id="3873" w:author="成成" w:date="2025-09-18T15:40:35Z">
              <w:rPr>
                <w:rFonts w:hint="eastAsia" w:ascii="阿里巴巴普惠体 2.0 45 Light" w:hAnsi="阿里巴巴普惠体 2.0 45 Light" w:eastAsia="阿里巴巴普惠体 2.0 45 Light" w:cs="阿里巴巴普惠体 2.0 45 Light"/>
                <w:lang w:val="en-US" w:eastAsia="zh-CN"/>
              </w:rPr>
            </w:rPrChange>
          </w:rPr>
          <w:delText>例关系，大约为10：1</w:delText>
        </w:r>
      </w:del>
      <w:r>
        <w:rPr>
          <w:rFonts w:hint="eastAsia" w:ascii="阿里巴巴普惠体 2.0 45 Light" w:hAnsi="阿里巴巴普惠体 2.0 45 Light" w:eastAsia="阿里巴巴普惠体 2.0 45 Light" w:cs="阿里巴巴普惠体 2.0 45 Light"/>
          <w:kern w:val="0"/>
          <w:sz w:val="24"/>
          <w:szCs w:val="24"/>
          <w:lang w:val="en-US" w:eastAsia="zh-CN"/>
          <w:rPrChange w:id="3875" w:author="成成" w:date="2025-09-18T15:40:35Z">
            <w:rPr>
              <w:rFonts w:hint="eastAsia" w:ascii="阿里巴巴普惠体 2.0 45 Light" w:hAnsi="阿里巴巴普惠体 2.0 45 Light" w:eastAsia="阿里巴巴普惠体 2.0 45 Light" w:cs="阿里巴巴普惠体 2.0 45 Light"/>
              <w:lang w:val="en-US" w:eastAsia="zh-CN"/>
            </w:rPr>
          </w:rPrChange>
        </w:rPr>
        <w:t>，</w:t>
      </w:r>
      <w:r>
        <w:rPr>
          <w:rFonts w:hint="eastAsia" w:ascii="阿里巴巴普惠体 2.0 45 Light" w:hAnsi="阿里巴巴普惠体 2.0 45 Light" w:eastAsia="阿里巴巴普惠体 2.0 45 Light" w:cs="阿里巴巴普惠体 2.0 45 Light"/>
          <w:kern w:val="0"/>
          <w:sz w:val="24"/>
          <w:szCs w:val="24"/>
          <w:rPrChange w:id="3876" w:author="成成" w:date="2025-09-18T15:40:35Z">
            <w:rPr>
              <w:rFonts w:hint="eastAsia" w:ascii="阿里巴巴普惠体 2.0 45 Light" w:hAnsi="阿里巴巴普惠体 2.0 45 Light" w:eastAsia="阿里巴巴普惠体 2.0 45 Light" w:cs="阿里巴巴普惠体 2.0 45 Light"/>
            </w:rPr>
          </w:rPrChange>
        </w:rPr>
        <w:t>例如</w:t>
      </w:r>
      <w:r>
        <w:rPr>
          <w:rFonts w:hint="eastAsia" w:ascii="阿里巴巴普惠体 2.0 45 Light" w:hAnsi="阿里巴巴普惠体 2.0 45 Light" w:eastAsia="阿里巴巴普惠体 2.0 45 Light" w:cs="阿里巴巴普惠体 2.0 45 Light"/>
          <w:kern w:val="0"/>
          <w:sz w:val="24"/>
          <w:szCs w:val="24"/>
          <w:lang w:val="en-US" w:eastAsia="zh-CN"/>
          <w:rPrChange w:id="3877" w:author="成成" w:date="2025-09-18T15:40:35Z">
            <w:rPr>
              <w:rFonts w:hint="eastAsia" w:ascii="阿里巴巴普惠体 2.0 45 Light" w:hAnsi="阿里巴巴普惠体 2.0 45 Light" w:eastAsia="阿里巴巴普惠体 2.0 45 Light" w:cs="阿里巴巴普惠体 2.0 45 Light"/>
              <w:lang w:val="en-US" w:eastAsia="zh-CN"/>
            </w:rPr>
          </w:rPrChange>
        </w:rPr>
        <w:t>无名指力控阈值</w:t>
      </w:r>
      <w:r>
        <w:rPr>
          <w:rFonts w:hint="eastAsia" w:ascii="阿里巴巴普惠体 2.0 45 Light" w:hAnsi="阿里巴巴普惠体 2.0 45 Light" w:eastAsia="阿里巴巴普惠体 2.0 45 Light" w:cs="阿里巴巴普惠体 2.0 45 Light"/>
          <w:kern w:val="0"/>
          <w:sz w:val="24"/>
          <w:szCs w:val="24"/>
          <w:rPrChange w:id="3878" w:author="成成" w:date="2025-09-18T15:40:35Z">
            <w:rPr>
              <w:rFonts w:hint="eastAsia" w:ascii="阿里巴巴普惠体 2.0 45 Light" w:hAnsi="阿里巴巴普惠体 2.0 45 Light" w:eastAsia="阿里巴巴普惠体 2.0 45 Light" w:cs="阿里巴巴普惠体 2.0 45 Light"/>
            </w:rPr>
          </w:rPrChange>
        </w:rPr>
        <w:t>设置为</w:t>
      </w:r>
      <w:r>
        <w:rPr>
          <w:rFonts w:hint="eastAsia" w:ascii="阿里巴巴普惠体 2.0 45 Light" w:hAnsi="阿里巴巴普惠体 2.0 45 Light" w:eastAsia="阿里巴巴普惠体 2.0 45 Light" w:cs="阿里巴巴普惠体 2.0 45 Light"/>
          <w:kern w:val="0"/>
          <w:sz w:val="24"/>
          <w:szCs w:val="24"/>
          <w:lang w:val="en-US" w:eastAsia="zh-CN"/>
          <w:rPrChange w:id="3879" w:author="成成" w:date="2025-09-18T15:40:35Z">
            <w:rPr>
              <w:rFonts w:hint="eastAsia" w:ascii="阿里巴巴普惠体 2.0 45 Light" w:hAnsi="阿里巴巴普惠体 2.0 45 Light" w:eastAsia="阿里巴巴普惠体 2.0 45 Light" w:cs="阿里巴巴普惠体 2.0 45 Light"/>
              <w:lang w:val="en-US" w:eastAsia="zh-CN"/>
            </w:rPr>
          </w:rPrChange>
        </w:rPr>
        <w:t>200</w:t>
      </w:r>
      <w:del w:id="3880" w:author="成成" w:date="2025-09-17T10:52:34Z">
        <w:r>
          <w:rPr>
            <w:rFonts w:hint="eastAsia" w:ascii="阿里巴巴普惠体 2.0 45 Light" w:hAnsi="阿里巴巴普惠体 2.0 45 Light" w:eastAsia="阿里巴巴普惠体 2.0 45 Light" w:cs="阿里巴巴普惠体 2.0 45 Light"/>
            <w:kern w:val="0"/>
            <w:sz w:val="24"/>
            <w:szCs w:val="24"/>
            <w:lang w:val="en-US" w:eastAsia="zh-CN"/>
            <w:rPrChange w:id="3881" w:author="成成" w:date="2025-09-18T15:40:35Z">
              <w:rPr>
                <w:rFonts w:hint="eastAsia" w:ascii="阿里巴巴普惠体 2.0 45 Light" w:hAnsi="阿里巴巴普惠体 2.0 45 Light" w:eastAsia="阿里巴巴普惠体 2.0 45 Light" w:cs="阿里巴巴普惠体 2.0 45 Light"/>
                <w:lang w:val="en-US" w:eastAsia="zh-CN"/>
              </w:rPr>
            </w:rPrChange>
          </w:rPr>
          <w:delText>0</w:delText>
        </w:r>
      </w:del>
      <w:r>
        <w:rPr>
          <w:rFonts w:hint="eastAsia" w:ascii="阿里巴巴普惠体 2.0 45 Light" w:hAnsi="阿里巴巴普惠体 2.0 45 Light" w:eastAsia="阿里巴巴普惠体 2.0 45 Light" w:cs="阿里巴巴普惠体 2.0 45 Light"/>
          <w:kern w:val="0"/>
          <w:sz w:val="24"/>
          <w:szCs w:val="24"/>
          <w:rPrChange w:id="3883" w:author="成成" w:date="2025-09-18T15:40:35Z">
            <w:rPr>
              <w:rFonts w:hint="eastAsia" w:ascii="阿里巴巴普惠体 2.0 45 Light" w:hAnsi="阿里巴巴普惠体 2.0 45 Light" w:eastAsia="阿里巴巴普惠体 2.0 45 Light" w:cs="阿里巴巴普惠体 2.0 45 Light"/>
            </w:rPr>
          </w:rPrChange>
        </w:rPr>
        <w:t>时，表示允许无名指手指指尖提供</w:t>
      </w:r>
      <w:r>
        <w:rPr>
          <w:rFonts w:hint="eastAsia" w:ascii="阿里巴巴普惠体 2.0 45 Light" w:hAnsi="阿里巴巴普惠体 2.0 45 Light" w:eastAsia="阿里巴巴普惠体 2.0 45 Light" w:cs="阿里巴巴普惠体 2.0 45 Light"/>
          <w:kern w:val="0"/>
          <w:sz w:val="24"/>
          <w:szCs w:val="24"/>
          <w:lang w:val="en-US" w:eastAsia="zh-CN"/>
          <w:rPrChange w:id="3884" w:author="成成" w:date="2025-09-18T15:40:35Z">
            <w:rPr>
              <w:rFonts w:hint="eastAsia" w:ascii="阿里巴巴普惠体 2.0 45 Light" w:hAnsi="阿里巴巴普惠体 2.0 45 Light" w:eastAsia="阿里巴巴普惠体 2.0 45 Light" w:cs="阿里巴巴普惠体 2.0 45 Light"/>
              <w:lang w:val="en-US" w:eastAsia="zh-CN"/>
            </w:rPr>
          </w:rPrChange>
        </w:rPr>
        <w:t>2</w:t>
      </w:r>
      <w:r>
        <w:rPr>
          <w:rFonts w:hint="eastAsia" w:ascii="阿里巴巴普惠体 2.0 45 Light" w:hAnsi="阿里巴巴普惠体 2.0 45 Light" w:eastAsia="阿里巴巴普惠体 2.0 45 Light" w:cs="阿里巴巴普惠体 2.0 45 Light"/>
          <w:kern w:val="0"/>
          <w:sz w:val="24"/>
          <w:szCs w:val="24"/>
          <w:rPrChange w:id="3885" w:author="成成" w:date="2025-09-18T15:40:35Z">
            <w:rPr>
              <w:rFonts w:hint="eastAsia" w:ascii="阿里巴巴普惠体 2.0 45 Light" w:hAnsi="阿里巴巴普惠体 2.0 45 Light" w:eastAsia="阿里巴巴普惠体 2.0 45 Light" w:cs="阿里巴巴普惠体 2.0 45 Light"/>
            </w:rPr>
          </w:rPrChange>
        </w:rPr>
        <w:t>00g的握力。（如果手指接触物体的部分不是指尖，那么可提供的握力则有所不同，具体大小与力臂长度有关，力臂越短，提供的握力越大）。</w:t>
      </w:r>
    </w:p>
    <w:p w14:paraId="7D97FA74">
      <w:pPr>
        <w:pStyle w:val="5"/>
        <w:numPr>
          <w:ilvl w:val="-1"/>
          <w:numId w:val="0"/>
        </w:numPr>
        <w:ind w:left="397" w:firstLine="0"/>
        <w:rPr>
          <w:rFonts w:hint="eastAsia" w:ascii="阿里巴巴普惠体 2.0 45 Light" w:hAnsi="阿里巴巴普惠体 2.0 45 Light" w:eastAsia="阿里巴巴普惠体 2.0 45 Light" w:cs="阿里巴巴普惠体 2.0 45 Light"/>
        </w:rPr>
      </w:pPr>
      <w:bookmarkStart w:id="527" w:name="_Toc24207"/>
      <w:bookmarkStart w:id="528" w:name="_Toc797049"/>
      <w:bookmarkStart w:id="529" w:name="_Toc19342"/>
      <w:bookmarkStart w:id="530" w:name="_Toc3821219"/>
      <w:bookmarkStart w:id="531" w:name="_Toc21530"/>
      <w:bookmarkStart w:id="532" w:name="_Toc11471"/>
      <w:bookmarkStart w:id="533" w:name="_Toc21939214"/>
      <w:bookmarkStart w:id="534" w:name="_Toc5380"/>
      <w:bookmarkStart w:id="535" w:name="_Toc9688"/>
      <w:bookmarkStart w:id="536" w:name="_Toc25542"/>
      <w:bookmarkStart w:id="537" w:name="_Toc32143"/>
      <w:bookmarkStart w:id="538" w:name="_Toc9672"/>
      <w:bookmarkStart w:id="539" w:name="_Toc5730"/>
      <w:bookmarkStart w:id="540" w:name="_Toc11364"/>
      <w:r>
        <w:rPr>
          <w:rFonts w:hint="eastAsia" w:ascii="阿里巴巴普惠体 2.0 45 Light" w:hAnsi="阿里巴巴普惠体 2.0 45 Light" w:eastAsia="阿里巴巴普惠体 2.0 45 Light" w:cs="阿里巴巴普惠体 2.0 45 Light"/>
          <w:lang w:val="en-US" w:eastAsia="zh-CN"/>
        </w:rPr>
        <w:t xml:space="preserve">2.5.13 </w:t>
      </w:r>
      <w:r>
        <w:rPr>
          <w:rFonts w:hint="eastAsia" w:ascii="阿里巴巴普惠体 2.0 45 Light" w:hAnsi="阿里巴巴普惠体 2.0 45 Light" w:eastAsia="阿里巴巴普惠体 2.0 45 Light" w:cs="阿里巴巴普惠体 2.0 45 Light"/>
          <w:b/>
          <w:bCs/>
          <w:rPrChange w:id="3886" w:author="成成" w:date="2025-09-18T16:16:53Z">
            <w:rPr>
              <w:rFonts w:hint="eastAsia" w:ascii="阿里巴巴普惠体 2.0 45 Light" w:hAnsi="阿里巴巴普惠体 2.0 45 Light" w:eastAsia="阿里巴巴普惠体 2.0 45 Light" w:cs="阿里巴巴普惠体 2.0 45 Light"/>
            </w:rPr>
          </w:rPrChange>
        </w:rPr>
        <w:t>各自由度的速度设置值</w:t>
      </w:r>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p>
    <w:p w14:paraId="450A7B85">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此寄存器组由六个寄存器组成，分别对应灵巧手六个自由度的速度设置值，具体说明</w:t>
      </w:r>
      <w:r>
        <w:rPr>
          <w:rFonts w:hint="eastAsia" w:ascii="阿里巴巴普惠体 2.0 45 Light" w:hAnsi="阿里巴巴普惠体 2.0 45 Light" w:eastAsia="阿里巴巴普惠体 2.0 45 Light" w:cs="阿里巴巴普惠体 2.0 45 Light"/>
          <w:lang w:val="en-US" w:eastAsia="zh-CN"/>
        </w:rPr>
        <w:t>如下</w:t>
      </w:r>
      <w:ins w:id="3887" w:author="成成" w:date="2025-09-18T15:29:38Z">
        <w:r>
          <w:rPr>
            <w:rFonts w:hint="eastAsia" w:ascii="阿里巴巴普惠体 2.0 45 Light" w:hAnsi="阿里巴巴普惠体 2.0 45 Light" w:eastAsia="阿里巴巴普惠体 2.0 45 Light" w:cs="阿里巴巴普惠体 2.0 45 Light"/>
            <w:lang w:val="en-US" w:eastAsia="zh-CN"/>
            <w:rPrChange w:id="3888" w:author="成成" w:date="2025-09-18T15:40:27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3890" w:author="成成" w:date="2025-09-18T15:29:38Z">
        <w:r>
          <w:rPr>
            <w:rFonts w:hint="eastAsia" w:ascii="阿里巴巴普惠体 2.0 45 Light" w:hAnsi="阿里巴巴普惠体 2.0 45 Light" w:eastAsia="阿里巴巴普惠体 2.0 45 Light" w:cs="阿里巴巴普惠体 2.0 45 Light"/>
            <w:lang w:val="en-US" w:eastAsia="zh-CN"/>
            <w:rPrChange w:id="3891" w:author="成成" w:date="2025-09-18T15:40:27Z">
              <w:rPr>
                <w:rFonts w:hint="eastAsia" w:ascii="阿里巴巴普惠体 2.0 45 Light" w:hAnsi="阿里巴巴普惠体 2.0 45 Light" w:eastAsia="阿里巴巴普惠体 2.0 45 Light" w:cs="阿里巴巴普惠体 2.0 45 Light"/>
                <w:lang w:val="en-US" w:eastAsia="zh-CN"/>
              </w:rPr>
            </w:rPrChange>
          </w:rPr>
          <w:instrText xml:space="preserve"> REF _Ref114 \h </w:instrText>
        </w:r>
      </w:ins>
      <w:ins w:id="3893" w:author="成成" w:date="2025-09-18T15:29:38Z">
        <w:r>
          <w:rPr>
            <w:rFonts w:hint="eastAsia" w:ascii="阿里巴巴普惠体 2.0 45 Light" w:hAnsi="阿里巴巴普惠体 2.0 45 Light" w:eastAsia="阿里巴巴普惠体 2.0 45 Light" w:cs="阿里巴巴普惠体 2.0 45 Light"/>
            <w:lang w:val="en-US" w:eastAsia="zh-CN"/>
            <w:rPrChange w:id="3894" w:author="成成" w:date="2025-09-18T15:40:27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3896" w:author="成成" w:date="2025-09-18T15:29:38Z">
        <w:r>
          <w:rPr>
            <w:rFonts w:hint="eastAsia" w:ascii="阿里巴巴普惠体 2.0 45 Light" w:hAnsi="阿里巴巴普惠体 2.0 45 Light" w:eastAsia="阿里巴巴普惠体 2.0 45 Light" w:cs="阿里巴巴普惠体 2.0 45 Light"/>
            <w:rPrChange w:id="3897" w:author="成成" w:date="2025-09-18T15:40:27Z">
              <w:rPr/>
            </w:rPrChange>
          </w:rPr>
          <w:t>表 38</w:t>
        </w:r>
      </w:ins>
      <w:ins w:id="3899" w:author="成成" w:date="2025-09-18T15:29:38Z">
        <w:r>
          <w:rPr>
            <w:rFonts w:hint="eastAsia" w:ascii="阿里巴巴普惠体 2.0 45 Light" w:hAnsi="阿里巴巴普惠体 2.0 45 Light" w:eastAsia="阿里巴巴普惠体 2.0 45 Light" w:cs="阿里巴巴普惠体 2.0 45 Light"/>
            <w:lang w:val="en-US" w:eastAsia="zh-CN"/>
            <w:rPrChange w:id="3900" w:author="成成" w:date="2025-09-18T15:40:27Z">
              <w:rPr>
                <w:rFonts w:hint="eastAsia" w:ascii="阿里巴巴普惠体 2.0 45 Light" w:hAnsi="阿里巴巴普惠体 2.0 45 Light" w:eastAsia="阿里巴巴普惠体 2.0 45 Light" w:cs="阿里巴巴普惠体 2.0 45 Light"/>
                <w:lang w:val="en-US" w:eastAsia="zh-CN"/>
              </w:rPr>
            </w:rPrChange>
          </w:rPr>
          <w:fldChar w:fldCharType="end"/>
        </w:r>
      </w:ins>
      <w:del w:id="3902" w:author="成成" w:date="2025-09-18T15:29:31Z">
        <w:r>
          <w:rPr>
            <w:rFonts w:hint="eastAsia" w:ascii="阿里巴巴普惠体 2.0 45 Light" w:hAnsi="阿里巴巴普惠体 2.0 45 Light" w:eastAsia="阿里巴巴普惠体 2.0 45 Light" w:cs="阿里巴巴普惠体 2.0 45 Light"/>
            <w:lang w:val="en-US" w:eastAsia="zh-CN"/>
          </w:rPr>
          <w:delText>表38</w:delText>
        </w:r>
      </w:del>
      <w:r>
        <w:rPr>
          <w:rFonts w:hint="eastAsia" w:ascii="阿里巴巴普惠体 2.0 45 Light" w:hAnsi="阿里巴巴普惠体 2.0 45 Light" w:eastAsia="阿里巴巴普惠体 2.0 45 Light" w:cs="阿里巴巴普惠体 2.0 45 Light"/>
          <w:lang w:val="en-US" w:eastAsia="zh-CN"/>
        </w:rPr>
        <w:t>所示</w:t>
      </w:r>
      <w:r>
        <w:rPr>
          <w:rFonts w:hint="eastAsia" w:ascii="阿里巴巴普惠体 2.0 45 Light" w:hAnsi="阿里巴巴普惠体 2.0 45 Light" w:eastAsia="阿里巴巴普惠体 2.0 45 Light" w:cs="阿里巴巴普惠体 2.0 45 Light"/>
        </w:rPr>
        <w:t>。这些参数</w:t>
      </w:r>
      <w:r>
        <w:rPr>
          <w:rFonts w:hint="eastAsia" w:ascii="阿里巴巴普惠体 2.0 45 Light" w:hAnsi="阿里巴巴普惠体 2.0 45 Light" w:eastAsia="阿里巴巴普惠体 2.0 45 Light" w:cs="阿里巴巴普惠体 2.0 45 Light"/>
          <w:lang w:val="en-US" w:eastAsia="zh-CN"/>
        </w:rPr>
        <w:t>不</w:t>
      </w:r>
      <w:r>
        <w:rPr>
          <w:rFonts w:hint="eastAsia" w:ascii="阿里巴巴普惠体 2.0 45 Light" w:hAnsi="阿里巴巴普惠体 2.0 45 Light" w:eastAsia="阿里巴巴普惠体 2.0 45 Light" w:cs="阿里巴巴普惠体 2.0 45 Light"/>
        </w:rPr>
        <w:t>可断电保存</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无单位量纲</w:t>
      </w:r>
      <w:r>
        <w:rPr>
          <w:rFonts w:hint="eastAsia" w:ascii="阿里巴巴普惠体 2.0 45 Light" w:hAnsi="阿里巴巴普惠体 2.0 45 Light" w:eastAsia="阿里巴巴普惠体 2.0 45 Light" w:cs="阿里巴巴普惠体 2.0 45 Light"/>
        </w:rPr>
        <w:t>。</w:t>
      </w:r>
    </w:p>
    <w:p w14:paraId="550F593A">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ins w:id="3903" w:author="成成" w:date="2025-09-18T15:29:27Z">
        <w:bookmarkStart w:id="541" w:name="_Ref114"/>
        <w:r>
          <w:rPr>
            <w:rFonts w:hint="eastAsia" w:ascii="阿里巴巴普惠体 2.0 45 Light" w:hAnsi="阿里巴巴普惠体 2.0 45 Light" w:eastAsia="阿里巴巴普惠体 2.0 45 Light" w:cs="阿里巴巴普惠体 2.0 45 Light"/>
            <w:rPrChange w:id="3904" w:author="成成" w:date="2025-09-18T15:40:22Z">
              <w:rPr/>
            </w:rPrChange>
          </w:rPr>
          <w:t xml:space="preserve">表 </w:t>
        </w:r>
      </w:ins>
      <w:ins w:id="3906" w:author="成成" w:date="2025-09-18T15:29:27Z">
        <w:r>
          <w:rPr>
            <w:rFonts w:hint="eastAsia" w:ascii="阿里巴巴普惠体 2.0 45 Light" w:hAnsi="阿里巴巴普惠体 2.0 45 Light" w:eastAsia="阿里巴巴普惠体 2.0 45 Light" w:cs="阿里巴巴普惠体 2.0 45 Light"/>
            <w:rPrChange w:id="3907" w:author="成成" w:date="2025-09-18T15:40:22Z">
              <w:rPr/>
            </w:rPrChange>
          </w:rPr>
          <w:fldChar w:fldCharType="begin"/>
        </w:r>
      </w:ins>
      <w:ins w:id="3909" w:author="成成" w:date="2025-09-18T15:29:27Z">
        <w:r>
          <w:rPr>
            <w:rFonts w:hint="eastAsia" w:ascii="阿里巴巴普惠体 2.0 45 Light" w:hAnsi="阿里巴巴普惠体 2.0 45 Light" w:eastAsia="阿里巴巴普惠体 2.0 45 Light" w:cs="阿里巴巴普惠体 2.0 45 Light"/>
            <w:rPrChange w:id="3910" w:author="成成" w:date="2025-09-18T15:40:22Z">
              <w:rPr/>
            </w:rPrChange>
          </w:rPr>
          <w:instrText xml:space="preserve"> SEQ 表 \* ARABIC </w:instrText>
        </w:r>
      </w:ins>
      <w:ins w:id="3912" w:author="成成" w:date="2025-09-18T15:29:27Z">
        <w:r>
          <w:rPr>
            <w:rFonts w:hint="eastAsia" w:ascii="阿里巴巴普惠体 2.0 45 Light" w:hAnsi="阿里巴巴普惠体 2.0 45 Light" w:eastAsia="阿里巴巴普惠体 2.0 45 Light" w:cs="阿里巴巴普惠体 2.0 45 Light"/>
            <w:rPrChange w:id="3913" w:author="成成" w:date="2025-09-18T15:40:22Z">
              <w:rPr/>
            </w:rPrChange>
          </w:rPr>
          <w:fldChar w:fldCharType="separate"/>
        </w:r>
      </w:ins>
      <w:ins w:id="3915" w:author="成成" w:date="2025-09-18T16:08:18Z">
        <w:r>
          <w:rPr>
            <w:rFonts w:hint="eastAsia" w:ascii="阿里巴巴普惠体 2.0 45 Light" w:hAnsi="阿里巴巴普惠体 2.0 45 Light" w:eastAsia="阿里巴巴普惠体 2.0 45 Light" w:cs="阿里巴巴普惠体 2.0 45 Light"/>
          </w:rPr>
          <w:t>38</w:t>
        </w:r>
      </w:ins>
      <w:ins w:id="3916" w:author="成成" w:date="2025-09-18T15:29:27Z">
        <w:r>
          <w:rPr>
            <w:rFonts w:hint="eastAsia" w:ascii="阿里巴巴普惠体 2.0 45 Light" w:hAnsi="阿里巴巴普惠体 2.0 45 Light" w:eastAsia="阿里巴巴普惠体 2.0 45 Light" w:cs="阿里巴巴普惠体 2.0 45 Light"/>
            <w:rPrChange w:id="3917" w:author="成成" w:date="2025-09-18T15:40:22Z">
              <w:rPr/>
            </w:rPrChange>
          </w:rPr>
          <w:fldChar w:fldCharType="end"/>
        </w:r>
        <w:bookmarkEnd w:id="541"/>
      </w:ins>
      <w:del w:id="3919" w:author="成成" w:date="2025-09-18T15:29:23Z">
        <w:r>
          <w:rPr>
            <w:rFonts w:hint="eastAsia" w:ascii="阿里巴巴普惠体 2.0 45 Light" w:hAnsi="阿里巴巴普惠体 2.0 45 Light" w:eastAsia="阿里巴巴普惠体 2.0 45 Light" w:cs="阿里巴巴普惠体 2.0 45 Light"/>
            <w:lang w:val="en-US" w:eastAsia="zh-CN"/>
            <w:rPrChange w:id="3920" w:author="成成" w:date="2025-09-18T15:40:22Z">
              <w:rPr>
                <w:rFonts w:hint="eastAsia" w:ascii="阿里巴巴普惠体 2.0 45 Light" w:hAnsi="阿里巴巴普惠体 2.0 45 Light" w:eastAsia="阿里巴巴普惠体 2.0 45 Light" w:cs="阿里巴巴普惠体 2.0 45 Light"/>
                <w:lang w:val="en-US" w:eastAsia="zh-CN"/>
              </w:rPr>
            </w:rPrChange>
          </w:rPr>
          <w:delText>表38</w:delText>
        </w:r>
      </w:del>
      <w:r>
        <w:rPr>
          <w:rFonts w:hint="eastAsia" w:ascii="阿里巴巴普惠体 2.0 45 Light" w:hAnsi="阿里巴巴普惠体 2.0 45 Light" w:eastAsia="阿里巴巴普惠体 2.0 45 Light" w:cs="阿里巴巴普惠体 2.0 45 Light"/>
        </w:rPr>
        <w:t>各自由度的速度设置值</w:t>
      </w:r>
    </w:p>
    <w:tbl>
      <w:tblPr>
        <w:tblStyle w:val="25"/>
        <w:tblW w:w="8228"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2448"/>
        <w:gridCol w:w="1881"/>
        <w:gridCol w:w="2053"/>
      </w:tblGrid>
      <w:tr w14:paraId="0C305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76E1E9F2">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2448" w:type="dxa"/>
            <w:vAlign w:val="center"/>
          </w:tcPr>
          <w:p w14:paraId="3B1CD59B">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1881" w:type="dxa"/>
            <w:vAlign w:val="center"/>
          </w:tcPr>
          <w:p w14:paraId="46246FDC">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c>
          <w:tcPr>
            <w:tcW w:w="2053" w:type="dxa"/>
            <w:vAlign w:val="center"/>
          </w:tcPr>
          <w:p w14:paraId="01831FD3">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范围</w:t>
            </w:r>
          </w:p>
        </w:tc>
      </w:tr>
      <w:tr w14:paraId="70886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22DEDDA8">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1052</w:t>
            </w:r>
          </w:p>
        </w:tc>
        <w:tc>
          <w:tcPr>
            <w:tcW w:w="2448" w:type="dxa"/>
            <w:vAlign w:val="center"/>
          </w:tcPr>
          <w:p w14:paraId="7A4E421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小拇指速度设置值</w:t>
            </w:r>
          </w:p>
        </w:tc>
        <w:tc>
          <w:tcPr>
            <w:tcW w:w="1881" w:type="dxa"/>
            <w:vAlign w:val="center"/>
          </w:tcPr>
          <w:p w14:paraId="10EBC6C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7F97367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4</w:t>
            </w:r>
            <w:r>
              <w:rPr>
                <w:rFonts w:hint="eastAsia" w:ascii="阿里巴巴普惠体 2.0 45 Light" w:hAnsi="阿里巴巴普惠体 2.0 45 Light" w:eastAsia="阿里巴巴普惠体 2.0 45 Light" w:cs="阿里巴巴普惠体 2.0 45 Light"/>
              </w:rPr>
              <w:t>000</w:t>
            </w:r>
          </w:p>
        </w:tc>
      </w:tr>
      <w:tr w14:paraId="6EBE0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2F3C7180">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1053</w:t>
            </w:r>
          </w:p>
        </w:tc>
        <w:tc>
          <w:tcPr>
            <w:tcW w:w="2448" w:type="dxa"/>
            <w:vAlign w:val="center"/>
          </w:tcPr>
          <w:p w14:paraId="4ADD4D0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无名指速度设置值</w:t>
            </w:r>
          </w:p>
        </w:tc>
        <w:tc>
          <w:tcPr>
            <w:tcW w:w="1881" w:type="dxa"/>
            <w:vAlign w:val="center"/>
          </w:tcPr>
          <w:p w14:paraId="69196BB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779178C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4</w:t>
            </w:r>
            <w:r>
              <w:rPr>
                <w:rFonts w:hint="eastAsia" w:ascii="阿里巴巴普惠体 2.0 45 Light" w:hAnsi="阿里巴巴普惠体 2.0 45 Light" w:eastAsia="阿里巴巴普惠体 2.0 45 Light" w:cs="阿里巴巴普惠体 2.0 45 Light"/>
              </w:rPr>
              <w:t>000</w:t>
            </w:r>
          </w:p>
        </w:tc>
      </w:tr>
      <w:tr w14:paraId="23992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0233727D">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1054</w:t>
            </w:r>
          </w:p>
        </w:tc>
        <w:tc>
          <w:tcPr>
            <w:tcW w:w="2448" w:type="dxa"/>
            <w:vAlign w:val="center"/>
          </w:tcPr>
          <w:p w14:paraId="244B759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中指速度设置值</w:t>
            </w:r>
          </w:p>
        </w:tc>
        <w:tc>
          <w:tcPr>
            <w:tcW w:w="1881" w:type="dxa"/>
            <w:vAlign w:val="center"/>
          </w:tcPr>
          <w:p w14:paraId="1F54354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66E4A97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4</w:t>
            </w:r>
            <w:r>
              <w:rPr>
                <w:rFonts w:hint="eastAsia" w:ascii="阿里巴巴普惠体 2.0 45 Light" w:hAnsi="阿里巴巴普惠体 2.0 45 Light" w:eastAsia="阿里巴巴普惠体 2.0 45 Light" w:cs="阿里巴巴普惠体 2.0 45 Light"/>
              </w:rPr>
              <w:t>000</w:t>
            </w:r>
          </w:p>
        </w:tc>
      </w:tr>
      <w:tr w14:paraId="66158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2E3B8A8F">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1055</w:t>
            </w:r>
          </w:p>
        </w:tc>
        <w:tc>
          <w:tcPr>
            <w:tcW w:w="2448" w:type="dxa"/>
            <w:vAlign w:val="center"/>
          </w:tcPr>
          <w:p w14:paraId="2E588B0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食指速度设置值</w:t>
            </w:r>
          </w:p>
        </w:tc>
        <w:tc>
          <w:tcPr>
            <w:tcW w:w="1881" w:type="dxa"/>
            <w:vAlign w:val="center"/>
          </w:tcPr>
          <w:p w14:paraId="091588B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734DB65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4</w:t>
            </w:r>
            <w:r>
              <w:rPr>
                <w:rFonts w:hint="eastAsia" w:ascii="阿里巴巴普惠体 2.0 45 Light" w:hAnsi="阿里巴巴普惠体 2.0 45 Light" w:eastAsia="阿里巴巴普惠体 2.0 45 Light" w:cs="阿里巴巴普惠体 2.0 45 Light"/>
              </w:rPr>
              <w:t>000</w:t>
            </w:r>
          </w:p>
        </w:tc>
      </w:tr>
      <w:tr w14:paraId="0B16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62FC9292">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1056</w:t>
            </w:r>
          </w:p>
        </w:tc>
        <w:tc>
          <w:tcPr>
            <w:tcW w:w="2448" w:type="dxa"/>
            <w:vAlign w:val="center"/>
          </w:tcPr>
          <w:p w14:paraId="4C87B55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大拇指弯曲速度设置值</w:t>
            </w:r>
          </w:p>
        </w:tc>
        <w:tc>
          <w:tcPr>
            <w:tcW w:w="1881" w:type="dxa"/>
            <w:vAlign w:val="center"/>
          </w:tcPr>
          <w:p w14:paraId="00A00AB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53A251F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4</w:t>
            </w:r>
            <w:r>
              <w:rPr>
                <w:rFonts w:hint="eastAsia" w:ascii="阿里巴巴普惠体 2.0 45 Light" w:hAnsi="阿里巴巴普惠体 2.0 45 Light" w:eastAsia="阿里巴巴普惠体 2.0 45 Light" w:cs="阿里巴巴普惠体 2.0 45 Light"/>
              </w:rPr>
              <w:t>000</w:t>
            </w:r>
          </w:p>
        </w:tc>
      </w:tr>
      <w:tr w14:paraId="4F565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6FDB86C6">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1057</w:t>
            </w:r>
          </w:p>
        </w:tc>
        <w:tc>
          <w:tcPr>
            <w:tcW w:w="2448" w:type="dxa"/>
            <w:vAlign w:val="center"/>
          </w:tcPr>
          <w:p w14:paraId="48190E7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大拇指旋转速度设置值</w:t>
            </w:r>
          </w:p>
        </w:tc>
        <w:tc>
          <w:tcPr>
            <w:tcW w:w="1881" w:type="dxa"/>
            <w:vAlign w:val="center"/>
          </w:tcPr>
          <w:p w14:paraId="13907CF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77EF68A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4</w:t>
            </w:r>
            <w:r>
              <w:rPr>
                <w:rFonts w:hint="eastAsia" w:ascii="阿里巴巴普惠体 2.0 45 Light" w:hAnsi="阿里巴巴普惠体 2.0 45 Light" w:eastAsia="阿里巴巴普惠体 2.0 45 Light" w:cs="阿里巴巴普惠体 2.0 45 Light"/>
              </w:rPr>
              <w:t>000</w:t>
            </w:r>
          </w:p>
        </w:tc>
      </w:tr>
    </w:tbl>
    <w:p w14:paraId="7E7C7A96">
      <w:pPr>
        <w:pStyle w:val="12"/>
        <w:tabs>
          <w:tab w:val="left" w:pos="420"/>
          <w:tab w:val="left" w:pos="851"/>
        </w:tabs>
        <w:rPr>
          <w:rFonts w:hint="eastAsia" w:ascii="阿里巴巴普惠体 2.0 45 Light" w:hAnsi="阿里巴巴普惠体 2.0 45 Light" w:eastAsia="阿里巴巴普惠体 2.0 45 Light" w:cs="阿里巴巴普惠体 2.0 45 Light"/>
        </w:rPr>
        <w:pPrChange w:id="3922" w:author="成成" w:date="2025-09-18T15:29:46Z">
          <w:pPr>
            <w:pStyle w:val="32"/>
            <w:ind w:firstLine="470"/>
          </w:pPr>
        </w:pPrChange>
      </w:pPr>
      <w:r>
        <w:rPr>
          <w:rFonts w:hint="eastAsia" w:ascii="阿里巴巴普惠体 2.0 45 Light" w:hAnsi="阿里巴巴普惠体 2.0 45 Light" w:eastAsia="阿里巴巴普惠体 2.0 45 Light" w:cs="阿里巴巴普惠体 2.0 45 Light"/>
        </w:rPr>
        <w:t>速度为</w:t>
      </w:r>
      <w:r>
        <w:rPr>
          <w:rFonts w:hint="eastAsia" w:ascii="阿里巴巴普惠体 2.0 45 Light" w:hAnsi="阿里巴巴普惠体 2.0 45 Light" w:eastAsia="阿里巴巴普惠体 2.0 45 Light" w:cs="阿里巴巴普惠体 2.0 45 Light"/>
          <w:lang w:val="en-US" w:eastAsia="zh-CN"/>
        </w:rPr>
        <w:t>2000</w:t>
      </w:r>
      <w:r>
        <w:rPr>
          <w:rFonts w:hint="eastAsia" w:ascii="阿里巴巴普惠体 2.0 45 Light" w:hAnsi="阿里巴巴普惠体 2.0 45 Light" w:eastAsia="阿里巴巴普惠体 2.0 45 Light" w:cs="阿里巴巴普惠体 2.0 45 Light"/>
        </w:rPr>
        <w:t>：表示指手指在空载时从大角度运动到最小角度用时</w:t>
      </w:r>
      <w:r>
        <w:rPr>
          <w:rFonts w:hint="eastAsia" w:ascii="阿里巴巴普惠体 2.0 45 Light" w:hAnsi="阿里巴巴普惠体 2.0 45 Light" w:eastAsia="阿里巴巴普惠体 2.0 45 Light" w:cs="阿里巴巴普惠体 2.0 45 Light"/>
          <w:lang w:val="en-US" w:eastAsia="zh-CN"/>
        </w:rPr>
        <w:t>1000</w:t>
      </w:r>
      <w:r>
        <w:rPr>
          <w:rFonts w:hint="eastAsia" w:ascii="阿里巴巴普惠体 2.0 45 Light" w:hAnsi="阿里巴巴普惠体 2.0 45 Light" w:eastAsia="阿里巴巴普惠体 2.0 45 Light" w:cs="阿里巴巴普惠体 2.0 45 Light"/>
        </w:rPr>
        <w:t>ms，如果负载较大时，这个实际速度会有一定程度的降低。</w:t>
      </w:r>
    </w:p>
    <w:p w14:paraId="657BFF2F">
      <w:pPr>
        <w:pStyle w:val="5"/>
        <w:numPr>
          <w:ilvl w:val="-1"/>
          <w:numId w:val="0"/>
        </w:numPr>
        <w:ind w:left="397" w:firstLine="0"/>
        <w:rPr>
          <w:rFonts w:hint="eastAsia" w:ascii="阿里巴巴普惠体 2.0 45 Light" w:hAnsi="阿里巴巴普惠体 2.0 45 Light" w:eastAsia="阿里巴巴普惠体 2.0 45 Light" w:cs="阿里巴巴普惠体 2.0 45 Light"/>
        </w:rPr>
      </w:pPr>
      <w:bookmarkStart w:id="542" w:name="_Toc28150"/>
      <w:bookmarkStart w:id="543" w:name="_Toc13147"/>
      <w:bookmarkStart w:id="544" w:name="_Toc11137"/>
      <w:bookmarkStart w:id="545" w:name="_Toc26692"/>
      <w:bookmarkStart w:id="546" w:name="_Toc14755"/>
      <w:bookmarkStart w:id="547" w:name="_Toc797050"/>
      <w:bookmarkStart w:id="548" w:name="_Toc9349"/>
      <w:bookmarkStart w:id="549" w:name="_Toc3821220"/>
      <w:bookmarkStart w:id="550" w:name="_Toc29633"/>
      <w:bookmarkStart w:id="551" w:name="_Toc21970"/>
      <w:bookmarkStart w:id="552" w:name="_Toc14801"/>
      <w:bookmarkStart w:id="553" w:name="_Toc15974"/>
      <w:bookmarkStart w:id="554" w:name="_Toc21939215"/>
      <w:bookmarkStart w:id="555" w:name="_Toc13860"/>
      <w:r>
        <w:rPr>
          <w:rFonts w:hint="eastAsia" w:ascii="阿里巴巴普惠体 2.0 45 Light" w:hAnsi="阿里巴巴普惠体 2.0 45 Light" w:eastAsia="阿里巴巴普惠体 2.0 45 Light" w:cs="阿里巴巴普惠体 2.0 45 Light"/>
          <w:lang w:val="en-US" w:eastAsia="zh-CN"/>
        </w:rPr>
        <w:t xml:space="preserve">2.5.14 </w:t>
      </w:r>
      <w:r>
        <w:rPr>
          <w:rFonts w:hint="eastAsia" w:ascii="阿里巴巴普惠体 2.0 45 Light" w:hAnsi="阿里巴巴普惠体 2.0 45 Light" w:eastAsia="阿里巴巴普惠体 2.0 45 Light" w:cs="阿里巴巴普惠体 2.0 45 Light"/>
          <w:b/>
          <w:bCs/>
          <w:rPrChange w:id="3923" w:author="成成" w:date="2025-09-18T16:16:58Z">
            <w:rPr>
              <w:rFonts w:hint="eastAsia" w:ascii="阿里巴巴普惠体 2.0 45 Light" w:hAnsi="阿里巴巴普惠体 2.0 45 Light" w:eastAsia="阿里巴巴普惠体 2.0 45 Light" w:cs="阿里巴巴普惠体 2.0 45 Light"/>
            </w:rPr>
          </w:rPrChange>
        </w:rPr>
        <w:t>各自由度的</w:t>
      </w:r>
      <w:r>
        <w:rPr>
          <w:rFonts w:hint="eastAsia" w:ascii="阿里巴巴普惠体 2.0 45 Light" w:hAnsi="阿里巴巴普惠体 2.0 45 Light" w:eastAsia="阿里巴巴普惠体 2.0 45 Light" w:cs="阿里巴巴普惠体 2.0 45 Light"/>
          <w:b/>
          <w:bCs/>
          <w:lang w:eastAsia="zh-CN"/>
          <w:rPrChange w:id="3924" w:author="成成" w:date="2025-09-18T16:16:58Z">
            <w:rPr>
              <w:rFonts w:hint="eastAsia" w:ascii="阿里巴巴普惠体 2.0 45 Light" w:hAnsi="阿里巴巴普惠体 2.0 45 Light" w:eastAsia="阿里巴巴普惠体 2.0 45 Light" w:cs="阿里巴巴普惠体 2.0 45 Light"/>
              <w:lang w:eastAsia="zh-CN"/>
            </w:rPr>
          </w:rPrChange>
        </w:rPr>
        <w:t>电缸</w:t>
      </w:r>
      <w:r>
        <w:rPr>
          <w:rFonts w:hint="eastAsia" w:ascii="阿里巴巴普惠体 2.0 45 Light" w:hAnsi="阿里巴巴普惠体 2.0 45 Light" w:eastAsia="阿里巴巴普惠体 2.0 45 Light" w:cs="阿里巴巴普惠体 2.0 45 Light"/>
          <w:b/>
          <w:bCs/>
          <w:rPrChange w:id="3925" w:author="成成" w:date="2025-09-18T16:16:58Z">
            <w:rPr>
              <w:rFonts w:hint="eastAsia" w:ascii="阿里巴巴普惠体 2.0 45 Light" w:hAnsi="阿里巴巴普惠体 2.0 45 Light" w:eastAsia="阿里巴巴普惠体 2.0 45 Light" w:cs="阿里巴巴普惠体 2.0 45 Light"/>
            </w:rPr>
          </w:rPrChange>
        </w:rPr>
        <w:t>位置实际值</w:t>
      </w:r>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p>
    <w:p w14:paraId="04B8ACA4">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此寄存器组由六个寄存器组成，分别对应灵巧手六个自由度</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的当前实际位置，具体说明</w:t>
      </w:r>
      <w:r>
        <w:rPr>
          <w:rFonts w:hint="eastAsia" w:ascii="阿里巴巴普惠体 2.0 45 Light" w:hAnsi="阿里巴巴普惠体 2.0 45 Light" w:eastAsia="阿里巴巴普惠体 2.0 45 Light" w:cs="阿里巴巴普惠体 2.0 45 Light"/>
          <w:lang w:val="en-US" w:eastAsia="zh-CN"/>
        </w:rPr>
        <w:t>如下</w:t>
      </w:r>
      <w:ins w:id="3926" w:author="成成" w:date="2025-09-18T15:29:56Z">
        <w:r>
          <w:rPr>
            <w:rFonts w:hint="eastAsia" w:ascii="阿里巴巴普惠体 2.0 45 Light" w:hAnsi="阿里巴巴普惠体 2.0 45 Light" w:eastAsia="阿里巴巴普惠体 2.0 45 Light" w:cs="阿里巴巴普惠体 2.0 45 Light"/>
            <w:lang w:val="en-US" w:eastAsia="zh-CN"/>
            <w:rPrChange w:id="3927" w:author="成成" w:date="2025-09-18T15:40:09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3929" w:author="成成" w:date="2025-09-18T15:29:56Z">
        <w:r>
          <w:rPr>
            <w:rFonts w:hint="eastAsia" w:ascii="阿里巴巴普惠体 2.0 45 Light" w:hAnsi="阿里巴巴普惠体 2.0 45 Light" w:eastAsia="阿里巴巴普惠体 2.0 45 Light" w:cs="阿里巴巴普惠体 2.0 45 Light"/>
            <w:lang w:val="en-US" w:eastAsia="zh-CN"/>
            <w:rPrChange w:id="3930" w:author="成成" w:date="2025-09-18T15:40:09Z">
              <w:rPr>
                <w:rFonts w:hint="eastAsia" w:ascii="阿里巴巴普惠体 2.0 45 Light" w:hAnsi="阿里巴巴普惠体 2.0 45 Light" w:eastAsia="阿里巴巴普惠体 2.0 45 Light" w:cs="阿里巴巴普惠体 2.0 45 Light"/>
                <w:lang w:val="en-US" w:eastAsia="zh-CN"/>
              </w:rPr>
            </w:rPrChange>
          </w:rPr>
          <w:instrText xml:space="preserve"> REF _Ref173 \h </w:instrText>
        </w:r>
      </w:ins>
      <w:ins w:id="3932" w:author="成成" w:date="2025-09-18T15:29:56Z">
        <w:r>
          <w:rPr>
            <w:rFonts w:hint="eastAsia" w:ascii="阿里巴巴普惠体 2.0 45 Light" w:hAnsi="阿里巴巴普惠体 2.0 45 Light" w:eastAsia="阿里巴巴普惠体 2.0 45 Light" w:cs="阿里巴巴普惠体 2.0 45 Light"/>
            <w:lang w:val="en-US" w:eastAsia="zh-CN"/>
            <w:rPrChange w:id="3933" w:author="成成" w:date="2025-09-18T15:40:09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3935" w:author="成成" w:date="2025-09-18T15:29:56Z">
        <w:r>
          <w:rPr>
            <w:rFonts w:hint="eastAsia" w:ascii="阿里巴巴普惠体 2.0 45 Light" w:hAnsi="阿里巴巴普惠体 2.0 45 Light" w:eastAsia="阿里巴巴普惠体 2.0 45 Light" w:cs="阿里巴巴普惠体 2.0 45 Light"/>
            <w:rPrChange w:id="3936" w:author="成成" w:date="2025-09-18T15:40:09Z">
              <w:rPr/>
            </w:rPrChange>
          </w:rPr>
          <w:t>表 39</w:t>
        </w:r>
      </w:ins>
      <w:ins w:id="3938" w:author="成成" w:date="2025-09-18T15:29:56Z">
        <w:r>
          <w:rPr>
            <w:rFonts w:hint="eastAsia" w:ascii="阿里巴巴普惠体 2.0 45 Light" w:hAnsi="阿里巴巴普惠体 2.0 45 Light" w:eastAsia="阿里巴巴普惠体 2.0 45 Light" w:cs="阿里巴巴普惠体 2.0 45 Light"/>
            <w:lang w:val="en-US" w:eastAsia="zh-CN"/>
            <w:rPrChange w:id="3939" w:author="成成" w:date="2025-09-18T15:40:09Z">
              <w:rPr>
                <w:rFonts w:hint="eastAsia" w:ascii="阿里巴巴普惠体 2.0 45 Light" w:hAnsi="阿里巴巴普惠体 2.0 45 Light" w:eastAsia="阿里巴巴普惠体 2.0 45 Light" w:cs="阿里巴巴普惠体 2.0 45 Light"/>
                <w:lang w:val="en-US" w:eastAsia="zh-CN"/>
              </w:rPr>
            </w:rPrChange>
          </w:rPr>
          <w:fldChar w:fldCharType="end"/>
        </w:r>
      </w:ins>
      <w:del w:id="3941" w:author="成成" w:date="2025-09-18T15:29:50Z">
        <w:r>
          <w:rPr>
            <w:rFonts w:hint="eastAsia" w:ascii="阿里巴巴普惠体 2.0 45 Light" w:hAnsi="阿里巴巴普惠体 2.0 45 Light" w:eastAsia="阿里巴巴普惠体 2.0 45 Light" w:cs="阿里巴巴普惠体 2.0 45 Light"/>
            <w:lang w:val="en-US" w:eastAsia="zh-CN"/>
            <w:rPrChange w:id="3942" w:author="成成" w:date="2025-09-18T15:40:09Z">
              <w:rPr>
                <w:rFonts w:hint="eastAsia" w:ascii="阿里巴巴普惠体 2.0 45 Light" w:hAnsi="阿里巴巴普惠体 2.0 45 Light" w:eastAsia="阿里巴巴普惠体 2.0 45 Light" w:cs="阿里巴巴普惠体 2.0 45 Light"/>
                <w:lang w:val="en-US" w:eastAsia="zh-CN"/>
              </w:rPr>
            </w:rPrChange>
          </w:rPr>
          <w:delText>表39</w:delText>
        </w:r>
      </w:del>
      <w:r>
        <w:rPr>
          <w:rFonts w:hint="eastAsia" w:ascii="阿里巴巴普惠体 2.0 45 Light" w:hAnsi="阿里巴巴普惠体 2.0 45 Light" w:eastAsia="阿里巴巴普惠体 2.0 45 Light" w:cs="阿里巴巴普惠体 2.0 45 Light"/>
          <w:lang w:val="en-US" w:eastAsia="zh-CN"/>
          <w:rPrChange w:id="3944" w:author="成成" w:date="2025-09-18T15:40:09Z">
            <w:rPr>
              <w:rFonts w:hint="eastAsia" w:ascii="阿里巴巴普惠体 2.0 45 Light" w:hAnsi="阿里巴巴普惠体 2.0 45 Light" w:eastAsia="阿里巴巴普惠体 2.0 45 Light" w:cs="阿里巴巴普惠体 2.0 45 Light"/>
              <w:lang w:val="en-US" w:eastAsia="zh-CN"/>
            </w:rPr>
          </w:rPrChange>
        </w:rPr>
        <w:t>所</w:t>
      </w:r>
      <w:r>
        <w:rPr>
          <w:rFonts w:hint="eastAsia" w:ascii="阿里巴巴普惠体 2.0 45 Light" w:hAnsi="阿里巴巴普惠体 2.0 45 Light" w:eastAsia="阿里巴巴普惠体 2.0 45 Light" w:cs="阿里巴巴普惠体 2.0 45 Light"/>
          <w:lang w:val="en-US" w:eastAsia="zh-CN"/>
        </w:rPr>
        <w:t>示</w:t>
      </w:r>
      <w:r>
        <w:rPr>
          <w:rFonts w:hint="eastAsia" w:ascii="阿里巴巴普惠体 2.0 45 Light" w:hAnsi="阿里巴巴普惠体 2.0 45 Light" w:eastAsia="阿里巴巴普惠体 2.0 45 Light" w:cs="阿里巴巴普惠体 2.0 45 Light"/>
        </w:rPr>
        <w:t>。这些参数为只读参数</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无单位量纲</w:t>
      </w:r>
      <w:r>
        <w:rPr>
          <w:rFonts w:hint="eastAsia" w:ascii="阿里巴巴普惠体 2.0 45 Light" w:hAnsi="阿里巴巴普惠体 2.0 45 Light" w:eastAsia="阿里巴巴普惠体 2.0 45 Light" w:cs="阿里巴巴普惠体 2.0 45 Light"/>
        </w:rPr>
        <w:t>。</w:t>
      </w:r>
    </w:p>
    <w:p w14:paraId="3FA0968A">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ins w:id="3945" w:author="成成" w:date="2025-09-18T15:29:46Z">
        <w:bookmarkStart w:id="556" w:name="_Ref173"/>
        <w:r>
          <w:rPr>
            <w:rFonts w:hint="eastAsia" w:ascii="阿里巴巴普惠体 2.0 45 Light" w:hAnsi="阿里巴巴普惠体 2.0 45 Light" w:eastAsia="阿里巴巴普惠体 2.0 45 Light" w:cs="阿里巴巴普惠体 2.0 45 Light"/>
            <w:rPrChange w:id="3946" w:author="成成" w:date="2025-09-18T15:40:04Z">
              <w:rPr/>
            </w:rPrChange>
          </w:rPr>
          <w:t xml:space="preserve">表 </w:t>
        </w:r>
      </w:ins>
      <w:ins w:id="3948" w:author="成成" w:date="2025-09-18T15:29:46Z">
        <w:r>
          <w:rPr>
            <w:rFonts w:hint="eastAsia" w:ascii="阿里巴巴普惠体 2.0 45 Light" w:hAnsi="阿里巴巴普惠体 2.0 45 Light" w:eastAsia="阿里巴巴普惠体 2.0 45 Light" w:cs="阿里巴巴普惠体 2.0 45 Light"/>
            <w:rPrChange w:id="3949" w:author="成成" w:date="2025-09-18T15:40:04Z">
              <w:rPr/>
            </w:rPrChange>
          </w:rPr>
          <w:fldChar w:fldCharType="begin"/>
        </w:r>
      </w:ins>
      <w:ins w:id="3951" w:author="成成" w:date="2025-09-18T15:29:46Z">
        <w:r>
          <w:rPr>
            <w:rFonts w:hint="eastAsia" w:ascii="阿里巴巴普惠体 2.0 45 Light" w:hAnsi="阿里巴巴普惠体 2.0 45 Light" w:eastAsia="阿里巴巴普惠体 2.0 45 Light" w:cs="阿里巴巴普惠体 2.0 45 Light"/>
            <w:rPrChange w:id="3952" w:author="成成" w:date="2025-09-18T15:40:04Z">
              <w:rPr/>
            </w:rPrChange>
          </w:rPr>
          <w:instrText xml:space="preserve"> SEQ 表 \* ARABIC </w:instrText>
        </w:r>
      </w:ins>
      <w:ins w:id="3954" w:author="成成" w:date="2025-09-18T15:29:46Z">
        <w:r>
          <w:rPr>
            <w:rFonts w:hint="eastAsia" w:ascii="阿里巴巴普惠体 2.0 45 Light" w:hAnsi="阿里巴巴普惠体 2.0 45 Light" w:eastAsia="阿里巴巴普惠体 2.0 45 Light" w:cs="阿里巴巴普惠体 2.0 45 Light"/>
            <w:rPrChange w:id="3955" w:author="成成" w:date="2025-09-18T15:40:04Z">
              <w:rPr/>
            </w:rPrChange>
          </w:rPr>
          <w:fldChar w:fldCharType="separate"/>
        </w:r>
      </w:ins>
      <w:ins w:id="3957" w:author="成成" w:date="2025-09-18T16:08:18Z">
        <w:r>
          <w:rPr>
            <w:rFonts w:hint="eastAsia" w:ascii="阿里巴巴普惠体 2.0 45 Light" w:hAnsi="阿里巴巴普惠体 2.0 45 Light" w:eastAsia="阿里巴巴普惠体 2.0 45 Light" w:cs="阿里巴巴普惠体 2.0 45 Light"/>
          </w:rPr>
          <w:t>39</w:t>
        </w:r>
      </w:ins>
      <w:ins w:id="3958" w:author="成成" w:date="2025-09-18T15:29:46Z">
        <w:r>
          <w:rPr>
            <w:rFonts w:hint="eastAsia" w:ascii="阿里巴巴普惠体 2.0 45 Light" w:hAnsi="阿里巴巴普惠体 2.0 45 Light" w:eastAsia="阿里巴巴普惠体 2.0 45 Light" w:cs="阿里巴巴普惠体 2.0 45 Light"/>
            <w:rPrChange w:id="3959" w:author="成成" w:date="2025-09-18T15:40:04Z">
              <w:rPr/>
            </w:rPrChange>
          </w:rPr>
          <w:fldChar w:fldCharType="end"/>
        </w:r>
        <w:bookmarkEnd w:id="556"/>
      </w:ins>
      <w:del w:id="3961" w:author="成成" w:date="2025-09-18T15:29:43Z">
        <w:r>
          <w:rPr>
            <w:rFonts w:hint="eastAsia" w:ascii="阿里巴巴普惠体 2.0 45 Light" w:hAnsi="阿里巴巴普惠体 2.0 45 Light" w:eastAsia="阿里巴巴普惠体 2.0 45 Light" w:cs="阿里巴巴普惠体 2.0 45 Light"/>
            <w:lang w:val="en-US" w:eastAsia="zh-CN"/>
          </w:rPr>
          <w:delText>表39</w:delText>
        </w:r>
      </w:del>
      <w:r>
        <w:rPr>
          <w:rFonts w:hint="eastAsia" w:ascii="阿里巴巴普惠体 2.0 45 Light" w:hAnsi="阿里巴巴普惠体 2.0 45 Light" w:eastAsia="阿里巴巴普惠体 2.0 45 Light" w:cs="阿里巴巴普惠体 2.0 45 Light"/>
        </w:rPr>
        <w:t>各自由度的</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位置实际值</w:t>
      </w:r>
    </w:p>
    <w:tbl>
      <w:tblPr>
        <w:tblStyle w:val="25"/>
        <w:tblW w:w="8228"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2829"/>
        <w:gridCol w:w="1500"/>
        <w:gridCol w:w="2053"/>
      </w:tblGrid>
      <w:tr w14:paraId="730CA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035E65D5">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2829" w:type="dxa"/>
            <w:vAlign w:val="center"/>
          </w:tcPr>
          <w:p w14:paraId="45088F49">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1500" w:type="dxa"/>
            <w:vAlign w:val="center"/>
          </w:tcPr>
          <w:p w14:paraId="33173CE0">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c>
          <w:tcPr>
            <w:tcW w:w="2053" w:type="dxa"/>
            <w:vAlign w:val="center"/>
          </w:tcPr>
          <w:p w14:paraId="4AC0AE53">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范围</w:t>
            </w:r>
          </w:p>
        </w:tc>
      </w:tr>
      <w:tr w14:paraId="17625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260F33DA">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1058</w:t>
            </w:r>
          </w:p>
        </w:tc>
        <w:tc>
          <w:tcPr>
            <w:tcW w:w="2829" w:type="dxa"/>
            <w:vAlign w:val="center"/>
          </w:tcPr>
          <w:p w14:paraId="5C58F35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小拇指</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位置实际值</w:t>
            </w:r>
          </w:p>
        </w:tc>
        <w:tc>
          <w:tcPr>
            <w:tcW w:w="1500" w:type="dxa"/>
            <w:vAlign w:val="center"/>
          </w:tcPr>
          <w:p w14:paraId="2EC05F3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1E6205B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565BF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06D7EC6B">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1059</w:t>
            </w:r>
          </w:p>
        </w:tc>
        <w:tc>
          <w:tcPr>
            <w:tcW w:w="2829" w:type="dxa"/>
            <w:vAlign w:val="center"/>
          </w:tcPr>
          <w:p w14:paraId="3F55108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无名指</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位置实际值</w:t>
            </w:r>
          </w:p>
        </w:tc>
        <w:tc>
          <w:tcPr>
            <w:tcW w:w="1500" w:type="dxa"/>
            <w:vAlign w:val="center"/>
          </w:tcPr>
          <w:p w14:paraId="1D50913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0E75216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5C428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5BDA876E">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1060</w:t>
            </w:r>
          </w:p>
        </w:tc>
        <w:tc>
          <w:tcPr>
            <w:tcW w:w="2829" w:type="dxa"/>
            <w:vAlign w:val="center"/>
          </w:tcPr>
          <w:p w14:paraId="3ECEC8A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中指</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位置实际值</w:t>
            </w:r>
          </w:p>
        </w:tc>
        <w:tc>
          <w:tcPr>
            <w:tcW w:w="1500" w:type="dxa"/>
            <w:vAlign w:val="center"/>
          </w:tcPr>
          <w:p w14:paraId="5C06F37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03F8208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616C1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4F17676E">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1061</w:t>
            </w:r>
          </w:p>
        </w:tc>
        <w:tc>
          <w:tcPr>
            <w:tcW w:w="2829" w:type="dxa"/>
            <w:vAlign w:val="center"/>
          </w:tcPr>
          <w:p w14:paraId="5B828AC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食指</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位置实际值</w:t>
            </w:r>
          </w:p>
        </w:tc>
        <w:tc>
          <w:tcPr>
            <w:tcW w:w="1500" w:type="dxa"/>
            <w:vAlign w:val="center"/>
          </w:tcPr>
          <w:p w14:paraId="72C33F0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2E8F337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23313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56C147F9">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1062</w:t>
            </w:r>
          </w:p>
        </w:tc>
        <w:tc>
          <w:tcPr>
            <w:tcW w:w="2829" w:type="dxa"/>
            <w:vAlign w:val="center"/>
          </w:tcPr>
          <w:p w14:paraId="7558F62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大拇指弯曲</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位置实际值</w:t>
            </w:r>
          </w:p>
        </w:tc>
        <w:tc>
          <w:tcPr>
            <w:tcW w:w="1500" w:type="dxa"/>
            <w:vAlign w:val="center"/>
          </w:tcPr>
          <w:p w14:paraId="2912A12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2BF5B69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2BF60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1F996389">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1063</w:t>
            </w:r>
          </w:p>
        </w:tc>
        <w:tc>
          <w:tcPr>
            <w:tcW w:w="2829" w:type="dxa"/>
            <w:vAlign w:val="center"/>
          </w:tcPr>
          <w:p w14:paraId="790B700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大拇指旋转</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位置实际值</w:t>
            </w:r>
          </w:p>
        </w:tc>
        <w:tc>
          <w:tcPr>
            <w:tcW w:w="1500" w:type="dxa"/>
            <w:vAlign w:val="center"/>
          </w:tcPr>
          <w:p w14:paraId="77C6382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39675D8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bl>
    <w:p w14:paraId="6871EC58">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0表示：</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最短行程，对应手指角度的最大值。</w:t>
      </w:r>
    </w:p>
    <w:p w14:paraId="7EB521ED">
      <w:pPr>
        <w:pStyle w:val="12"/>
        <w:tabs>
          <w:tab w:val="left" w:pos="420"/>
          <w:tab w:val="left" w:pos="851"/>
        </w:tabs>
        <w:rPr>
          <w:rFonts w:hint="eastAsia" w:ascii="阿里巴巴普惠体 2.0 45 Light" w:hAnsi="阿里巴巴普惠体 2.0 45 Light" w:eastAsia="阿里巴巴普惠体 2.0 45 Light" w:cs="阿里巴巴普惠体 2.0 45 Light"/>
        </w:rPr>
        <w:pPrChange w:id="3962" w:author="成成" w:date="2025-09-18T15:30:05Z">
          <w:pPr>
            <w:pStyle w:val="32"/>
            <w:ind w:firstLine="470"/>
          </w:pPr>
        </w:pPrChange>
      </w:pPr>
      <w:r>
        <w:rPr>
          <w:rFonts w:hint="eastAsia" w:ascii="阿里巴巴普惠体 2.0 45 Light" w:hAnsi="阿里巴巴普惠体 2.0 45 Light" w:eastAsia="阿里巴巴普惠体 2.0 45 Light" w:cs="阿里巴巴普惠体 2.0 45 Light"/>
        </w:rPr>
        <w:t>2000表示：</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最大行程，对应手指角度的最小值。</w:t>
      </w:r>
    </w:p>
    <w:p w14:paraId="2D2F2FE9">
      <w:pPr>
        <w:pStyle w:val="5"/>
        <w:numPr>
          <w:ilvl w:val="-1"/>
          <w:numId w:val="0"/>
        </w:numPr>
        <w:ind w:left="397" w:firstLine="0"/>
        <w:rPr>
          <w:rFonts w:hint="default" w:ascii="阿里巴巴普惠体 2.0 45 Light" w:hAnsi="阿里巴巴普惠体 2.0 45 Light" w:eastAsia="阿里巴巴普惠体 2.0 45 Light" w:cs="阿里巴巴普惠体 2.0 45 Light"/>
          <w:lang w:val="en-US" w:eastAsia="zh-CN"/>
        </w:rPr>
      </w:pPr>
      <w:bookmarkStart w:id="557" w:name="_Toc15937"/>
      <w:bookmarkStart w:id="558" w:name="_Toc4522"/>
      <w:bookmarkStart w:id="559" w:name="_Toc3821221"/>
      <w:bookmarkStart w:id="560" w:name="_Toc21939216"/>
      <w:bookmarkStart w:id="561" w:name="_Toc15147"/>
      <w:bookmarkStart w:id="562" w:name="_Toc15004"/>
      <w:bookmarkStart w:id="563" w:name="_Toc23999"/>
      <w:bookmarkStart w:id="564" w:name="_Toc21007"/>
      <w:bookmarkStart w:id="565" w:name="_Toc20861"/>
      <w:bookmarkStart w:id="566" w:name="_Toc30369"/>
      <w:bookmarkStart w:id="567" w:name="_Toc7063"/>
      <w:bookmarkStart w:id="568" w:name="_Toc31068"/>
      <w:bookmarkStart w:id="569" w:name="_Toc6098"/>
      <w:bookmarkStart w:id="570" w:name="_Toc797051"/>
      <w:r>
        <w:rPr>
          <w:rFonts w:hint="eastAsia" w:ascii="阿里巴巴普惠体 2.0 45 Light" w:hAnsi="阿里巴巴普惠体 2.0 45 Light" w:eastAsia="阿里巴巴普惠体 2.0 45 Light" w:cs="阿里巴巴普惠体 2.0 45 Light"/>
          <w:lang w:val="en-US" w:eastAsia="zh-CN"/>
        </w:rPr>
        <w:t xml:space="preserve">2.5.15 </w:t>
      </w:r>
      <w:r>
        <w:rPr>
          <w:rFonts w:hint="eastAsia" w:ascii="阿里巴巴普惠体 2.0 45 Light" w:hAnsi="阿里巴巴普惠体 2.0 45 Light" w:eastAsia="阿里巴巴普惠体 2.0 45 Light" w:cs="阿里巴巴普惠体 2.0 45 Light"/>
          <w:b/>
          <w:bCs/>
          <w:rPrChange w:id="3963" w:author="成成" w:date="2025-09-18T16:17:03Z">
            <w:rPr>
              <w:rFonts w:hint="eastAsia" w:ascii="阿里巴巴普惠体 2.0 45 Light" w:hAnsi="阿里巴巴普惠体 2.0 45 Light" w:eastAsia="阿里巴巴普惠体 2.0 45 Light" w:cs="阿里巴巴普惠体 2.0 45 Light"/>
            </w:rPr>
          </w:rPrChange>
        </w:rPr>
        <w:t>各自由度的角度实际值</w:t>
      </w:r>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p>
    <w:p w14:paraId="070D196A">
      <w:pPr>
        <w:pStyle w:val="32"/>
        <w:ind w:firstLine="47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此寄存器组由六个寄存器组成，分别对应灵巧手六个自由度当前实际</w:t>
      </w:r>
      <w:r>
        <w:rPr>
          <w:rFonts w:hint="eastAsia" w:ascii="阿里巴巴普惠体 2.0 45 Light" w:hAnsi="阿里巴巴普惠体 2.0 45 Light" w:eastAsia="阿里巴巴普惠体 2.0 45 Light" w:cs="阿里巴巴普惠体 2.0 45 Light"/>
          <w:lang w:val="en-US" w:eastAsia="zh-CN"/>
        </w:rPr>
        <w:t>角度</w:t>
      </w:r>
      <w:r>
        <w:rPr>
          <w:rFonts w:hint="eastAsia" w:ascii="阿里巴巴普惠体 2.0 45 Light" w:hAnsi="阿里巴巴普惠体 2.0 45 Light" w:eastAsia="阿里巴巴普惠体 2.0 45 Light" w:cs="阿里巴巴普惠体 2.0 45 Light"/>
        </w:rPr>
        <w:t>，具体说明</w:t>
      </w:r>
      <w:r>
        <w:rPr>
          <w:rFonts w:hint="eastAsia" w:ascii="阿里巴巴普惠体 2.0 45 Light" w:hAnsi="阿里巴巴普惠体 2.0 45 Light" w:eastAsia="阿里巴巴普惠体 2.0 45 Light" w:cs="阿里巴巴普惠体 2.0 45 Light"/>
          <w:lang w:val="en-US" w:eastAsia="zh-CN"/>
        </w:rPr>
        <w:t>如下</w:t>
      </w:r>
      <w:ins w:id="3964" w:author="成成" w:date="2025-09-18T15:30:15Z">
        <w:r>
          <w:rPr>
            <w:rFonts w:hint="eastAsia" w:ascii="阿里巴巴普惠体 2.0 45 Light" w:hAnsi="阿里巴巴普惠体 2.0 45 Light" w:eastAsia="阿里巴巴普惠体 2.0 45 Light" w:cs="阿里巴巴普惠体 2.0 45 Light"/>
            <w:lang w:val="en-US" w:eastAsia="zh-CN"/>
            <w:rPrChange w:id="3965" w:author="成成" w:date="2025-09-18T15:39:54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3967" w:author="成成" w:date="2025-09-18T15:30:15Z">
        <w:r>
          <w:rPr>
            <w:rFonts w:hint="eastAsia" w:ascii="阿里巴巴普惠体 2.0 45 Light" w:hAnsi="阿里巴巴普惠体 2.0 45 Light" w:eastAsia="阿里巴巴普惠体 2.0 45 Light" w:cs="阿里巴巴普惠体 2.0 45 Light"/>
            <w:lang w:val="en-US" w:eastAsia="zh-CN"/>
            <w:rPrChange w:id="3968" w:author="成成" w:date="2025-09-18T15:39:54Z">
              <w:rPr>
                <w:rFonts w:hint="eastAsia" w:ascii="阿里巴巴普惠体 2.0 45 Light" w:hAnsi="阿里巴巴普惠体 2.0 45 Light" w:eastAsia="阿里巴巴普惠体 2.0 45 Light" w:cs="阿里巴巴普惠体 2.0 45 Light"/>
                <w:lang w:val="en-US" w:eastAsia="zh-CN"/>
              </w:rPr>
            </w:rPrChange>
          </w:rPr>
          <w:instrText xml:space="preserve"> REF _Ref235 \h </w:instrText>
        </w:r>
      </w:ins>
      <w:ins w:id="3970" w:author="成成" w:date="2025-09-18T15:30:15Z">
        <w:r>
          <w:rPr>
            <w:rFonts w:hint="eastAsia" w:ascii="阿里巴巴普惠体 2.0 45 Light" w:hAnsi="阿里巴巴普惠体 2.0 45 Light" w:eastAsia="阿里巴巴普惠体 2.0 45 Light" w:cs="阿里巴巴普惠体 2.0 45 Light"/>
            <w:lang w:val="en-US" w:eastAsia="zh-CN"/>
            <w:rPrChange w:id="3971" w:author="成成" w:date="2025-09-18T15:39:54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3973" w:author="成成" w:date="2025-09-18T15:30:15Z">
        <w:r>
          <w:rPr>
            <w:rFonts w:hint="eastAsia" w:ascii="阿里巴巴普惠体 2.0 45 Light" w:hAnsi="阿里巴巴普惠体 2.0 45 Light" w:eastAsia="阿里巴巴普惠体 2.0 45 Light" w:cs="阿里巴巴普惠体 2.0 45 Light"/>
            <w:rPrChange w:id="3974" w:author="成成" w:date="2025-09-18T15:39:54Z">
              <w:rPr/>
            </w:rPrChange>
          </w:rPr>
          <w:t>表 40</w:t>
        </w:r>
      </w:ins>
      <w:ins w:id="3976" w:author="成成" w:date="2025-09-18T15:30:15Z">
        <w:r>
          <w:rPr>
            <w:rFonts w:hint="eastAsia" w:ascii="阿里巴巴普惠体 2.0 45 Light" w:hAnsi="阿里巴巴普惠体 2.0 45 Light" w:eastAsia="阿里巴巴普惠体 2.0 45 Light" w:cs="阿里巴巴普惠体 2.0 45 Light"/>
            <w:lang w:val="en-US" w:eastAsia="zh-CN"/>
            <w:rPrChange w:id="3977" w:author="成成" w:date="2025-09-18T15:39:54Z">
              <w:rPr>
                <w:rFonts w:hint="eastAsia" w:ascii="阿里巴巴普惠体 2.0 45 Light" w:hAnsi="阿里巴巴普惠体 2.0 45 Light" w:eastAsia="阿里巴巴普惠体 2.0 45 Light" w:cs="阿里巴巴普惠体 2.0 45 Light"/>
                <w:lang w:val="en-US" w:eastAsia="zh-CN"/>
              </w:rPr>
            </w:rPrChange>
          </w:rPr>
          <w:fldChar w:fldCharType="end"/>
        </w:r>
      </w:ins>
      <w:del w:id="3979" w:author="成成" w:date="2025-09-18T15:30:09Z">
        <w:r>
          <w:rPr>
            <w:rFonts w:hint="eastAsia" w:ascii="阿里巴巴普惠体 2.0 45 Light" w:hAnsi="阿里巴巴普惠体 2.0 45 Light" w:eastAsia="阿里巴巴普惠体 2.0 45 Light" w:cs="阿里巴巴普惠体 2.0 45 Light"/>
            <w:lang w:val="en-US" w:eastAsia="zh-CN"/>
          </w:rPr>
          <w:delText>表40</w:delText>
        </w:r>
      </w:del>
      <w:r>
        <w:rPr>
          <w:rFonts w:hint="eastAsia" w:ascii="阿里巴巴普惠体 2.0 45 Light" w:hAnsi="阿里巴巴普惠体 2.0 45 Light" w:eastAsia="阿里巴巴普惠体 2.0 45 Light" w:cs="阿里巴巴普惠体 2.0 45 Light"/>
          <w:lang w:val="en-US" w:eastAsia="zh-CN"/>
        </w:rPr>
        <w:t>所示</w:t>
      </w:r>
      <w:r>
        <w:rPr>
          <w:rFonts w:hint="eastAsia" w:ascii="阿里巴巴普惠体 2.0 45 Light" w:hAnsi="阿里巴巴普惠体 2.0 45 Light" w:eastAsia="阿里巴巴普惠体 2.0 45 Light" w:cs="阿里巴巴普惠体 2.0 45 Light"/>
        </w:rPr>
        <w:t>。这些参数为只读参数</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单位：0.1度</w:t>
      </w:r>
      <w:r>
        <w:rPr>
          <w:rFonts w:hint="eastAsia" w:ascii="阿里巴巴普惠体 2.0 45 Light" w:hAnsi="阿里巴巴普惠体 2.0 45 Light" w:eastAsia="阿里巴巴普惠体 2.0 45 Light" w:cs="阿里巴巴普惠体 2.0 45 Light"/>
        </w:rPr>
        <w:t>。</w:t>
      </w:r>
    </w:p>
    <w:p w14:paraId="6D0C09A0">
      <w:pPr>
        <w:pStyle w:val="3"/>
        <w:ind w:firstLine="0" w:firstLineChars="0"/>
        <w:jc w:val="center"/>
        <w:rPr>
          <w:rFonts w:hint="eastAsia" w:ascii="阿里巴巴普惠体 2.0 45 Light" w:hAnsi="阿里巴巴普惠体 2.0 45 Light" w:eastAsia="阿里巴巴普惠体 2.0 45 Light" w:cs="阿里巴巴普惠体 2.0 45 Light"/>
          <w:lang w:val="en-US" w:eastAsia="zh-CN"/>
        </w:rPr>
      </w:pPr>
      <w:ins w:id="3980" w:author="成成" w:date="2025-09-18T15:30:04Z">
        <w:bookmarkStart w:id="571" w:name="_Ref235"/>
        <w:r>
          <w:rPr/>
          <w:t xml:space="preserve">表 </w:t>
        </w:r>
      </w:ins>
      <w:ins w:id="3981" w:author="成成" w:date="2025-09-18T15:30:04Z">
        <w:r>
          <w:rPr/>
          <w:fldChar w:fldCharType="begin"/>
        </w:r>
      </w:ins>
      <w:ins w:id="3982" w:author="成成" w:date="2025-09-18T15:30:04Z">
        <w:r>
          <w:rPr/>
          <w:instrText xml:space="preserve"> SEQ 表 \* ARABIC </w:instrText>
        </w:r>
      </w:ins>
      <w:ins w:id="3983" w:author="成成" w:date="2025-09-18T15:30:04Z">
        <w:r>
          <w:rPr/>
          <w:fldChar w:fldCharType="separate"/>
        </w:r>
      </w:ins>
      <w:ins w:id="3984" w:author="成成" w:date="2025-09-18T16:08:18Z">
        <w:r>
          <w:rPr/>
          <w:t>40</w:t>
        </w:r>
      </w:ins>
      <w:ins w:id="3985" w:author="成成" w:date="2025-09-18T15:30:04Z">
        <w:r>
          <w:rPr/>
          <w:fldChar w:fldCharType="end"/>
        </w:r>
        <w:bookmarkEnd w:id="571"/>
      </w:ins>
      <w:del w:id="3986" w:author="成成" w:date="2025-09-18T15:30:01Z">
        <w:r>
          <w:rPr>
            <w:rFonts w:hint="eastAsia" w:ascii="阿里巴巴普惠体 2.0 45 Light" w:hAnsi="阿里巴巴普惠体 2.0 45 Light" w:eastAsia="阿里巴巴普惠体 2.0 45 Light" w:cs="阿里巴巴普惠体 2.0 45 Light"/>
            <w:lang w:val="en-US" w:eastAsia="zh-CN"/>
          </w:rPr>
          <w:delText>表40</w:delText>
        </w:r>
      </w:del>
      <w:r>
        <w:rPr>
          <w:rFonts w:hint="eastAsia" w:ascii="阿里巴巴普惠体 2.0 45 Light" w:hAnsi="阿里巴巴普惠体 2.0 45 Light" w:eastAsia="阿里巴巴普惠体 2.0 45 Light" w:cs="阿里巴巴普惠体 2.0 45 Light"/>
        </w:rPr>
        <w:t>各自由度的角度实际值</w:t>
      </w:r>
    </w:p>
    <w:tbl>
      <w:tblPr>
        <w:tblStyle w:val="25"/>
        <w:tblW w:w="8228"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2829"/>
        <w:gridCol w:w="1500"/>
        <w:gridCol w:w="2053"/>
      </w:tblGrid>
      <w:tr w14:paraId="6853F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4731708B">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2829" w:type="dxa"/>
            <w:vAlign w:val="center"/>
          </w:tcPr>
          <w:p w14:paraId="529C4BAF">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1500" w:type="dxa"/>
            <w:vAlign w:val="center"/>
          </w:tcPr>
          <w:p w14:paraId="5F941608">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c>
          <w:tcPr>
            <w:tcW w:w="2053" w:type="dxa"/>
            <w:vAlign w:val="center"/>
          </w:tcPr>
          <w:p w14:paraId="64A3FD45">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范围</w:t>
            </w:r>
          </w:p>
        </w:tc>
      </w:tr>
      <w:tr w14:paraId="6C893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25CD0267">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1064</w:t>
            </w:r>
          </w:p>
        </w:tc>
        <w:tc>
          <w:tcPr>
            <w:tcW w:w="2829" w:type="dxa"/>
            <w:vAlign w:val="center"/>
          </w:tcPr>
          <w:p w14:paraId="6BCC70F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小拇指角度实际值</w:t>
            </w:r>
          </w:p>
        </w:tc>
        <w:tc>
          <w:tcPr>
            <w:tcW w:w="1500" w:type="dxa"/>
            <w:vAlign w:val="center"/>
          </w:tcPr>
          <w:p w14:paraId="47EF723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1771D68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900</w:t>
            </w:r>
            <w:r>
              <w:rPr>
                <w:rFonts w:hint="eastAsia" w:ascii="阿里巴巴普惠体 2.0 45 Light" w:hAnsi="阿里巴巴普惠体 2.0 45 Light" w:eastAsia="阿里巴巴普惠体 2.0 45 Light" w:cs="阿里巴巴普惠体 2.0 45 Light"/>
              </w:rPr>
              <w:t>-1</w:t>
            </w:r>
            <w:r>
              <w:rPr>
                <w:rFonts w:hint="eastAsia" w:ascii="阿里巴巴普惠体 2.0 45 Light" w:hAnsi="阿里巴巴普惠体 2.0 45 Light" w:eastAsia="阿里巴巴普惠体 2.0 45 Light" w:cs="阿里巴巴普惠体 2.0 45 Light"/>
                <w:lang w:val="en-US" w:eastAsia="zh-CN"/>
              </w:rPr>
              <w:t>7</w:t>
            </w:r>
            <w:ins w:id="3987" w:author="成成" w:date="2025-09-17T11:39:54Z">
              <w:r>
                <w:rPr>
                  <w:rFonts w:hint="eastAsia" w:ascii="阿里巴巴普惠体 2.0 45 Light" w:hAnsi="阿里巴巴普惠体 2.0 45 Light" w:eastAsia="阿里巴巴普惠体 2.0 45 Light" w:cs="阿里巴巴普惠体 2.0 45 Light"/>
                  <w:lang w:val="en-US" w:eastAsia="zh-CN"/>
                </w:rPr>
                <w:t>4</w:t>
              </w:r>
            </w:ins>
            <w:del w:id="3988" w:author="成成" w:date="2025-09-17T11:39:54Z">
              <w:r>
                <w:rPr>
                  <w:rFonts w:hint="eastAsia" w:ascii="阿里巴巴普惠体 2.0 45 Light" w:hAnsi="阿里巴巴普惠体 2.0 45 Light" w:eastAsia="阿里巴巴普惠体 2.0 45 Light" w:cs="阿里巴巴普惠体 2.0 45 Light"/>
                  <w:lang w:val="en-US" w:eastAsia="zh-CN"/>
                </w:rPr>
                <w:delText>2</w:delText>
              </w:r>
            </w:del>
            <w:r>
              <w:rPr>
                <w:rFonts w:hint="eastAsia" w:ascii="阿里巴巴普惠体 2.0 45 Light" w:hAnsi="阿里巴巴普惠体 2.0 45 Light" w:eastAsia="阿里巴巴普惠体 2.0 45 Light" w:cs="阿里巴巴普惠体 2.0 45 Light"/>
              </w:rPr>
              <w:t>0</w:t>
            </w:r>
          </w:p>
        </w:tc>
      </w:tr>
      <w:tr w14:paraId="08AE7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6FBB0630">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1065</w:t>
            </w:r>
          </w:p>
        </w:tc>
        <w:tc>
          <w:tcPr>
            <w:tcW w:w="2829" w:type="dxa"/>
            <w:vAlign w:val="center"/>
          </w:tcPr>
          <w:p w14:paraId="5AEDBB3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无名指角度实际值</w:t>
            </w:r>
          </w:p>
        </w:tc>
        <w:tc>
          <w:tcPr>
            <w:tcW w:w="1500" w:type="dxa"/>
            <w:vAlign w:val="center"/>
          </w:tcPr>
          <w:p w14:paraId="0EEC6C1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26BA8BE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900</w:t>
            </w:r>
            <w:r>
              <w:rPr>
                <w:rFonts w:hint="eastAsia" w:ascii="阿里巴巴普惠体 2.0 45 Light" w:hAnsi="阿里巴巴普惠体 2.0 45 Light" w:eastAsia="阿里巴巴普惠体 2.0 45 Light" w:cs="阿里巴巴普惠体 2.0 45 Light"/>
              </w:rPr>
              <w:t>-1</w:t>
            </w:r>
            <w:r>
              <w:rPr>
                <w:rFonts w:hint="eastAsia" w:ascii="阿里巴巴普惠体 2.0 45 Light" w:hAnsi="阿里巴巴普惠体 2.0 45 Light" w:eastAsia="阿里巴巴普惠体 2.0 45 Light" w:cs="阿里巴巴普惠体 2.0 45 Light"/>
                <w:lang w:val="en-US" w:eastAsia="zh-CN"/>
              </w:rPr>
              <w:t>7</w:t>
            </w:r>
            <w:ins w:id="3989" w:author="成成" w:date="2025-09-17T11:39:59Z">
              <w:r>
                <w:rPr>
                  <w:rFonts w:hint="eastAsia" w:ascii="阿里巴巴普惠体 2.0 45 Light" w:hAnsi="阿里巴巴普惠体 2.0 45 Light" w:eastAsia="阿里巴巴普惠体 2.0 45 Light" w:cs="阿里巴巴普惠体 2.0 45 Light"/>
                  <w:lang w:val="en-US" w:eastAsia="zh-CN"/>
                </w:rPr>
                <w:t>4</w:t>
              </w:r>
            </w:ins>
            <w:del w:id="3990" w:author="成成" w:date="2025-09-17T11:39:58Z">
              <w:r>
                <w:rPr>
                  <w:rFonts w:hint="eastAsia" w:ascii="阿里巴巴普惠体 2.0 45 Light" w:hAnsi="阿里巴巴普惠体 2.0 45 Light" w:eastAsia="阿里巴巴普惠体 2.0 45 Light" w:cs="阿里巴巴普惠体 2.0 45 Light"/>
                  <w:lang w:val="en-US" w:eastAsia="zh-CN"/>
                </w:rPr>
                <w:delText>2</w:delText>
              </w:r>
            </w:del>
            <w:r>
              <w:rPr>
                <w:rFonts w:hint="eastAsia" w:ascii="阿里巴巴普惠体 2.0 45 Light" w:hAnsi="阿里巴巴普惠体 2.0 45 Light" w:eastAsia="阿里巴巴普惠体 2.0 45 Light" w:cs="阿里巴巴普惠体 2.0 45 Light"/>
              </w:rPr>
              <w:t>0</w:t>
            </w:r>
          </w:p>
        </w:tc>
      </w:tr>
      <w:tr w14:paraId="4C47B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1846" w:type="dxa"/>
            <w:vAlign w:val="center"/>
          </w:tcPr>
          <w:p w14:paraId="4F3878DA">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1066</w:t>
            </w:r>
          </w:p>
        </w:tc>
        <w:tc>
          <w:tcPr>
            <w:tcW w:w="2829" w:type="dxa"/>
            <w:vAlign w:val="center"/>
          </w:tcPr>
          <w:p w14:paraId="41CCF3D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中指角度实际值</w:t>
            </w:r>
          </w:p>
        </w:tc>
        <w:tc>
          <w:tcPr>
            <w:tcW w:w="1500" w:type="dxa"/>
            <w:vAlign w:val="center"/>
          </w:tcPr>
          <w:p w14:paraId="6BA7738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4AD50FD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900</w:t>
            </w:r>
            <w:r>
              <w:rPr>
                <w:rFonts w:hint="eastAsia" w:ascii="阿里巴巴普惠体 2.0 45 Light" w:hAnsi="阿里巴巴普惠体 2.0 45 Light" w:eastAsia="阿里巴巴普惠体 2.0 45 Light" w:cs="阿里巴巴普惠体 2.0 45 Light"/>
              </w:rPr>
              <w:t>-1</w:t>
            </w:r>
            <w:r>
              <w:rPr>
                <w:rFonts w:hint="eastAsia" w:ascii="阿里巴巴普惠体 2.0 45 Light" w:hAnsi="阿里巴巴普惠体 2.0 45 Light" w:eastAsia="阿里巴巴普惠体 2.0 45 Light" w:cs="阿里巴巴普惠体 2.0 45 Light"/>
                <w:lang w:val="en-US" w:eastAsia="zh-CN"/>
              </w:rPr>
              <w:t>7</w:t>
            </w:r>
            <w:ins w:id="3991" w:author="成成" w:date="2025-09-17T11:40:02Z">
              <w:r>
                <w:rPr>
                  <w:rFonts w:hint="eastAsia" w:ascii="阿里巴巴普惠体 2.0 45 Light" w:hAnsi="阿里巴巴普惠体 2.0 45 Light" w:eastAsia="阿里巴巴普惠体 2.0 45 Light" w:cs="阿里巴巴普惠体 2.0 45 Light"/>
                  <w:lang w:val="en-US" w:eastAsia="zh-CN"/>
                </w:rPr>
                <w:t>4</w:t>
              </w:r>
            </w:ins>
            <w:del w:id="3992" w:author="成成" w:date="2025-09-17T11:40:02Z">
              <w:r>
                <w:rPr>
                  <w:rFonts w:hint="eastAsia" w:ascii="阿里巴巴普惠体 2.0 45 Light" w:hAnsi="阿里巴巴普惠体 2.0 45 Light" w:eastAsia="阿里巴巴普惠体 2.0 45 Light" w:cs="阿里巴巴普惠体 2.0 45 Light"/>
                  <w:lang w:val="en-US" w:eastAsia="zh-CN"/>
                </w:rPr>
                <w:delText>2</w:delText>
              </w:r>
            </w:del>
            <w:r>
              <w:rPr>
                <w:rFonts w:hint="eastAsia" w:ascii="阿里巴巴普惠体 2.0 45 Light" w:hAnsi="阿里巴巴普惠体 2.0 45 Light" w:eastAsia="阿里巴巴普惠体 2.0 45 Light" w:cs="阿里巴巴普惠体 2.0 45 Light"/>
              </w:rPr>
              <w:t>0</w:t>
            </w:r>
          </w:p>
        </w:tc>
      </w:tr>
      <w:tr w14:paraId="167ED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5935011F">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1067</w:t>
            </w:r>
          </w:p>
        </w:tc>
        <w:tc>
          <w:tcPr>
            <w:tcW w:w="2829" w:type="dxa"/>
            <w:vAlign w:val="center"/>
          </w:tcPr>
          <w:p w14:paraId="68C03B1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食指角度实际值</w:t>
            </w:r>
          </w:p>
        </w:tc>
        <w:tc>
          <w:tcPr>
            <w:tcW w:w="1500" w:type="dxa"/>
            <w:vAlign w:val="center"/>
          </w:tcPr>
          <w:p w14:paraId="5707937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0EB0E36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900</w:t>
            </w:r>
            <w:r>
              <w:rPr>
                <w:rFonts w:hint="eastAsia" w:ascii="阿里巴巴普惠体 2.0 45 Light" w:hAnsi="阿里巴巴普惠体 2.0 45 Light" w:eastAsia="阿里巴巴普惠体 2.0 45 Light" w:cs="阿里巴巴普惠体 2.0 45 Light"/>
              </w:rPr>
              <w:t>-1</w:t>
            </w:r>
            <w:r>
              <w:rPr>
                <w:rFonts w:hint="eastAsia" w:ascii="阿里巴巴普惠体 2.0 45 Light" w:hAnsi="阿里巴巴普惠体 2.0 45 Light" w:eastAsia="阿里巴巴普惠体 2.0 45 Light" w:cs="阿里巴巴普惠体 2.0 45 Light"/>
                <w:lang w:val="en-US" w:eastAsia="zh-CN"/>
              </w:rPr>
              <w:t>7</w:t>
            </w:r>
            <w:ins w:id="3993" w:author="成成" w:date="2025-09-17T11:40:06Z">
              <w:r>
                <w:rPr>
                  <w:rFonts w:hint="eastAsia" w:ascii="阿里巴巴普惠体 2.0 45 Light" w:hAnsi="阿里巴巴普惠体 2.0 45 Light" w:eastAsia="阿里巴巴普惠体 2.0 45 Light" w:cs="阿里巴巴普惠体 2.0 45 Light"/>
                  <w:lang w:val="en-US" w:eastAsia="zh-CN"/>
                </w:rPr>
                <w:t>4</w:t>
              </w:r>
            </w:ins>
            <w:del w:id="3994" w:author="成成" w:date="2025-09-17T11:40:05Z">
              <w:r>
                <w:rPr>
                  <w:rFonts w:hint="eastAsia" w:ascii="阿里巴巴普惠体 2.0 45 Light" w:hAnsi="阿里巴巴普惠体 2.0 45 Light" w:eastAsia="阿里巴巴普惠体 2.0 45 Light" w:cs="阿里巴巴普惠体 2.0 45 Light"/>
                  <w:lang w:val="en-US" w:eastAsia="zh-CN"/>
                </w:rPr>
                <w:delText>2</w:delText>
              </w:r>
            </w:del>
            <w:r>
              <w:rPr>
                <w:rFonts w:hint="eastAsia" w:ascii="阿里巴巴普惠体 2.0 45 Light" w:hAnsi="阿里巴巴普惠体 2.0 45 Light" w:eastAsia="阿里巴巴普惠体 2.0 45 Light" w:cs="阿里巴巴普惠体 2.0 45 Light"/>
              </w:rPr>
              <w:t>0</w:t>
            </w:r>
          </w:p>
        </w:tc>
      </w:tr>
      <w:tr w14:paraId="09303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5F609C7C">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1068</w:t>
            </w:r>
          </w:p>
        </w:tc>
        <w:tc>
          <w:tcPr>
            <w:tcW w:w="2829" w:type="dxa"/>
            <w:vAlign w:val="center"/>
          </w:tcPr>
          <w:p w14:paraId="63261B9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大拇指弯曲角度实际值</w:t>
            </w:r>
          </w:p>
        </w:tc>
        <w:tc>
          <w:tcPr>
            <w:tcW w:w="1500" w:type="dxa"/>
            <w:vAlign w:val="center"/>
          </w:tcPr>
          <w:p w14:paraId="1CE1D13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622C5B4E">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w:t>
            </w:r>
            <w:ins w:id="3995" w:author="成成" w:date="2025-09-17T11:39:43Z">
              <w:r>
                <w:rPr>
                  <w:rFonts w:hint="eastAsia" w:ascii="阿里巴巴普惠体 2.0 45 Light" w:hAnsi="阿里巴巴普惠体 2.0 45 Light" w:eastAsia="阿里巴巴普惠体 2.0 45 Light" w:cs="阿里巴巴普惠体 2.0 45 Light"/>
                  <w:lang w:val="en-US" w:eastAsia="zh-CN"/>
                </w:rPr>
                <w:t>1</w:t>
              </w:r>
            </w:ins>
            <w:del w:id="3996" w:author="成成" w:date="2025-09-17T11:39:43Z">
              <w:r>
                <w:rPr>
                  <w:rFonts w:hint="eastAsia" w:ascii="阿里巴巴普惠体 2.0 45 Light" w:hAnsi="阿里巴巴普惠体 2.0 45 Light" w:eastAsia="阿里巴巴普惠体 2.0 45 Light" w:cs="阿里巴巴普惠体 2.0 45 Light"/>
                  <w:lang w:val="en-US" w:eastAsia="zh-CN"/>
                </w:rPr>
                <w:delText>2</w:delText>
              </w:r>
            </w:del>
            <w:r>
              <w:rPr>
                <w:rFonts w:hint="eastAsia" w:ascii="阿里巴巴普惠体 2.0 45 Light" w:hAnsi="阿里巴巴普惠体 2.0 45 Light" w:eastAsia="阿里巴巴普惠体 2.0 45 Light" w:cs="阿里巴巴普惠体 2.0 45 Light"/>
                <w:lang w:val="en-US" w:eastAsia="zh-CN"/>
              </w:rPr>
              <w:t>00-1</w:t>
            </w:r>
            <w:ins w:id="3997" w:author="成成" w:date="2025-09-17T11:39:49Z">
              <w:r>
                <w:rPr>
                  <w:rFonts w:hint="eastAsia" w:ascii="阿里巴巴普惠体 2.0 45 Light" w:hAnsi="阿里巴巴普惠体 2.0 45 Light" w:eastAsia="阿里巴巴普惠体 2.0 45 Light" w:cs="阿里巴巴普惠体 2.0 45 Light"/>
                  <w:lang w:val="en-US" w:eastAsia="zh-CN"/>
                </w:rPr>
                <w:t>3</w:t>
              </w:r>
            </w:ins>
            <w:del w:id="3998" w:author="成成" w:date="2025-09-17T11:39:48Z">
              <w:r>
                <w:rPr>
                  <w:rFonts w:hint="eastAsia" w:ascii="阿里巴巴普惠体 2.0 45 Light" w:hAnsi="阿里巴巴普惠体 2.0 45 Light" w:eastAsia="阿里巴巴普惠体 2.0 45 Light" w:cs="阿里巴巴普惠体 2.0 45 Light"/>
                  <w:lang w:val="en-US" w:eastAsia="zh-CN"/>
                </w:rPr>
                <w:delText>4</w:delText>
              </w:r>
            </w:del>
            <w:r>
              <w:rPr>
                <w:rFonts w:hint="eastAsia" w:ascii="阿里巴巴普惠体 2.0 45 Light" w:hAnsi="阿里巴巴普惠体 2.0 45 Light" w:eastAsia="阿里巴巴普惠体 2.0 45 Light" w:cs="阿里巴巴普惠体 2.0 45 Light"/>
                <w:lang w:val="en-US" w:eastAsia="zh-CN"/>
              </w:rPr>
              <w:t>50</w:t>
            </w:r>
          </w:p>
        </w:tc>
      </w:tr>
      <w:tr w14:paraId="651EF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14A9EF11">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1069</w:t>
            </w:r>
          </w:p>
        </w:tc>
        <w:tc>
          <w:tcPr>
            <w:tcW w:w="2829" w:type="dxa"/>
            <w:vAlign w:val="center"/>
          </w:tcPr>
          <w:p w14:paraId="4CA1103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大拇指旋转角度实际值</w:t>
            </w:r>
          </w:p>
        </w:tc>
        <w:tc>
          <w:tcPr>
            <w:tcW w:w="1500" w:type="dxa"/>
            <w:vAlign w:val="center"/>
          </w:tcPr>
          <w:p w14:paraId="4F06FA8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6DEF4D98">
            <w:pPr>
              <w:pStyle w:val="12"/>
              <w:tabs>
                <w:tab w:val="left" w:pos="420"/>
                <w:tab w:val="left" w:pos="851"/>
              </w:tabs>
              <w:ind w:firstLineChars="0"/>
              <w:rPr>
                <w:rFonts w:hint="eastAsia" w:ascii="阿里巴巴普惠体 2.0 45 Light" w:hAnsi="阿里巴巴普惠体 2.0 45 Light" w:eastAsia="阿里巴巴普惠体 2.0 45 Light" w:cs="阿里巴巴普惠体 2.0 45 Light"/>
              </w:rPr>
              <w:pPrChange w:id="3999" w:author="成成" w:date="2025-09-18T15:30:28Z">
                <w:pPr>
                  <w:pStyle w:val="111"/>
                  <w:ind w:firstLine="0" w:firstLineChars="0"/>
                </w:pPr>
              </w:pPrChange>
            </w:pPr>
            <w:ins w:id="4000" w:author="成成" w:date="2025-09-17T11:34:18Z">
              <w:r>
                <w:rPr>
                  <w:rFonts w:hint="eastAsia" w:ascii="阿里巴巴普惠体 2.0 45 Light" w:hAnsi="阿里巴巴普惠体 2.0 45 Light" w:eastAsia="阿里巴巴普惠体 2.0 45 Light" w:cs="阿里巴巴普惠体 2.0 45 Light"/>
                  <w:lang w:val="en-US" w:eastAsia="zh-CN"/>
                </w:rPr>
                <w:t>6</w:t>
              </w:r>
            </w:ins>
            <w:del w:id="4001" w:author="成成" w:date="2025-09-17T11:34:17Z">
              <w:r>
                <w:rPr>
                  <w:rFonts w:hint="eastAsia" w:ascii="阿里巴巴普惠体 2.0 45 Light" w:hAnsi="阿里巴巴普惠体 2.0 45 Light" w:eastAsia="阿里巴巴普惠体 2.0 45 Light" w:cs="阿里巴巴普惠体 2.0 45 Light"/>
                  <w:lang w:val="en-US" w:eastAsia="zh-CN"/>
                </w:rPr>
                <w:delText>5</w:delText>
              </w:r>
            </w:del>
            <w:r>
              <w:rPr>
                <w:rFonts w:hint="eastAsia" w:ascii="阿里巴巴普惠体 2.0 45 Light" w:hAnsi="阿里巴巴普惠体 2.0 45 Light" w:eastAsia="阿里巴巴普惠体 2.0 45 Light" w:cs="阿里巴巴普惠体 2.0 45 Light"/>
                <w:lang w:val="en-US" w:eastAsia="zh-CN"/>
              </w:rPr>
              <w:t>00</w:t>
            </w:r>
            <w:r>
              <w:rPr>
                <w:rFonts w:hint="eastAsia" w:ascii="阿里巴巴普惠体 2.0 45 Light" w:hAnsi="阿里巴巴普惠体 2.0 45 Light" w:eastAsia="阿里巴巴普惠体 2.0 45 Light" w:cs="阿里巴巴普惠体 2.0 45 Light"/>
              </w:rPr>
              <w:t>-1</w:t>
            </w:r>
            <w:r>
              <w:rPr>
                <w:rFonts w:hint="eastAsia" w:ascii="阿里巴巴普惠体 2.0 45 Light" w:hAnsi="阿里巴巴普惠体 2.0 45 Light" w:eastAsia="阿里巴巴普惠体 2.0 45 Light" w:cs="阿里巴巴普惠体 2.0 45 Light"/>
                <w:lang w:val="en-US" w:eastAsia="zh-CN"/>
              </w:rPr>
              <w:t>7</w:t>
            </w:r>
            <w:ins w:id="4002" w:author="成成" w:date="2025-09-17T11:34:22Z">
              <w:r>
                <w:rPr>
                  <w:rFonts w:hint="eastAsia" w:ascii="阿里巴巴普惠体 2.0 45 Light" w:hAnsi="阿里巴巴普惠体 2.0 45 Light" w:eastAsia="阿里巴巴普惠体 2.0 45 Light" w:cs="阿里巴巴普惠体 2.0 45 Light"/>
                  <w:lang w:val="en-US" w:eastAsia="zh-CN"/>
                </w:rPr>
                <w:t>5</w:t>
              </w:r>
            </w:ins>
            <w:del w:id="4003" w:author="成成" w:date="2025-09-17T11:34:21Z">
              <w:r>
                <w:rPr>
                  <w:rFonts w:hint="eastAsia" w:ascii="阿里巴巴普惠体 2.0 45 Light" w:hAnsi="阿里巴巴普惠体 2.0 45 Light" w:eastAsia="阿里巴巴普惠体 2.0 45 Light" w:cs="阿里巴巴普惠体 2.0 45 Light"/>
                </w:rPr>
                <w:delText>0</w:delText>
              </w:r>
            </w:del>
            <w:r>
              <w:rPr>
                <w:rFonts w:hint="eastAsia" w:ascii="阿里巴巴普惠体 2.0 45 Light" w:hAnsi="阿里巴巴普惠体 2.0 45 Light" w:eastAsia="阿里巴巴普惠体 2.0 45 Light" w:cs="阿里巴巴普惠体 2.0 45 Light"/>
              </w:rPr>
              <w:t>0</w:t>
            </w:r>
          </w:p>
        </w:tc>
      </w:tr>
    </w:tbl>
    <w:p w14:paraId="25CAEA05">
      <w:pPr>
        <w:rPr>
          <w:rFonts w:hint="eastAsia" w:ascii="阿里巴巴普惠体 2.0 45 Light" w:hAnsi="阿里巴巴普惠体 2.0 45 Light" w:eastAsia="阿里巴巴普惠体 2.0 45 Light" w:cs="阿里巴巴普惠体 2.0 45 Light"/>
        </w:rPr>
      </w:pPr>
    </w:p>
    <w:p w14:paraId="5B587856">
      <w:pPr>
        <w:pStyle w:val="5"/>
        <w:numPr>
          <w:ilvl w:val="-1"/>
          <w:numId w:val="0"/>
        </w:numPr>
        <w:ind w:left="397" w:firstLine="0"/>
        <w:rPr>
          <w:rFonts w:hint="eastAsia" w:ascii="阿里巴巴普惠体 2.0 45 Light" w:hAnsi="阿里巴巴普惠体 2.0 45 Light" w:eastAsia="阿里巴巴普惠体 2.0 45 Light" w:cs="阿里巴巴普惠体 2.0 45 Light"/>
          <w:b/>
          <w:bCs/>
          <w:rPrChange w:id="4004" w:author="成成" w:date="2025-09-18T16:17:08Z">
            <w:rPr>
              <w:rFonts w:hint="eastAsia" w:ascii="阿里巴巴普惠体 2.0 45 Light" w:hAnsi="阿里巴巴普惠体 2.0 45 Light" w:eastAsia="阿里巴巴普惠体 2.0 45 Light" w:cs="阿里巴巴普惠体 2.0 45 Light"/>
            </w:rPr>
          </w:rPrChange>
        </w:rPr>
      </w:pPr>
      <w:bookmarkStart w:id="572" w:name="_Toc971"/>
      <w:bookmarkStart w:id="573" w:name="_Toc29521"/>
      <w:bookmarkStart w:id="574" w:name="_Toc18060"/>
      <w:bookmarkStart w:id="575" w:name="_Toc21939217"/>
      <w:bookmarkStart w:id="576" w:name="_Toc3821222"/>
      <w:bookmarkStart w:id="577" w:name="_Toc5173"/>
      <w:bookmarkStart w:id="578" w:name="_Toc5650"/>
      <w:bookmarkStart w:id="579" w:name="_Toc797052"/>
      <w:bookmarkStart w:id="580" w:name="_Toc6095"/>
      <w:bookmarkStart w:id="581" w:name="_Toc17204"/>
      <w:bookmarkStart w:id="582" w:name="_Toc18209"/>
      <w:bookmarkStart w:id="583" w:name="_Toc30279"/>
      <w:bookmarkStart w:id="584" w:name="_Toc7667"/>
      <w:bookmarkStart w:id="585" w:name="_Toc4605"/>
      <w:r>
        <w:rPr>
          <w:rFonts w:hint="eastAsia" w:ascii="阿里巴巴普惠体 2.0 45 Light" w:hAnsi="阿里巴巴普惠体 2.0 45 Light" w:eastAsia="阿里巴巴普惠体 2.0 45 Light" w:cs="阿里巴巴普惠体 2.0 45 Light"/>
          <w:lang w:val="en-US" w:eastAsia="zh-CN"/>
        </w:rPr>
        <w:t xml:space="preserve">2.5.16 </w:t>
      </w:r>
      <w:r>
        <w:rPr>
          <w:rFonts w:hint="eastAsia" w:ascii="阿里巴巴普惠体 2.0 45 Light" w:hAnsi="阿里巴巴普惠体 2.0 45 Light" w:eastAsia="阿里巴巴普惠体 2.0 45 Light" w:cs="阿里巴巴普惠体 2.0 45 Light"/>
          <w:b/>
          <w:bCs/>
          <w:rPrChange w:id="4005" w:author="成成" w:date="2025-09-18T16:17:08Z">
            <w:rPr>
              <w:rFonts w:hint="eastAsia" w:ascii="阿里巴巴普惠体 2.0 45 Light" w:hAnsi="阿里巴巴普惠体 2.0 45 Light" w:eastAsia="阿里巴巴普惠体 2.0 45 Light" w:cs="阿里巴巴普惠体 2.0 45 Light"/>
            </w:rPr>
          </w:rPrChange>
        </w:rPr>
        <w:t>各手指的实际受力</w:t>
      </w:r>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p>
    <w:p w14:paraId="5D7E2B41">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此寄存器组由六个寄存器组成，分别对应灵巧手六个手指</w:t>
      </w:r>
      <w:ins w:id="4006" w:author="成成" w:date="2025-09-17T10:51:56Z">
        <w:r>
          <w:rPr>
            <w:rFonts w:hint="eastAsia" w:ascii="阿里巴巴普惠体 2.0 45 Light" w:hAnsi="阿里巴巴普惠体 2.0 45 Light" w:eastAsia="阿里巴巴普惠体 2.0 45 Light" w:cs="阿里巴巴普惠体 2.0 45 Light"/>
            <w:lang w:val="en-US" w:eastAsia="zh-CN"/>
          </w:rPr>
          <w:t>尖</w:t>
        </w:r>
      </w:ins>
      <w:r>
        <w:rPr>
          <w:rFonts w:hint="eastAsia" w:ascii="阿里巴巴普惠体 2.0 45 Light" w:hAnsi="阿里巴巴普惠体 2.0 45 Light" w:eastAsia="阿里巴巴普惠体 2.0 45 Light" w:cs="阿里巴巴普惠体 2.0 45 Light"/>
        </w:rPr>
        <w:t>的实际受力值，具体说明</w:t>
      </w:r>
      <w:r>
        <w:rPr>
          <w:rFonts w:hint="eastAsia" w:ascii="阿里巴巴普惠体 2.0 45 Light" w:hAnsi="阿里巴巴普惠体 2.0 45 Light" w:eastAsia="阿里巴巴普惠体 2.0 45 Light" w:cs="阿里巴巴普惠体 2.0 45 Light"/>
          <w:lang w:val="en-US" w:eastAsia="zh-CN"/>
        </w:rPr>
        <w:t>如下</w:t>
      </w:r>
      <w:ins w:id="4007" w:author="成成" w:date="2025-09-18T15:30:37Z">
        <w:r>
          <w:rPr>
            <w:rFonts w:hint="eastAsia" w:ascii="阿里巴巴普惠体 2.0 45 Light" w:hAnsi="阿里巴巴普惠体 2.0 45 Light" w:eastAsia="阿里巴巴普惠体 2.0 45 Light" w:cs="阿里巴巴普惠体 2.0 45 Light"/>
            <w:lang w:val="en-US" w:eastAsia="zh-CN"/>
            <w:rPrChange w:id="4008" w:author="成成" w:date="2025-09-18T15:39:36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4010" w:author="成成" w:date="2025-09-18T15:30:37Z">
        <w:r>
          <w:rPr>
            <w:rFonts w:hint="eastAsia" w:ascii="阿里巴巴普惠体 2.0 45 Light" w:hAnsi="阿里巴巴普惠体 2.0 45 Light" w:eastAsia="阿里巴巴普惠体 2.0 45 Light" w:cs="阿里巴巴普惠体 2.0 45 Light"/>
            <w:lang w:val="en-US" w:eastAsia="zh-CN"/>
            <w:rPrChange w:id="4011" w:author="成成" w:date="2025-09-18T15:39:36Z">
              <w:rPr>
                <w:rFonts w:hint="eastAsia" w:ascii="阿里巴巴普惠体 2.0 45 Light" w:hAnsi="阿里巴巴普惠体 2.0 45 Light" w:eastAsia="阿里巴巴普惠体 2.0 45 Light" w:cs="阿里巴巴普惠体 2.0 45 Light"/>
                <w:lang w:val="en-US" w:eastAsia="zh-CN"/>
              </w:rPr>
            </w:rPrChange>
          </w:rPr>
          <w:instrText xml:space="preserve"> REF _Ref306 \h </w:instrText>
        </w:r>
      </w:ins>
      <w:ins w:id="4013" w:author="成成" w:date="2025-09-18T15:30:37Z">
        <w:r>
          <w:rPr>
            <w:rFonts w:hint="eastAsia" w:ascii="阿里巴巴普惠体 2.0 45 Light" w:hAnsi="阿里巴巴普惠体 2.0 45 Light" w:eastAsia="阿里巴巴普惠体 2.0 45 Light" w:cs="阿里巴巴普惠体 2.0 45 Light"/>
            <w:lang w:val="en-US" w:eastAsia="zh-CN"/>
            <w:rPrChange w:id="4014" w:author="成成" w:date="2025-09-18T15:39:36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4016" w:author="成成" w:date="2025-09-18T15:30:37Z">
        <w:r>
          <w:rPr>
            <w:rFonts w:hint="eastAsia" w:ascii="阿里巴巴普惠体 2.0 45 Light" w:hAnsi="阿里巴巴普惠体 2.0 45 Light" w:eastAsia="阿里巴巴普惠体 2.0 45 Light" w:cs="阿里巴巴普惠体 2.0 45 Light"/>
            <w:rPrChange w:id="4017" w:author="成成" w:date="2025-09-18T15:39:36Z">
              <w:rPr/>
            </w:rPrChange>
          </w:rPr>
          <w:t>表 41</w:t>
        </w:r>
      </w:ins>
      <w:ins w:id="4019" w:author="成成" w:date="2025-09-18T15:30:37Z">
        <w:r>
          <w:rPr>
            <w:rFonts w:hint="eastAsia" w:ascii="阿里巴巴普惠体 2.0 45 Light" w:hAnsi="阿里巴巴普惠体 2.0 45 Light" w:eastAsia="阿里巴巴普惠体 2.0 45 Light" w:cs="阿里巴巴普惠体 2.0 45 Light"/>
            <w:lang w:val="en-US" w:eastAsia="zh-CN"/>
            <w:rPrChange w:id="4020" w:author="成成" w:date="2025-09-18T15:39:36Z">
              <w:rPr>
                <w:rFonts w:hint="eastAsia" w:ascii="阿里巴巴普惠体 2.0 45 Light" w:hAnsi="阿里巴巴普惠体 2.0 45 Light" w:eastAsia="阿里巴巴普惠体 2.0 45 Light" w:cs="阿里巴巴普惠体 2.0 45 Light"/>
                <w:lang w:val="en-US" w:eastAsia="zh-CN"/>
              </w:rPr>
            </w:rPrChange>
          </w:rPr>
          <w:fldChar w:fldCharType="end"/>
        </w:r>
      </w:ins>
      <w:del w:id="4022" w:author="成成" w:date="2025-09-18T15:30:31Z">
        <w:r>
          <w:rPr>
            <w:rFonts w:hint="eastAsia" w:ascii="阿里巴巴普惠体 2.0 45 Light" w:hAnsi="阿里巴巴普惠体 2.0 45 Light" w:eastAsia="阿里巴巴普惠体 2.0 45 Light" w:cs="阿里巴巴普惠体 2.0 45 Light"/>
            <w:lang w:val="en-US" w:eastAsia="zh-CN"/>
          </w:rPr>
          <w:delText>表41</w:delText>
        </w:r>
      </w:del>
      <w:r>
        <w:rPr>
          <w:rFonts w:hint="eastAsia" w:ascii="阿里巴巴普惠体 2.0 45 Light" w:hAnsi="阿里巴巴普惠体 2.0 45 Light" w:eastAsia="阿里巴巴普惠体 2.0 45 Light" w:cs="阿里巴巴普惠体 2.0 45 Light"/>
          <w:lang w:val="en-US" w:eastAsia="zh-CN"/>
        </w:rPr>
        <w:t>所示</w:t>
      </w:r>
      <w:r>
        <w:rPr>
          <w:rFonts w:hint="eastAsia" w:ascii="阿里巴巴普惠体 2.0 45 Light" w:hAnsi="阿里巴巴普惠体 2.0 45 Light" w:eastAsia="阿里巴巴普惠体 2.0 45 Light" w:cs="阿里巴巴普惠体 2.0 45 Light"/>
        </w:rPr>
        <w:t>。这些参数为只读参数</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单位：g</w:t>
      </w:r>
      <w:r>
        <w:rPr>
          <w:rFonts w:hint="eastAsia" w:ascii="阿里巴巴普惠体 2.0 45 Light" w:hAnsi="阿里巴巴普惠体 2.0 45 Light" w:eastAsia="阿里巴巴普惠体 2.0 45 Light" w:cs="阿里巴巴普惠体 2.0 45 Light"/>
        </w:rPr>
        <w:t>。</w:t>
      </w:r>
    </w:p>
    <w:p w14:paraId="1418204D">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ins w:id="4023" w:author="成成" w:date="2025-09-18T15:30:27Z">
        <w:bookmarkStart w:id="586" w:name="_Ref306"/>
        <w:r>
          <w:rPr>
            <w:rFonts w:hint="eastAsia" w:ascii="阿里巴巴普惠体 2.0 45 Light" w:hAnsi="阿里巴巴普惠体 2.0 45 Light" w:eastAsia="阿里巴巴普惠体 2.0 45 Light" w:cs="阿里巴巴普惠体 2.0 45 Light"/>
            <w:rPrChange w:id="4024" w:author="成成" w:date="2025-09-18T15:39:31Z">
              <w:rPr/>
            </w:rPrChange>
          </w:rPr>
          <w:t xml:space="preserve">表 </w:t>
        </w:r>
      </w:ins>
      <w:ins w:id="4026" w:author="成成" w:date="2025-09-18T15:30:27Z">
        <w:r>
          <w:rPr>
            <w:rFonts w:hint="eastAsia" w:ascii="阿里巴巴普惠体 2.0 45 Light" w:hAnsi="阿里巴巴普惠体 2.0 45 Light" w:eastAsia="阿里巴巴普惠体 2.0 45 Light" w:cs="阿里巴巴普惠体 2.0 45 Light"/>
            <w:rPrChange w:id="4027" w:author="成成" w:date="2025-09-18T15:39:31Z">
              <w:rPr/>
            </w:rPrChange>
          </w:rPr>
          <w:fldChar w:fldCharType="begin"/>
        </w:r>
      </w:ins>
      <w:ins w:id="4029" w:author="成成" w:date="2025-09-18T15:30:27Z">
        <w:r>
          <w:rPr>
            <w:rFonts w:hint="eastAsia" w:ascii="阿里巴巴普惠体 2.0 45 Light" w:hAnsi="阿里巴巴普惠体 2.0 45 Light" w:eastAsia="阿里巴巴普惠体 2.0 45 Light" w:cs="阿里巴巴普惠体 2.0 45 Light"/>
            <w:rPrChange w:id="4030" w:author="成成" w:date="2025-09-18T15:39:31Z">
              <w:rPr/>
            </w:rPrChange>
          </w:rPr>
          <w:instrText xml:space="preserve"> SEQ 表 \* ARABIC </w:instrText>
        </w:r>
      </w:ins>
      <w:ins w:id="4032" w:author="成成" w:date="2025-09-18T15:30:27Z">
        <w:r>
          <w:rPr>
            <w:rFonts w:hint="eastAsia" w:ascii="阿里巴巴普惠体 2.0 45 Light" w:hAnsi="阿里巴巴普惠体 2.0 45 Light" w:eastAsia="阿里巴巴普惠体 2.0 45 Light" w:cs="阿里巴巴普惠体 2.0 45 Light"/>
            <w:rPrChange w:id="4033" w:author="成成" w:date="2025-09-18T15:39:31Z">
              <w:rPr/>
            </w:rPrChange>
          </w:rPr>
          <w:fldChar w:fldCharType="separate"/>
        </w:r>
      </w:ins>
      <w:ins w:id="4035" w:author="成成" w:date="2025-09-18T16:08:18Z">
        <w:r>
          <w:rPr>
            <w:rFonts w:hint="eastAsia" w:ascii="阿里巴巴普惠体 2.0 45 Light" w:hAnsi="阿里巴巴普惠体 2.0 45 Light" w:eastAsia="阿里巴巴普惠体 2.0 45 Light" w:cs="阿里巴巴普惠体 2.0 45 Light"/>
          </w:rPr>
          <w:t>41</w:t>
        </w:r>
      </w:ins>
      <w:ins w:id="4036" w:author="成成" w:date="2025-09-18T15:30:27Z">
        <w:r>
          <w:rPr>
            <w:rFonts w:hint="eastAsia" w:ascii="阿里巴巴普惠体 2.0 45 Light" w:hAnsi="阿里巴巴普惠体 2.0 45 Light" w:eastAsia="阿里巴巴普惠体 2.0 45 Light" w:cs="阿里巴巴普惠体 2.0 45 Light"/>
            <w:rPrChange w:id="4037" w:author="成成" w:date="2025-09-18T15:39:31Z">
              <w:rPr/>
            </w:rPrChange>
          </w:rPr>
          <w:fldChar w:fldCharType="end"/>
        </w:r>
        <w:bookmarkEnd w:id="586"/>
      </w:ins>
      <w:del w:id="4039" w:author="成成" w:date="2025-09-18T15:30:23Z">
        <w:r>
          <w:rPr>
            <w:rFonts w:hint="eastAsia" w:ascii="阿里巴巴普惠体 2.0 45 Light" w:hAnsi="阿里巴巴普惠体 2.0 45 Light" w:eastAsia="阿里巴巴普惠体 2.0 45 Light" w:cs="阿里巴巴普惠体 2.0 45 Light"/>
            <w:lang w:val="en-US" w:eastAsia="zh-CN"/>
          </w:rPr>
          <w:delText>表</w:delText>
        </w:r>
      </w:del>
      <w:del w:id="4040" w:author="成成" w:date="2025-09-18T15:30:22Z">
        <w:r>
          <w:rPr>
            <w:rFonts w:hint="eastAsia" w:ascii="阿里巴巴普惠体 2.0 45 Light" w:hAnsi="阿里巴巴普惠体 2.0 45 Light" w:eastAsia="阿里巴巴普惠体 2.0 45 Light" w:cs="阿里巴巴普惠体 2.0 45 Light"/>
            <w:lang w:val="en-US" w:eastAsia="zh-CN"/>
          </w:rPr>
          <w:delText>41</w:delText>
        </w:r>
      </w:del>
      <w:r>
        <w:rPr>
          <w:rFonts w:hint="eastAsia" w:ascii="阿里巴巴普惠体 2.0 45 Light" w:hAnsi="阿里巴巴普惠体 2.0 45 Light" w:eastAsia="阿里巴巴普惠体 2.0 45 Light" w:cs="阿里巴巴普惠体 2.0 45 Light"/>
        </w:rPr>
        <w:t>各手指的实际受力</w:t>
      </w:r>
    </w:p>
    <w:tbl>
      <w:tblPr>
        <w:tblStyle w:val="25"/>
        <w:tblW w:w="8228"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2829"/>
        <w:gridCol w:w="1500"/>
        <w:gridCol w:w="2053"/>
      </w:tblGrid>
      <w:tr w14:paraId="170E8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279411DB">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2829" w:type="dxa"/>
            <w:vAlign w:val="center"/>
          </w:tcPr>
          <w:p w14:paraId="2DD26ECE">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1500" w:type="dxa"/>
            <w:vAlign w:val="center"/>
          </w:tcPr>
          <w:p w14:paraId="77554F09">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c>
          <w:tcPr>
            <w:tcW w:w="2053" w:type="dxa"/>
            <w:vAlign w:val="center"/>
          </w:tcPr>
          <w:p w14:paraId="1DD77722">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范围</w:t>
            </w:r>
          </w:p>
        </w:tc>
      </w:tr>
      <w:tr w14:paraId="1F770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5F6A7C47">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1070</w:t>
            </w:r>
          </w:p>
        </w:tc>
        <w:tc>
          <w:tcPr>
            <w:tcW w:w="2829" w:type="dxa"/>
            <w:vAlign w:val="center"/>
          </w:tcPr>
          <w:p w14:paraId="5005124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小拇指实际受力值</w:t>
            </w:r>
          </w:p>
        </w:tc>
        <w:tc>
          <w:tcPr>
            <w:tcW w:w="1500" w:type="dxa"/>
            <w:vAlign w:val="center"/>
          </w:tcPr>
          <w:p w14:paraId="0F8A4D6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50FE895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ins w:id="4041" w:author="成成" w:date="2025-09-17T10:34:47Z">
              <w:r>
                <w:rPr>
                  <w:rFonts w:hint="eastAsia" w:ascii="阿里巴巴普惠体 2.0 45 Light" w:hAnsi="阿里巴巴普惠体 2.0 45 Light" w:eastAsia="阿里巴巴普惠体 2.0 45 Light" w:cs="阿里巴巴普惠体 2.0 45 Light"/>
                  <w:lang w:val="en-US" w:eastAsia="zh-CN"/>
                </w:rPr>
                <w:t>5</w:t>
              </w:r>
            </w:ins>
            <w:ins w:id="4042" w:author="成成" w:date="2025-09-17T10:34:48Z">
              <w:r>
                <w:rPr>
                  <w:rFonts w:hint="eastAsia" w:ascii="阿里巴巴普惠体 2.0 45 Light" w:hAnsi="阿里巴巴普惠体 2.0 45 Light" w:eastAsia="阿里巴巴普惠体 2.0 45 Light" w:cs="阿里巴巴普惠体 2.0 45 Light"/>
                  <w:lang w:val="en-US" w:eastAsia="zh-CN"/>
                </w:rPr>
                <w:t>00</w:t>
              </w:r>
            </w:ins>
            <w:del w:id="4043" w:author="成成" w:date="2025-09-17T10:34:46Z">
              <w:r>
                <w:rPr>
                  <w:rFonts w:hint="eastAsia" w:ascii="阿里巴巴普惠体 2.0 45 Light" w:hAnsi="阿里巴巴普惠体 2.0 45 Light" w:eastAsia="阿里巴巴普惠体 2.0 45 Light" w:cs="阿里巴巴普惠体 2.0 45 Light"/>
                  <w:lang w:val="en-US" w:eastAsia="zh-CN"/>
                </w:rPr>
                <w:delText>2</w:delText>
              </w:r>
            </w:del>
            <w:del w:id="4044" w:author="成成" w:date="2025-09-17T10:34:46Z">
              <w:r>
                <w:rPr>
                  <w:rFonts w:hint="eastAsia" w:ascii="阿里巴巴普惠体 2.0 45 Light" w:hAnsi="阿里巴巴普惠体 2.0 45 Light" w:eastAsia="阿里巴巴普惠体 2.0 45 Light" w:cs="阿里巴巴普惠体 2.0 45 Light"/>
                </w:rPr>
                <w:delText>00</w:delText>
              </w:r>
            </w:del>
            <w:del w:id="4045" w:author="成成" w:date="2025-09-17T10:34:43Z">
              <w:r>
                <w:rPr>
                  <w:rFonts w:hint="eastAsia" w:ascii="阿里巴巴普惠体 2.0 45 Light" w:hAnsi="阿里巴巴普惠体 2.0 45 Light" w:eastAsia="阿里巴巴普惠体 2.0 45 Light" w:cs="阿里巴巴普惠体 2.0 45 Light"/>
                </w:rPr>
                <w:delText>0</w:delText>
              </w:r>
            </w:del>
          </w:p>
        </w:tc>
      </w:tr>
      <w:tr w14:paraId="1AAE3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26BB2637">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1071</w:t>
            </w:r>
          </w:p>
        </w:tc>
        <w:tc>
          <w:tcPr>
            <w:tcW w:w="2829" w:type="dxa"/>
            <w:vAlign w:val="center"/>
          </w:tcPr>
          <w:p w14:paraId="67854D0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无名指实际受力值</w:t>
            </w:r>
          </w:p>
        </w:tc>
        <w:tc>
          <w:tcPr>
            <w:tcW w:w="1500" w:type="dxa"/>
            <w:vAlign w:val="center"/>
          </w:tcPr>
          <w:p w14:paraId="36D8332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5442E40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ins w:id="4046" w:author="成成" w:date="2025-09-17T10:34:52Z">
              <w:r>
                <w:rPr>
                  <w:rFonts w:hint="eastAsia" w:ascii="阿里巴巴普惠体 2.0 45 Light" w:hAnsi="阿里巴巴普惠体 2.0 45 Light" w:eastAsia="阿里巴巴普惠体 2.0 45 Light" w:cs="阿里巴巴普惠体 2.0 45 Light"/>
                  <w:lang w:val="en-US" w:eastAsia="zh-CN"/>
                </w:rPr>
                <w:t>5</w:t>
              </w:r>
            </w:ins>
            <w:ins w:id="4047" w:author="成成" w:date="2025-09-17T10:34:53Z">
              <w:r>
                <w:rPr>
                  <w:rFonts w:hint="eastAsia" w:ascii="阿里巴巴普惠体 2.0 45 Light" w:hAnsi="阿里巴巴普惠体 2.0 45 Light" w:eastAsia="阿里巴巴普惠体 2.0 45 Light" w:cs="阿里巴巴普惠体 2.0 45 Light"/>
                  <w:lang w:val="en-US" w:eastAsia="zh-CN"/>
                </w:rPr>
                <w:t>00</w:t>
              </w:r>
            </w:ins>
            <w:del w:id="4048" w:author="成成" w:date="2025-09-17T10:34:51Z">
              <w:r>
                <w:rPr>
                  <w:rFonts w:hint="eastAsia" w:ascii="阿里巴巴普惠体 2.0 45 Light" w:hAnsi="阿里巴巴普惠体 2.0 45 Light" w:eastAsia="阿里巴巴普惠体 2.0 45 Light" w:cs="阿里巴巴普惠体 2.0 45 Light"/>
                  <w:lang w:val="en-US" w:eastAsia="zh-CN"/>
                </w:rPr>
                <w:delText>2</w:delText>
              </w:r>
            </w:del>
            <w:del w:id="4049" w:author="成成" w:date="2025-09-17T10:34:51Z">
              <w:r>
                <w:rPr>
                  <w:rFonts w:hint="eastAsia" w:ascii="阿里巴巴普惠体 2.0 45 Light" w:hAnsi="阿里巴巴普惠体 2.0 45 Light" w:eastAsia="阿里巴巴普惠体 2.0 45 Light" w:cs="阿里巴巴普惠体 2.0 45 Light"/>
                </w:rPr>
                <w:delText>000</w:delText>
              </w:r>
            </w:del>
          </w:p>
        </w:tc>
      </w:tr>
      <w:tr w14:paraId="11B8C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7403B42E">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1072</w:t>
            </w:r>
          </w:p>
        </w:tc>
        <w:tc>
          <w:tcPr>
            <w:tcW w:w="2829" w:type="dxa"/>
            <w:vAlign w:val="center"/>
          </w:tcPr>
          <w:p w14:paraId="0AF7458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中指实际受力值</w:t>
            </w:r>
          </w:p>
        </w:tc>
        <w:tc>
          <w:tcPr>
            <w:tcW w:w="1500" w:type="dxa"/>
            <w:vAlign w:val="center"/>
          </w:tcPr>
          <w:p w14:paraId="02FAEDF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18648F9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ins w:id="4050" w:author="成成" w:date="2025-09-17T10:34:57Z">
              <w:r>
                <w:rPr>
                  <w:rFonts w:hint="eastAsia" w:ascii="阿里巴巴普惠体 2.0 45 Light" w:hAnsi="阿里巴巴普惠体 2.0 45 Light" w:eastAsia="阿里巴巴普惠体 2.0 45 Light" w:cs="阿里巴巴普惠体 2.0 45 Light"/>
                  <w:lang w:val="en-US" w:eastAsia="zh-CN"/>
                </w:rPr>
                <w:t>5</w:t>
              </w:r>
            </w:ins>
            <w:ins w:id="4051" w:author="成成" w:date="2025-09-17T10:34:58Z">
              <w:r>
                <w:rPr>
                  <w:rFonts w:hint="eastAsia" w:ascii="阿里巴巴普惠体 2.0 45 Light" w:hAnsi="阿里巴巴普惠体 2.0 45 Light" w:eastAsia="阿里巴巴普惠体 2.0 45 Light" w:cs="阿里巴巴普惠体 2.0 45 Light"/>
                  <w:lang w:val="en-US" w:eastAsia="zh-CN"/>
                </w:rPr>
                <w:t>00</w:t>
              </w:r>
            </w:ins>
            <w:del w:id="4052" w:author="成成" w:date="2025-09-17T10:34:57Z">
              <w:r>
                <w:rPr>
                  <w:rFonts w:hint="eastAsia" w:ascii="阿里巴巴普惠体 2.0 45 Light" w:hAnsi="阿里巴巴普惠体 2.0 45 Light" w:eastAsia="阿里巴巴普惠体 2.0 45 Light" w:cs="阿里巴巴普惠体 2.0 45 Light"/>
                  <w:lang w:val="en-US" w:eastAsia="zh-CN"/>
                </w:rPr>
                <w:delText>2</w:delText>
              </w:r>
            </w:del>
            <w:del w:id="4053" w:author="成成" w:date="2025-09-17T10:34:56Z">
              <w:r>
                <w:rPr>
                  <w:rFonts w:hint="eastAsia" w:ascii="阿里巴巴普惠体 2.0 45 Light" w:hAnsi="阿里巴巴普惠体 2.0 45 Light" w:eastAsia="阿里巴巴普惠体 2.0 45 Light" w:cs="阿里巴巴普惠体 2.0 45 Light"/>
                </w:rPr>
                <w:delText>000</w:delText>
              </w:r>
            </w:del>
          </w:p>
        </w:tc>
      </w:tr>
      <w:tr w14:paraId="786D1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4158EFA4">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1073</w:t>
            </w:r>
          </w:p>
        </w:tc>
        <w:tc>
          <w:tcPr>
            <w:tcW w:w="2829" w:type="dxa"/>
            <w:vAlign w:val="center"/>
          </w:tcPr>
          <w:p w14:paraId="4EA432C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食指实际受力值</w:t>
            </w:r>
          </w:p>
        </w:tc>
        <w:tc>
          <w:tcPr>
            <w:tcW w:w="1500" w:type="dxa"/>
            <w:vAlign w:val="center"/>
          </w:tcPr>
          <w:p w14:paraId="3C8F409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5742EA4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ins w:id="4054" w:author="成成" w:date="2025-09-17T10:35:03Z">
              <w:r>
                <w:rPr>
                  <w:rFonts w:hint="eastAsia" w:ascii="阿里巴巴普惠体 2.0 45 Light" w:hAnsi="阿里巴巴普惠体 2.0 45 Light" w:eastAsia="阿里巴巴普惠体 2.0 45 Light" w:cs="阿里巴巴普惠体 2.0 45 Light"/>
                  <w:lang w:val="en-US" w:eastAsia="zh-CN"/>
                </w:rPr>
                <w:t>5</w:t>
              </w:r>
            </w:ins>
            <w:ins w:id="4055" w:author="成成" w:date="2025-09-17T10:35:04Z">
              <w:r>
                <w:rPr>
                  <w:rFonts w:hint="eastAsia" w:ascii="阿里巴巴普惠体 2.0 45 Light" w:hAnsi="阿里巴巴普惠体 2.0 45 Light" w:eastAsia="阿里巴巴普惠体 2.0 45 Light" w:cs="阿里巴巴普惠体 2.0 45 Light"/>
                  <w:lang w:val="en-US" w:eastAsia="zh-CN"/>
                </w:rPr>
                <w:t>00</w:t>
              </w:r>
            </w:ins>
            <w:del w:id="4056" w:author="成成" w:date="2025-09-17T10:35:02Z">
              <w:r>
                <w:rPr>
                  <w:rFonts w:hint="eastAsia" w:ascii="阿里巴巴普惠体 2.0 45 Light" w:hAnsi="阿里巴巴普惠体 2.0 45 Light" w:eastAsia="阿里巴巴普惠体 2.0 45 Light" w:cs="阿里巴巴普惠体 2.0 45 Light"/>
                  <w:lang w:val="en-US" w:eastAsia="zh-CN"/>
                </w:rPr>
                <w:delText>2</w:delText>
              </w:r>
            </w:del>
            <w:del w:id="4057" w:author="成成" w:date="2025-09-17T10:35:02Z">
              <w:r>
                <w:rPr>
                  <w:rFonts w:hint="eastAsia" w:ascii="阿里巴巴普惠体 2.0 45 Light" w:hAnsi="阿里巴巴普惠体 2.0 45 Light" w:eastAsia="阿里巴巴普惠体 2.0 45 Light" w:cs="阿里巴巴普惠体 2.0 45 Light"/>
                </w:rPr>
                <w:delText>000</w:delText>
              </w:r>
            </w:del>
          </w:p>
        </w:tc>
      </w:tr>
      <w:tr w14:paraId="5281B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1C64AAAC">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1074</w:t>
            </w:r>
          </w:p>
        </w:tc>
        <w:tc>
          <w:tcPr>
            <w:tcW w:w="2829" w:type="dxa"/>
            <w:vAlign w:val="center"/>
          </w:tcPr>
          <w:p w14:paraId="3EE55AA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大拇指弯实际受力值</w:t>
            </w:r>
          </w:p>
        </w:tc>
        <w:tc>
          <w:tcPr>
            <w:tcW w:w="1500" w:type="dxa"/>
            <w:vAlign w:val="center"/>
          </w:tcPr>
          <w:p w14:paraId="174AA97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21F9894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del w:id="4058" w:author="成成" w:date="2025-09-17T10:35:07Z">
              <w:r>
                <w:rPr>
                  <w:rFonts w:hint="eastAsia" w:ascii="阿里巴巴普惠体 2.0 45 Light" w:hAnsi="阿里巴巴普惠体 2.0 45 Light" w:eastAsia="阿里巴巴普惠体 2.0 45 Light" w:cs="阿里巴巴普惠体 2.0 45 Light"/>
                </w:rPr>
                <w:delText>1</w:delText>
              </w:r>
            </w:del>
            <w:r>
              <w:rPr>
                <w:rFonts w:hint="eastAsia" w:ascii="阿里巴巴普惠体 2.0 45 Light" w:hAnsi="阿里巴巴普惠体 2.0 45 Light" w:eastAsia="阿里巴巴普惠体 2.0 45 Light" w:cs="阿里巴巴普惠体 2.0 45 Light"/>
                <w:lang w:val="en-US" w:eastAsia="zh-CN"/>
              </w:rPr>
              <w:t>2</w:t>
            </w:r>
            <w:r>
              <w:rPr>
                <w:rFonts w:hint="eastAsia" w:ascii="阿里巴巴普惠体 2.0 45 Light" w:hAnsi="阿里巴巴普惠体 2.0 45 Light" w:eastAsia="阿里巴巴普惠体 2.0 45 Light" w:cs="阿里巴巴普惠体 2.0 45 Light"/>
              </w:rPr>
              <w:t>000</w:t>
            </w:r>
          </w:p>
        </w:tc>
      </w:tr>
      <w:tr w14:paraId="2EF44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61C4EB87">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1075</w:t>
            </w:r>
          </w:p>
        </w:tc>
        <w:tc>
          <w:tcPr>
            <w:tcW w:w="2829" w:type="dxa"/>
            <w:vAlign w:val="center"/>
          </w:tcPr>
          <w:p w14:paraId="651B11DA">
            <w:pPr>
              <w:pStyle w:val="12"/>
              <w:tabs>
                <w:tab w:val="left" w:pos="420"/>
                <w:tab w:val="left" w:pos="851"/>
              </w:tabs>
              <w:ind w:firstLineChars="0"/>
              <w:rPr>
                <w:rFonts w:hint="eastAsia" w:ascii="阿里巴巴普惠体 2.0 45 Light" w:hAnsi="阿里巴巴普惠体 2.0 45 Light" w:eastAsia="阿里巴巴普惠体 2.0 45 Light" w:cs="阿里巴巴普惠体 2.0 45 Light"/>
              </w:rPr>
              <w:pPrChange w:id="4059" w:author="成成" w:date="2025-09-18T15:30:46Z">
                <w:pPr>
                  <w:pStyle w:val="111"/>
                  <w:ind w:firstLine="0" w:firstLineChars="0"/>
                </w:pPr>
              </w:pPrChange>
            </w:pPr>
            <w:r>
              <w:rPr>
                <w:rFonts w:hint="eastAsia" w:ascii="阿里巴巴普惠体 2.0 45 Light" w:hAnsi="阿里巴巴普惠体 2.0 45 Light" w:eastAsia="阿里巴巴普惠体 2.0 45 Light" w:cs="阿里巴巴普惠体 2.0 45 Light"/>
              </w:rPr>
              <w:t>大拇旋转实际受力值</w:t>
            </w:r>
          </w:p>
        </w:tc>
        <w:tc>
          <w:tcPr>
            <w:tcW w:w="1500" w:type="dxa"/>
            <w:vAlign w:val="center"/>
          </w:tcPr>
          <w:p w14:paraId="452F8A7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4353EAC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del w:id="4060" w:author="成成" w:date="2025-09-17T10:35:12Z">
              <w:r>
                <w:rPr>
                  <w:rFonts w:hint="eastAsia" w:ascii="阿里巴巴普惠体 2.0 45 Light" w:hAnsi="阿里巴巴普惠体 2.0 45 Light" w:eastAsia="阿里巴巴普惠体 2.0 45 Light" w:cs="阿里巴巴普惠体 2.0 45 Light"/>
                </w:rPr>
                <w:delText>1</w:delText>
              </w:r>
            </w:del>
            <w:r>
              <w:rPr>
                <w:rFonts w:hint="eastAsia" w:ascii="阿里巴巴普惠体 2.0 45 Light" w:hAnsi="阿里巴巴普惠体 2.0 45 Light" w:eastAsia="阿里巴巴普惠体 2.0 45 Light" w:cs="阿里巴巴普惠体 2.0 45 Light"/>
                <w:lang w:val="en-US" w:eastAsia="zh-CN"/>
              </w:rPr>
              <w:t>2</w:t>
            </w:r>
            <w:r>
              <w:rPr>
                <w:rFonts w:hint="eastAsia" w:ascii="阿里巴巴普惠体 2.0 45 Light" w:hAnsi="阿里巴巴普惠体 2.0 45 Light" w:eastAsia="阿里巴巴普惠体 2.0 45 Light" w:cs="阿里巴巴普惠体 2.0 45 Light"/>
              </w:rPr>
              <w:t>000</w:t>
            </w:r>
          </w:p>
        </w:tc>
      </w:tr>
    </w:tbl>
    <w:p w14:paraId="60130E39">
      <w:pPr>
        <w:pStyle w:val="5"/>
        <w:numPr>
          <w:ilvl w:val="-1"/>
          <w:numId w:val="0"/>
        </w:numPr>
        <w:ind w:left="397" w:firstLine="0"/>
        <w:rPr>
          <w:rFonts w:hint="eastAsia" w:ascii="阿里巴巴普惠体 2.0 45 Light" w:hAnsi="阿里巴巴普惠体 2.0 45 Light" w:eastAsia="阿里巴巴普惠体 2.0 45 Light" w:cs="阿里巴巴普惠体 2.0 45 Light"/>
        </w:rPr>
      </w:pPr>
      <w:bookmarkStart w:id="587" w:name="_Toc24453"/>
      <w:bookmarkStart w:id="588" w:name="_Toc24290"/>
      <w:bookmarkStart w:id="589" w:name="_Toc5837"/>
      <w:bookmarkStart w:id="590" w:name="_Toc24111"/>
      <w:bookmarkStart w:id="591" w:name="_Toc14143"/>
      <w:bookmarkStart w:id="592" w:name="_Toc24831"/>
      <w:bookmarkStart w:id="593" w:name="_Toc13508"/>
      <w:bookmarkStart w:id="594" w:name="_Toc3821223"/>
      <w:bookmarkStart w:id="595" w:name="_Toc6087"/>
      <w:bookmarkStart w:id="596" w:name="_Toc31719"/>
      <w:bookmarkStart w:id="597" w:name="_Toc797053"/>
      <w:bookmarkStart w:id="598" w:name="_Toc8131"/>
      <w:bookmarkStart w:id="599" w:name="_Toc21939218"/>
      <w:bookmarkStart w:id="600" w:name="_Toc6312"/>
      <w:r>
        <w:rPr>
          <w:rFonts w:hint="eastAsia" w:ascii="阿里巴巴普惠体 2.0 45 Light" w:hAnsi="阿里巴巴普惠体 2.0 45 Light" w:eastAsia="阿里巴巴普惠体 2.0 45 Light" w:cs="阿里巴巴普惠体 2.0 45 Light"/>
          <w:lang w:val="en-US" w:eastAsia="zh-CN"/>
        </w:rPr>
        <w:t xml:space="preserve">2.5.17 </w:t>
      </w:r>
      <w:r>
        <w:rPr>
          <w:rFonts w:hint="eastAsia" w:ascii="阿里巴巴普惠体 2.0 45 Light" w:hAnsi="阿里巴巴普惠体 2.0 45 Light" w:eastAsia="阿里巴巴普惠体 2.0 45 Light" w:cs="阿里巴巴普惠体 2.0 45 Light"/>
          <w:b/>
          <w:bCs/>
          <w:rPrChange w:id="4061" w:author="成成" w:date="2025-09-18T16:17:13Z">
            <w:rPr>
              <w:rFonts w:hint="eastAsia" w:ascii="阿里巴巴普惠体 2.0 45 Light" w:hAnsi="阿里巴巴普惠体 2.0 45 Light" w:eastAsia="阿里巴巴普惠体 2.0 45 Light" w:cs="阿里巴巴普惠体 2.0 45 Light"/>
            </w:rPr>
          </w:rPrChange>
        </w:rPr>
        <w:t>各自由度的</w:t>
      </w:r>
      <w:r>
        <w:rPr>
          <w:rFonts w:hint="eastAsia" w:ascii="阿里巴巴普惠体 2.0 45 Light" w:hAnsi="阿里巴巴普惠体 2.0 45 Light" w:eastAsia="阿里巴巴普惠体 2.0 45 Light" w:cs="阿里巴巴普惠体 2.0 45 Light"/>
          <w:b/>
          <w:bCs/>
          <w:lang w:eastAsia="zh-CN"/>
          <w:rPrChange w:id="4062" w:author="成成" w:date="2025-09-18T16:17:13Z">
            <w:rPr>
              <w:rFonts w:hint="eastAsia" w:ascii="阿里巴巴普惠体 2.0 45 Light" w:hAnsi="阿里巴巴普惠体 2.0 45 Light" w:eastAsia="阿里巴巴普惠体 2.0 45 Light" w:cs="阿里巴巴普惠体 2.0 45 Light"/>
              <w:lang w:eastAsia="zh-CN"/>
            </w:rPr>
          </w:rPrChange>
        </w:rPr>
        <w:t>电缸</w:t>
      </w:r>
      <w:r>
        <w:rPr>
          <w:rFonts w:hint="eastAsia" w:ascii="阿里巴巴普惠体 2.0 45 Light" w:hAnsi="阿里巴巴普惠体 2.0 45 Light" w:eastAsia="阿里巴巴普惠体 2.0 45 Light" w:cs="阿里巴巴普惠体 2.0 45 Light"/>
          <w:b/>
          <w:bCs/>
          <w:rPrChange w:id="4063" w:author="成成" w:date="2025-09-18T16:17:13Z">
            <w:rPr>
              <w:rFonts w:hint="eastAsia" w:ascii="阿里巴巴普惠体 2.0 45 Light" w:hAnsi="阿里巴巴普惠体 2.0 45 Light" w:eastAsia="阿里巴巴普惠体 2.0 45 Light" w:cs="阿里巴巴普惠体 2.0 45 Light"/>
            </w:rPr>
          </w:rPrChange>
        </w:rPr>
        <w:t>的电流值</w:t>
      </w:r>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p>
    <w:p w14:paraId="015DE7E4">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此寄存器组由六个寄存器组成，分别对应灵巧手六个</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的电流值，具体说明</w:t>
      </w:r>
      <w:r>
        <w:rPr>
          <w:rFonts w:hint="eastAsia" w:ascii="阿里巴巴普惠体 2.0 45 Light" w:hAnsi="阿里巴巴普惠体 2.0 45 Light" w:eastAsia="阿里巴巴普惠体 2.0 45 Light" w:cs="阿里巴巴普惠体 2.0 45 Light"/>
          <w:lang w:val="en-US" w:eastAsia="zh-CN"/>
        </w:rPr>
        <w:t>如</w:t>
      </w:r>
      <w:r>
        <w:rPr>
          <w:rFonts w:hint="eastAsia" w:ascii="阿里巴巴普惠体 2.0 45 Light" w:hAnsi="阿里巴巴普惠体 2.0 45 Light" w:eastAsia="阿里巴巴普惠体 2.0 45 Light" w:cs="阿里巴巴普惠体 2.0 45 Light"/>
        </w:rPr>
        <w:t>下</w:t>
      </w:r>
      <w:ins w:id="4064" w:author="成成" w:date="2025-09-18T15:30:56Z">
        <w:r>
          <w:rPr>
            <w:rFonts w:hint="eastAsia" w:ascii="阿里巴巴普惠体 2.0 45 Light" w:hAnsi="阿里巴巴普惠体 2.0 45 Light" w:eastAsia="阿里巴巴普惠体 2.0 45 Light" w:cs="阿里巴巴普惠体 2.0 45 Light"/>
            <w:lang w:eastAsia="zh-CN"/>
            <w:rPrChange w:id="4065" w:author="成成" w:date="2025-09-18T15:39:23Z">
              <w:rPr>
                <w:rFonts w:hint="eastAsia" w:ascii="阿里巴巴普惠体 2.0 45 Light" w:hAnsi="阿里巴巴普惠体 2.0 45 Light" w:eastAsia="阿里巴巴普惠体 2.0 45 Light" w:cs="阿里巴巴普惠体 2.0 45 Light"/>
                <w:lang w:eastAsia="zh-CN"/>
              </w:rPr>
            </w:rPrChange>
          </w:rPr>
          <w:fldChar w:fldCharType="begin"/>
        </w:r>
      </w:ins>
      <w:ins w:id="4067" w:author="成成" w:date="2025-09-18T15:30:56Z">
        <w:r>
          <w:rPr>
            <w:rFonts w:hint="eastAsia" w:ascii="阿里巴巴普惠体 2.0 45 Light" w:hAnsi="阿里巴巴普惠体 2.0 45 Light" w:eastAsia="阿里巴巴普惠体 2.0 45 Light" w:cs="阿里巴巴普惠体 2.0 45 Light"/>
            <w:lang w:eastAsia="zh-CN"/>
            <w:rPrChange w:id="4068" w:author="成成" w:date="2025-09-18T15:39:23Z">
              <w:rPr>
                <w:rFonts w:hint="eastAsia" w:ascii="阿里巴巴普惠体 2.0 45 Light" w:hAnsi="阿里巴巴普惠体 2.0 45 Light" w:eastAsia="阿里巴巴普惠体 2.0 45 Light" w:cs="阿里巴巴普惠体 2.0 45 Light"/>
                <w:lang w:eastAsia="zh-CN"/>
              </w:rPr>
            </w:rPrChange>
          </w:rPr>
          <w:instrText xml:space="preserve"> REF _Ref368 \h </w:instrText>
        </w:r>
      </w:ins>
      <w:ins w:id="4070" w:author="成成" w:date="2025-09-18T15:30:56Z">
        <w:r>
          <w:rPr>
            <w:rFonts w:hint="eastAsia" w:ascii="阿里巴巴普惠体 2.0 45 Light" w:hAnsi="阿里巴巴普惠体 2.0 45 Light" w:eastAsia="阿里巴巴普惠体 2.0 45 Light" w:cs="阿里巴巴普惠体 2.0 45 Light"/>
            <w:lang w:eastAsia="zh-CN"/>
            <w:rPrChange w:id="4071" w:author="成成" w:date="2025-09-18T15:39:23Z">
              <w:rPr>
                <w:rFonts w:hint="eastAsia" w:ascii="阿里巴巴普惠体 2.0 45 Light" w:hAnsi="阿里巴巴普惠体 2.0 45 Light" w:eastAsia="阿里巴巴普惠体 2.0 45 Light" w:cs="阿里巴巴普惠体 2.0 45 Light"/>
                <w:lang w:eastAsia="zh-CN"/>
              </w:rPr>
            </w:rPrChange>
          </w:rPr>
          <w:fldChar w:fldCharType="separate"/>
        </w:r>
      </w:ins>
      <w:ins w:id="4073" w:author="成成" w:date="2025-09-18T15:30:56Z">
        <w:r>
          <w:rPr>
            <w:rFonts w:hint="eastAsia" w:ascii="阿里巴巴普惠体 2.0 45 Light" w:hAnsi="阿里巴巴普惠体 2.0 45 Light" w:eastAsia="阿里巴巴普惠体 2.0 45 Light" w:cs="阿里巴巴普惠体 2.0 45 Light"/>
            <w:rPrChange w:id="4074" w:author="成成" w:date="2025-09-18T15:39:23Z">
              <w:rPr/>
            </w:rPrChange>
          </w:rPr>
          <w:t>表 42</w:t>
        </w:r>
      </w:ins>
      <w:ins w:id="4076" w:author="成成" w:date="2025-09-18T15:30:56Z">
        <w:r>
          <w:rPr>
            <w:rFonts w:hint="eastAsia" w:ascii="阿里巴巴普惠体 2.0 45 Light" w:hAnsi="阿里巴巴普惠体 2.0 45 Light" w:eastAsia="阿里巴巴普惠体 2.0 45 Light" w:cs="阿里巴巴普惠体 2.0 45 Light"/>
            <w:lang w:eastAsia="zh-CN"/>
            <w:rPrChange w:id="4077" w:author="成成" w:date="2025-09-18T15:39:23Z">
              <w:rPr>
                <w:rFonts w:hint="eastAsia" w:ascii="阿里巴巴普惠体 2.0 45 Light" w:hAnsi="阿里巴巴普惠体 2.0 45 Light" w:eastAsia="阿里巴巴普惠体 2.0 45 Light" w:cs="阿里巴巴普惠体 2.0 45 Light"/>
                <w:lang w:eastAsia="zh-CN"/>
              </w:rPr>
            </w:rPrChange>
          </w:rPr>
          <w:fldChar w:fldCharType="end"/>
        </w:r>
      </w:ins>
      <w:del w:id="4079" w:author="成成" w:date="2025-09-18T15:30:50Z">
        <w:r>
          <w:rPr>
            <w:rFonts w:hint="eastAsia" w:ascii="阿里巴巴普惠体 2.0 45 Light" w:hAnsi="阿里巴巴普惠体 2.0 45 Light" w:eastAsia="阿里巴巴普惠体 2.0 45 Light" w:cs="阿里巴巴普惠体 2.0 45 Light"/>
          </w:rPr>
          <w:delText>表</w:delText>
        </w:r>
      </w:del>
      <w:del w:id="4080" w:author="成成" w:date="2025-09-18T15:30:49Z">
        <w:r>
          <w:rPr>
            <w:rFonts w:hint="eastAsia" w:ascii="阿里巴巴普惠体 2.0 45 Light" w:hAnsi="阿里巴巴普惠体 2.0 45 Light" w:eastAsia="阿里巴巴普惠体 2.0 45 Light" w:cs="阿里巴巴普惠体 2.0 45 Light"/>
            <w:lang w:val="en-US" w:eastAsia="zh-CN"/>
          </w:rPr>
          <w:delText>42</w:delText>
        </w:r>
      </w:del>
      <w:r>
        <w:rPr>
          <w:rFonts w:hint="eastAsia" w:ascii="阿里巴巴普惠体 2.0 45 Light" w:hAnsi="阿里巴巴普惠体 2.0 45 Light" w:eastAsia="阿里巴巴普惠体 2.0 45 Light" w:cs="阿里巴巴普惠体 2.0 45 Light"/>
          <w:lang w:val="en-US" w:eastAsia="zh-CN"/>
        </w:rPr>
        <w:t>所示</w:t>
      </w:r>
      <w:r>
        <w:rPr>
          <w:rFonts w:hint="eastAsia" w:ascii="阿里巴巴普惠体 2.0 45 Light" w:hAnsi="阿里巴巴普惠体 2.0 45 Light" w:eastAsia="阿里巴巴普惠体 2.0 45 Light" w:cs="阿里巴巴普惠体 2.0 45 Light"/>
        </w:rPr>
        <w:t>。这些参数为只读参数。</w:t>
      </w:r>
    </w:p>
    <w:p w14:paraId="56446668">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ins w:id="4081" w:author="成成" w:date="2025-09-18T15:30:45Z">
        <w:bookmarkStart w:id="601" w:name="_Ref368"/>
        <w:bookmarkStart w:id="602" w:name="_Toc20049"/>
        <w:r>
          <w:rPr>
            <w:rFonts w:hint="eastAsia" w:ascii="阿里巴巴普惠体 2.0 45 Light" w:hAnsi="阿里巴巴普惠体 2.0 45 Light" w:eastAsia="阿里巴巴普惠体 2.0 45 Light" w:cs="阿里巴巴普惠体 2.0 45 Light"/>
            <w:rPrChange w:id="4082" w:author="成成" w:date="2025-09-18T15:39:18Z">
              <w:rPr/>
            </w:rPrChange>
          </w:rPr>
          <w:t xml:space="preserve">表 </w:t>
        </w:r>
      </w:ins>
      <w:ins w:id="4084" w:author="成成" w:date="2025-09-18T15:30:45Z">
        <w:r>
          <w:rPr>
            <w:rFonts w:hint="eastAsia" w:ascii="阿里巴巴普惠体 2.0 45 Light" w:hAnsi="阿里巴巴普惠体 2.0 45 Light" w:eastAsia="阿里巴巴普惠体 2.0 45 Light" w:cs="阿里巴巴普惠体 2.0 45 Light"/>
            <w:rPrChange w:id="4085" w:author="成成" w:date="2025-09-18T15:39:18Z">
              <w:rPr/>
            </w:rPrChange>
          </w:rPr>
          <w:fldChar w:fldCharType="begin"/>
        </w:r>
      </w:ins>
      <w:ins w:id="4087" w:author="成成" w:date="2025-09-18T15:30:45Z">
        <w:r>
          <w:rPr>
            <w:rFonts w:hint="eastAsia" w:ascii="阿里巴巴普惠体 2.0 45 Light" w:hAnsi="阿里巴巴普惠体 2.0 45 Light" w:eastAsia="阿里巴巴普惠体 2.0 45 Light" w:cs="阿里巴巴普惠体 2.0 45 Light"/>
            <w:rPrChange w:id="4088" w:author="成成" w:date="2025-09-18T15:39:18Z">
              <w:rPr/>
            </w:rPrChange>
          </w:rPr>
          <w:instrText xml:space="preserve"> SEQ 表 \* ARABIC </w:instrText>
        </w:r>
      </w:ins>
      <w:ins w:id="4090" w:author="成成" w:date="2025-09-18T15:30:45Z">
        <w:r>
          <w:rPr>
            <w:rFonts w:hint="eastAsia" w:ascii="阿里巴巴普惠体 2.0 45 Light" w:hAnsi="阿里巴巴普惠体 2.0 45 Light" w:eastAsia="阿里巴巴普惠体 2.0 45 Light" w:cs="阿里巴巴普惠体 2.0 45 Light"/>
            <w:rPrChange w:id="4091" w:author="成成" w:date="2025-09-18T15:39:18Z">
              <w:rPr/>
            </w:rPrChange>
          </w:rPr>
          <w:fldChar w:fldCharType="separate"/>
        </w:r>
      </w:ins>
      <w:ins w:id="4093" w:author="成成" w:date="2025-09-18T16:08:18Z">
        <w:r>
          <w:rPr>
            <w:rFonts w:hint="eastAsia" w:ascii="阿里巴巴普惠体 2.0 45 Light" w:hAnsi="阿里巴巴普惠体 2.0 45 Light" w:eastAsia="阿里巴巴普惠体 2.0 45 Light" w:cs="阿里巴巴普惠体 2.0 45 Light"/>
          </w:rPr>
          <w:t>42</w:t>
        </w:r>
      </w:ins>
      <w:ins w:id="4094" w:author="成成" w:date="2025-09-18T15:30:45Z">
        <w:r>
          <w:rPr>
            <w:rFonts w:hint="eastAsia" w:ascii="阿里巴巴普惠体 2.0 45 Light" w:hAnsi="阿里巴巴普惠体 2.0 45 Light" w:eastAsia="阿里巴巴普惠体 2.0 45 Light" w:cs="阿里巴巴普惠体 2.0 45 Light"/>
            <w:rPrChange w:id="4095" w:author="成成" w:date="2025-09-18T15:39:18Z">
              <w:rPr/>
            </w:rPrChange>
          </w:rPr>
          <w:fldChar w:fldCharType="end"/>
        </w:r>
        <w:bookmarkEnd w:id="601"/>
      </w:ins>
      <w:del w:id="4097" w:author="成成" w:date="2025-09-18T15:30:42Z">
        <w:r>
          <w:rPr>
            <w:rFonts w:hint="eastAsia" w:ascii="阿里巴巴普惠体 2.0 45 Light" w:hAnsi="阿里巴巴普惠体 2.0 45 Light" w:eastAsia="阿里巴巴普惠体 2.0 45 Light" w:cs="阿里巴巴普惠体 2.0 45 Light"/>
            <w:lang w:val="en-US" w:eastAsia="zh-CN"/>
          </w:rPr>
          <w:delText>表42</w:delText>
        </w:r>
      </w:del>
      <w:r>
        <w:rPr>
          <w:rFonts w:hint="eastAsia" w:ascii="阿里巴巴普惠体 2.0 45 Light" w:hAnsi="阿里巴巴普惠体 2.0 45 Light" w:eastAsia="阿里巴巴普惠体 2.0 45 Light" w:cs="阿里巴巴普惠体 2.0 45 Light"/>
        </w:rPr>
        <w:t>各自由度的</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的电流值</w:t>
      </w:r>
      <w:bookmarkEnd w:id="602"/>
    </w:p>
    <w:tbl>
      <w:tblPr>
        <w:tblStyle w:val="25"/>
        <w:tblW w:w="8228"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7"/>
        <w:gridCol w:w="2838"/>
        <w:gridCol w:w="1408"/>
        <w:gridCol w:w="1421"/>
        <w:gridCol w:w="1184"/>
      </w:tblGrid>
      <w:tr w14:paraId="255B6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77" w:type="dxa"/>
            <w:vAlign w:val="center"/>
          </w:tcPr>
          <w:p w14:paraId="3BA147BC">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2838" w:type="dxa"/>
            <w:vAlign w:val="center"/>
          </w:tcPr>
          <w:p w14:paraId="69D10E30">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1408" w:type="dxa"/>
            <w:vAlign w:val="center"/>
          </w:tcPr>
          <w:p w14:paraId="33F8549F">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c>
          <w:tcPr>
            <w:tcW w:w="1421" w:type="dxa"/>
            <w:vAlign w:val="center"/>
          </w:tcPr>
          <w:p w14:paraId="318DAF31">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范围</w:t>
            </w:r>
          </w:p>
        </w:tc>
        <w:tc>
          <w:tcPr>
            <w:tcW w:w="1184" w:type="dxa"/>
            <w:vAlign w:val="center"/>
          </w:tcPr>
          <w:p w14:paraId="09F8B0EE">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单位</w:t>
            </w:r>
          </w:p>
        </w:tc>
      </w:tr>
      <w:tr w14:paraId="4B428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77" w:type="dxa"/>
            <w:vAlign w:val="center"/>
          </w:tcPr>
          <w:p w14:paraId="2F7B2E4D">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1076</w:t>
            </w:r>
          </w:p>
        </w:tc>
        <w:tc>
          <w:tcPr>
            <w:tcW w:w="2838" w:type="dxa"/>
            <w:vAlign w:val="center"/>
          </w:tcPr>
          <w:p w14:paraId="1C96D65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小拇指</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电流值</w:t>
            </w:r>
          </w:p>
        </w:tc>
        <w:tc>
          <w:tcPr>
            <w:tcW w:w="1408" w:type="dxa"/>
            <w:vAlign w:val="center"/>
          </w:tcPr>
          <w:p w14:paraId="5551EAB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421" w:type="dxa"/>
            <w:vAlign w:val="center"/>
          </w:tcPr>
          <w:p w14:paraId="6BD427D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r>
              <w:rPr>
                <w:rFonts w:hint="eastAsia" w:ascii="阿里巴巴普惠体 2.0 45 Light" w:hAnsi="阿里巴巴普惠体 2.0 45 Light" w:eastAsia="阿里巴巴普惠体 2.0 45 Light" w:cs="阿里巴巴普惠体 2.0 45 Light"/>
                <w:lang w:val="en-US" w:eastAsia="zh-CN"/>
              </w:rPr>
              <w:t>5</w:t>
            </w:r>
            <w:r>
              <w:rPr>
                <w:rFonts w:hint="eastAsia" w:ascii="阿里巴巴普惠体 2.0 45 Light" w:hAnsi="阿里巴巴普惠体 2.0 45 Light" w:eastAsia="阿里巴巴普惠体 2.0 45 Light" w:cs="阿里巴巴普惠体 2.0 45 Light"/>
              </w:rPr>
              <w:t>00</w:t>
            </w:r>
          </w:p>
        </w:tc>
        <w:tc>
          <w:tcPr>
            <w:tcW w:w="1184" w:type="dxa"/>
            <w:vAlign w:val="center"/>
          </w:tcPr>
          <w:p w14:paraId="3DE64E1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mA</w:t>
            </w:r>
          </w:p>
        </w:tc>
      </w:tr>
      <w:tr w14:paraId="1BD38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77" w:type="dxa"/>
            <w:vAlign w:val="center"/>
          </w:tcPr>
          <w:p w14:paraId="7318C0C5">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1077</w:t>
            </w:r>
          </w:p>
        </w:tc>
        <w:tc>
          <w:tcPr>
            <w:tcW w:w="2838" w:type="dxa"/>
            <w:vAlign w:val="center"/>
          </w:tcPr>
          <w:p w14:paraId="4C4D08B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无名指</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电流值</w:t>
            </w:r>
          </w:p>
        </w:tc>
        <w:tc>
          <w:tcPr>
            <w:tcW w:w="1408" w:type="dxa"/>
            <w:vAlign w:val="center"/>
          </w:tcPr>
          <w:p w14:paraId="6D2D451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421" w:type="dxa"/>
            <w:vAlign w:val="center"/>
          </w:tcPr>
          <w:p w14:paraId="4F48E9D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r>
              <w:rPr>
                <w:rFonts w:hint="eastAsia" w:ascii="阿里巴巴普惠体 2.0 45 Light" w:hAnsi="阿里巴巴普惠体 2.0 45 Light" w:eastAsia="阿里巴巴普惠体 2.0 45 Light" w:cs="阿里巴巴普惠体 2.0 45 Light"/>
                <w:lang w:val="en-US" w:eastAsia="zh-CN"/>
              </w:rPr>
              <w:t>5</w:t>
            </w:r>
            <w:r>
              <w:rPr>
                <w:rFonts w:hint="eastAsia" w:ascii="阿里巴巴普惠体 2.0 45 Light" w:hAnsi="阿里巴巴普惠体 2.0 45 Light" w:eastAsia="阿里巴巴普惠体 2.0 45 Light" w:cs="阿里巴巴普惠体 2.0 45 Light"/>
              </w:rPr>
              <w:t>00</w:t>
            </w:r>
          </w:p>
        </w:tc>
        <w:tc>
          <w:tcPr>
            <w:tcW w:w="1184" w:type="dxa"/>
            <w:vAlign w:val="center"/>
          </w:tcPr>
          <w:p w14:paraId="05D9DFE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mA</w:t>
            </w:r>
          </w:p>
        </w:tc>
      </w:tr>
      <w:tr w14:paraId="4658B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77" w:type="dxa"/>
            <w:vAlign w:val="center"/>
          </w:tcPr>
          <w:p w14:paraId="70039B0B">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1078</w:t>
            </w:r>
          </w:p>
        </w:tc>
        <w:tc>
          <w:tcPr>
            <w:tcW w:w="2838" w:type="dxa"/>
            <w:vAlign w:val="center"/>
          </w:tcPr>
          <w:p w14:paraId="2E6573F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中指</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电流值</w:t>
            </w:r>
          </w:p>
        </w:tc>
        <w:tc>
          <w:tcPr>
            <w:tcW w:w="1408" w:type="dxa"/>
            <w:vAlign w:val="center"/>
          </w:tcPr>
          <w:p w14:paraId="13CB11E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421" w:type="dxa"/>
            <w:vAlign w:val="center"/>
          </w:tcPr>
          <w:p w14:paraId="3785A60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r>
              <w:rPr>
                <w:rFonts w:hint="eastAsia" w:ascii="阿里巴巴普惠体 2.0 45 Light" w:hAnsi="阿里巴巴普惠体 2.0 45 Light" w:eastAsia="阿里巴巴普惠体 2.0 45 Light" w:cs="阿里巴巴普惠体 2.0 45 Light"/>
                <w:lang w:val="en-US" w:eastAsia="zh-CN"/>
              </w:rPr>
              <w:t>5</w:t>
            </w:r>
            <w:r>
              <w:rPr>
                <w:rFonts w:hint="eastAsia" w:ascii="阿里巴巴普惠体 2.0 45 Light" w:hAnsi="阿里巴巴普惠体 2.0 45 Light" w:eastAsia="阿里巴巴普惠体 2.0 45 Light" w:cs="阿里巴巴普惠体 2.0 45 Light"/>
              </w:rPr>
              <w:t>00</w:t>
            </w:r>
          </w:p>
        </w:tc>
        <w:tc>
          <w:tcPr>
            <w:tcW w:w="1184" w:type="dxa"/>
            <w:vAlign w:val="center"/>
          </w:tcPr>
          <w:p w14:paraId="3B457BB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mA</w:t>
            </w:r>
          </w:p>
        </w:tc>
      </w:tr>
      <w:tr w14:paraId="1CFBB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77" w:type="dxa"/>
            <w:vAlign w:val="center"/>
          </w:tcPr>
          <w:p w14:paraId="06780C0C">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1079</w:t>
            </w:r>
          </w:p>
        </w:tc>
        <w:tc>
          <w:tcPr>
            <w:tcW w:w="2838" w:type="dxa"/>
            <w:vAlign w:val="center"/>
          </w:tcPr>
          <w:p w14:paraId="4EAB14B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食指</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电流值</w:t>
            </w:r>
          </w:p>
        </w:tc>
        <w:tc>
          <w:tcPr>
            <w:tcW w:w="1408" w:type="dxa"/>
            <w:vAlign w:val="center"/>
          </w:tcPr>
          <w:p w14:paraId="6078BF9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421" w:type="dxa"/>
            <w:vAlign w:val="center"/>
          </w:tcPr>
          <w:p w14:paraId="1E585F1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r>
              <w:rPr>
                <w:rFonts w:hint="eastAsia" w:ascii="阿里巴巴普惠体 2.0 45 Light" w:hAnsi="阿里巴巴普惠体 2.0 45 Light" w:eastAsia="阿里巴巴普惠体 2.0 45 Light" w:cs="阿里巴巴普惠体 2.0 45 Light"/>
                <w:lang w:val="en-US" w:eastAsia="zh-CN"/>
              </w:rPr>
              <w:t>5</w:t>
            </w:r>
            <w:r>
              <w:rPr>
                <w:rFonts w:hint="eastAsia" w:ascii="阿里巴巴普惠体 2.0 45 Light" w:hAnsi="阿里巴巴普惠体 2.0 45 Light" w:eastAsia="阿里巴巴普惠体 2.0 45 Light" w:cs="阿里巴巴普惠体 2.0 45 Light"/>
              </w:rPr>
              <w:t>00</w:t>
            </w:r>
          </w:p>
        </w:tc>
        <w:tc>
          <w:tcPr>
            <w:tcW w:w="1184" w:type="dxa"/>
            <w:vAlign w:val="center"/>
          </w:tcPr>
          <w:p w14:paraId="065980D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mA</w:t>
            </w:r>
          </w:p>
        </w:tc>
      </w:tr>
      <w:tr w14:paraId="5D18B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77" w:type="dxa"/>
            <w:vAlign w:val="center"/>
          </w:tcPr>
          <w:p w14:paraId="41C7E25E">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1080</w:t>
            </w:r>
          </w:p>
        </w:tc>
        <w:tc>
          <w:tcPr>
            <w:tcW w:w="2838" w:type="dxa"/>
            <w:vAlign w:val="center"/>
          </w:tcPr>
          <w:p w14:paraId="7548263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大拇指弯曲</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电流值</w:t>
            </w:r>
          </w:p>
        </w:tc>
        <w:tc>
          <w:tcPr>
            <w:tcW w:w="1408" w:type="dxa"/>
            <w:vAlign w:val="center"/>
          </w:tcPr>
          <w:p w14:paraId="343DC81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421" w:type="dxa"/>
            <w:vAlign w:val="center"/>
          </w:tcPr>
          <w:p w14:paraId="785947F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r>
              <w:rPr>
                <w:rFonts w:hint="eastAsia" w:ascii="阿里巴巴普惠体 2.0 45 Light" w:hAnsi="阿里巴巴普惠体 2.0 45 Light" w:eastAsia="阿里巴巴普惠体 2.0 45 Light" w:cs="阿里巴巴普惠体 2.0 45 Light"/>
                <w:lang w:val="en-US" w:eastAsia="zh-CN"/>
              </w:rPr>
              <w:t>5</w:t>
            </w:r>
            <w:r>
              <w:rPr>
                <w:rFonts w:hint="eastAsia" w:ascii="阿里巴巴普惠体 2.0 45 Light" w:hAnsi="阿里巴巴普惠体 2.0 45 Light" w:eastAsia="阿里巴巴普惠体 2.0 45 Light" w:cs="阿里巴巴普惠体 2.0 45 Light"/>
              </w:rPr>
              <w:t>00</w:t>
            </w:r>
          </w:p>
        </w:tc>
        <w:tc>
          <w:tcPr>
            <w:tcW w:w="1184" w:type="dxa"/>
            <w:vAlign w:val="center"/>
          </w:tcPr>
          <w:p w14:paraId="03FE75C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mA</w:t>
            </w:r>
          </w:p>
        </w:tc>
      </w:tr>
      <w:tr w14:paraId="72A19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77" w:type="dxa"/>
            <w:vAlign w:val="center"/>
          </w:tcPr>
          <w:p w14:paraId="7ED8F6DD">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1081</w:t>
            </w:r>
          </w:p>
        </w:tc>
        <w:tc>
          <w:tcPr>
            <w:tcW w:w="2838" w:type="dxa"/>
            <w:vAlign w:val="center"/>
          </w:tcPr>
          <w:p w14:paraId="67E6C84B">
            <w:pPr>
              <w:pStyle w:val="12"/>
              <w:tabs>
                <w:tab w:val="left" w:pos="420"/>
                <w:tab w:val="left" w:pos="851"/>
              </w:tabs>
              <w:ind w:firstLineChars="0"/>
              <w:rPr>
                <w:rFonts w:hint="eastAsia" w:ascii="阿里巴巴普惠体 2.0 45 Light" w:hAnsi="阿里巴巴普惠体 2.0 45 Light" w:eastAsia="阿里巴巴普惠体 2.0 45 Light" w:cs="阿里巴巴普惠体 2.0 45 Light"/>
              </w:rPr>
              <w:pPrChange w:id="4098" w:author="成成" w:date="2025-09-18T15:31:04Z">
                <w:pPr>
                  <w:pStyle w:val="111"/>
                  <w:ind w:firstLine="0" w:firstLineChars="0"/>
                </w:pPr>
              </w:pPrChange>
            </w:pPr>
            <w:r>
              <w:rPr>
                <w:rFonts w:hint="eastAsia" w:ascii="阿里巴巴普惠体 2.0 45 Light" w:hAnsi="阿里巴巴普惠体 2.0 45 Light" w:eastAsia="阿里巴巴普惠体 2.0 45 Light" w:cs="阿里巴巴普惠体 2.0 45 Light"/>
              </w:rPr>
              <w:t>大拇指旋转</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电流值</w:t>
            </w:r>
          </w:p>
        </w:tc>
        <w:tc>
          <w:tcPr>
            <w:tcW w:w="1408" w:type="dxa"/>
            <w:vAlign w:val="center"/>
          </w:tcPr>
          <w:p w14:paraId="1B87C53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421" w:type="dxa"/>
            <w:vAlign w:val="center"/>
          </w:tcPr>
          <w:p w14:paraId="75663C5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r>
              <w:rPr>
                <w:rFonts w:hint="eastAsia" w:ascii="阿里巴巴普惠体 2.0 45 Light" w:hAnsi="阿里巴巴普惠体 2.0 45 Light" w:eastAsia="阿里巴巴普惠体 2.0 45 Light" w:cs="阿里巴巴普惠体 2.0 45 Light"/>
                <w:lang w:val="en-US" w:eastAsia="zh-CN"/>
              </w:rPr>
              <w:t>5</w:t>
            </w:r>
            <w:r>
              <w:rPr>
                <w:rFonts w:hint="eastAsia" w:ascii="阿里巴巴普惠体 2.0 45 Light" w:hAnsi="阿里巴巴普惠体 2.0 45 Light" w:eastAsia="阿里巴巴普惠体 2.0 45 Light" w:cs="阿里巴巴普惠体 2.0 45 Light"/>
              </w:rPr>
              <w:t>00</w:t>
            </w:r>
          </w:p>
        </w:tc>
        <w:tc>
          <w:tcPr>
            <w:tcW w:w="1184" w:type="dxa"/>
            <w:vAlign w:val="center"/>
          </w:tcPr>
          <w:p w14:paraId="738CDA9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mA</w:t>
            </w:r>
          </w:p>
        </w:tc>
      </w:tr>
    </w:tbl>
    <w:p w14:paraId="1B033424">
      <w:pPr>
        <w:pStyle w:val="5"/>
        <w:numPr>
          <w:ilvl w:val="-1"/>
          <w:numId w:val="0"/>
        </w:numPr>
        <w:ind w:left="397" w:firstLine="0"/>
        <w:rPr>
          <w:rFonts w:hint="eastAsia" w:ascii="阿里巴巴普惠体 2.0 45 Light" w:hAnsi="阿里巴巴普惠体 2.0 45 Light" w:eastAsia="阿里巴巴普惠体 2.0 45 Light" w:cs="阿里巴巴普惠体 2.0 45 Light"/>
        </w:rPr>
      </w:pPr>
      <w:bookmarkStart w:id="603" w:name="_Toc24856"/>
      <w:bookmarkStart w:id="604" w:name="_Toc797054"/>
      <w:bookmarkStart w:id="605" w:name="_Toc6174"/>
      <w:bookmarkStart w:id="606" w:name="_Toc26286"/>
      <w:bookmarkStart w:id="607" w:name="_Toc21939219"/>
      <w:bookmarkStart w:id="608" w:name="_Toc25206"/>
      <w:bookmarkStart w:id="609" w:name="_Toc4555"/>
      <w:bookmarkStart w:id="610" w:name="_Toc19760"/>
      <w:bookmarkStart w:id="611" w:name="_Toc12386"/>
      <w:bookmarkStart w:id="612" w:name="_Toc10408"/>
      <w:bookmarkStart w:id="613" w:name="_Toc23723"/>
      <w:bookmarkStart w:id="614" w:name="_Toc10765"/>
      <w:bookmarkStart w:id="615" w:name="_Toc3821224"/>
      <w:bookmarkStart w:id="616" w:name="_Toc32544"/>
      <w:r>
        <w:rPr>
          <w:rFonts w:hint="eastAsia" w:ascii="阿里巴巴普惠体 2.0 45 Light" w:hAnsi="阿里巴巴普惠体 2.0 45 Light" w:eastAsia="阿里巴巴普惠体 2.0 45 Light" w:cs="阿里巴巴普惠体 2.0 45 Light"/>
          <w:lang w:val="en-US" w:eastAsia="zh-CN"/>
        </w:rPr>
        <w:t xml:space="preserve">2.5.18 </w:t>
      </w:r>
      <w:r>
        <w:rPr>
          <w:rFonts w:hint="eastAsia" w:ascii="阿里巴巴普惠体 2.0 45 Light" w:hAnsi="阿里巴巴普惠体 2.0 45 Light" w:eastAsia="阿里巴巴普惠体 2.0 45 Light" w:cs="阿里巴巴普惠体 2.0 45 Light"/>
          <w:b/>
          <w:bCs/>
          <w:rPrChange w:id="4099" w:author="成成" w:date="2025-09-18T16:17:19Z">
            <w:rPr>
              <w:rFonts w:hint="eastAsia" w:ascii="阿里巴巴普惠体 2.0 45 Light" w:hAnsi="阿里巴巴普惠体 2.0 45 Light" w:eastAsia="阿里巴巴普惠体 2.0 45 Light" w:cs="阿里巴巴普惠体 2.0 45 Light"/>
            </w:rPr>
          </w:rPrChange>
        </w:rPr>
        <w:t>各</w:t>
      </w:r>
      <w:r>
        <w:rPr>
          <w:rFonts w:hint="eastAsia" w:ascii="阿里巴巴普惠体 2.0 45 Light" w:hAnsi="阿里巴巴普惠体 2.0 45 Light" w:eastAsia="阿里巴巴普惠体 2.0 45 Light" w:cs="阿里巴巴普惠体 2.0 45 Light"/>
          <w:b/>
          <w:bCs/>
          <w:lang w:eastAsia="zh-CN"/>
          <w:rPrChange w:id="4100" w:author="成成" w:date="2025-09-18T16:17:19Z">
            <w:rPr>
              <w:rFonts w:hint="eastAsia" w:ascii="阿里巴巴普惠体 2.0 45 Light" w:hAnsi="阿里巴巴普惠体 2.0 45 Light" w:eastAsia="阿里巴巴普惠体 2.0 45 Light" w:cs="阿里巴巴普惠体 2.0 45 Light"/>
              <w:lang w:eastAsia="zh-CN"/>
            </w:rPr>
          </w:rPrChange>
        </w:rPr>
        <w:t>电缸</w:t>
      </w:r>
      <w:r>
        <w:rPr>
          <w:rFonts w:hint="eastAsia" w:ascii="阿里巴巴普惠体 2.0 45 Light" w:hAnsi="阿里巴巴普惠体 2.0 45 Light" w:eastAsia="阿里巴巴普惠体 2.0 45 Light" w:cs="阿里巴巴普惠体 2.0 45 Light"/>
          <w:b/>
          <w:bCs/>
          <w:rPrChange w:id="4101" w:author="成成" w:date="2025-09-18T16:17:19Z">
            <w:rPr>
              <w:rFonts w:hint="eastAsia" w:ascii="阿里巴巴普惠体 2.0 45 Light" w:hAnsi="阿里巴巴普惠体 2.0 45 Light" w:eastAsia="阿里巴巴普惠体 2.0 45 Light" w:cs="阿里巴巴普惠体 2.0 45 Light"/>
            </w:rPr>
          </w:rPrChange>
        </w:rPr>
        <w:t>的故障信息</w:t>
      </w:r>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p>
    <w:p w14:paraId="2F71560C">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此寄存器组由六个寄存器组成，分别对应灵巧手六个</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的故障码，具体说明</w:t>
      </w:r>
      <w:r>
        <w:rPr>
          <w:rFonts w:hint="eastAsia" w:ascii="阿里巴巴普惠体 2.0 45 Light" w:hAnsi="阿里巴巴普惠体 2.0 45 Light" w:eastAsia="阿里巴巴普惠体 2.0 45 Light" w:cs="阿里巴巴普惠体 2.0 45 Light"/>
          <w:lang w:val="en-US" w:eastAsia="zh-CN"/>
        </w:rPr>
        <w:t>如下</w:t>
      </w:r>
      <w:ins w:id="4102" w:author="成成" w:date="2025-09-18T15:31:13Z">
        <w:r>
          <w:rPr>
            <w:rFonts w:hint="eastAsia" w:ascii="阿里巴巴普惠体 2.0 45 Light" w:hAnsi="阿里巴巴普惠体 2.0 45 Light" w:eastAsia="阿里巴巴普惠体 2.0 45 Light" w:cs="阿里巴巴普惠体 2.0 45 Light"/>
            <w:lang w:val="en-US" w:eastAsia="zh-CN"/>
            <w:rPrChange w:id="4103" w:author="成成" w:date="2025-09-18T15:39:11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4105" w:author="成成" w:date="2025-09-18T15:31:13Z">
        <w:r>
          <w:rPr>
            <w:rFonts w:hint="eastAsia" w:ascii="阿里巴巴普惠体 2.0 45 Light" w:hAnsi="阿里巴巴普惠体 2.0 45 Light" w:eastAsia="阿里巴巴普惠体 2.0 45 Light" w:cs="阿里巴巴普惠体 2.0 45 Light"/>
            <w:lang w:val="en-US" w:eastAsia="zh-CN"/>
            <w:rPrChange w:id="4106" w:author="成成" w:date="2025-09-18T15:39:11Z">
              <w:rPr>
                <w:rFonts w:hint="eastAsia" w:ascii="阿里巴巴普惠体 2.0 45 Light" w:hAnsi="阿里巴巴普惠体 2.0 45 Light" w:eastAsia="阿里巴巴普惠体 2.0 45 Light" w:cs="阿里巴巴普惠体 2.0 45 Light"/>
                <w:lang w:val="en-US" w:eastAsia="zh-CN"/>
              </w:rPr>
            </w:rPrChange>
          </w:rPr>
          <w:instrText xml:space="preserve"> REF _Ref424 \h </w:instrText>
        </w:r>
      </w:ins>
      <w:ins w:id="4108" w:author="成成" w:date="2025-09-18T15:31:13Z">
        <w:r>
          <w:rPr>
            <w:rFonts w:hint="eastAsia" w:ascii="阿里巴巴普惠体 2.0 45 Light" w:hAnsi="阿里巴巴普惠体 2.0 45 Light" w:eastAsia="阿里巴巴普惠体 2.0 45 Light" w:cs="阿里巴巴普惠体 2.0 45 Light"/>
            <w:lang w:val="en-US" w:eastAsia="zh-CN"/>
            <w:rPrChange w:id="4109" w:author="成成" w:date="2025-09-18T15:39:11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4111" w:author="成成" w:date="2025-09-18T15:31:13Z">
        <w:r>
          <w:rPr>
            <w:rFonts w:hint="eastAsia" w:ascii="阿里巴巴普惠体 2.0 45 Light" w:hAnsi="阿里巴巴普惠体 2.0 45 Light" w:eastAsia="阿里巴巴普惠体 2.0 45 Light" w:cs="阿里巴巴普惠体 2.0 45 Light"/>
            <w:rPrChange w:id="4112" w:author="成成" w:date="2025-09-18T15:39:11Z">
              <w:rPr/>
            </w:rPrChange>
          </w:rPr>
          <w:t>表 43</w:t>
        </w:r>
      </w:ins>
      <w:ins w:id="4114" w:author="成成" w:date="2025-09-18T15:31:13Z">
        <w:r>
          <w:rPr>
            <w:rFonts w:hint="eastAsia" w:ascii="阿里巴巴普惠体 2.0 45 Light" w:hAnsi="阿里巴巴普惠体 2.0 45 Light" w:eastAsia="阿里巴巴普惠体 2.0 45 Light" w:cs="阿里巴巴普惠体 2.0 45 Light"/>
            <w:lang w:val="en-US" w:eastAsia="zh-CN"/>
            <w:rPrChange w:id="4115" w:author="成成" w:date="2025-09-18T15:39:11Z">
              <w:rPr>
                <w:rFonts w:hint="eastAsia" w:ascii="阿里巴巴普惠体 2.0 45 Light" w:hAnsi="阿里巴巴普惠体 2.0 45 Light" w:eastAsia="阿里巴巴普惠体 2.0 45 Light" w:cs="阿里巴巴普惠体 2.0 45 Light"/>
                <w:lang w:val="en-US" w:eastAsia="zh-CN"/>
              </w:rPr>
            </w:rPrChange>
          </w:rPr>
          <w:fldChar w:fldCharType="end"/>
        </w:r>
      </w:ins>
      <w:del w:id="4117" w:author="成成" w:date="2025-09-18T15:31:08Z">
        <w:r>
          <w:rPr>
            <w:rFonts w:hint="eastAsia" w:ascii="阿里巴巴普惠体 2.0 45 Light" w:hAnsi="阿里巴巴普惠体 2.0 45 Light" w:eastAsia="阿里巴巴普惠体 2.0 45 Light" w:cs="阿里巴巴普惠体 2.0 45 Light"/>
            <w:lang w:val="en-US" w:eastAsia="zh-CN"/>
          </w:rPr>
          <w:delText>表</w:delText>
        </w:r>
      </w:del>
      <w:del w:id="4118" w:author="成成" w:date="2025-09-18T15:31:07Z">
        <w:r>
          <w:rPr>
            <w:rFonts w:hint="eastAsia" w:ascii="阿里巴巴普惠体 2.0 45 Light" w:hAnsi="阿里巴巴普惠体 2.0 45 Light" w:eastAsia="阿里巴巴普惠体 2.0 45 Light" w:cs="阿里巴巴普惠体 2.0 45 Light"/>
            <w:lang w:val="en-US" w:eastAsia="zh-CN"/>
          </w:rPr>
          <w:delText>43</w:delText>
        </w:r>
      </w:del>
      <w:r>
        <w:rPr>
          <w:rFonts w:hint="eastAsia" w:ascii="阿里巴巴普惠体 2.0 45 Light" w:hAnsi="阿里巴巴普惠体 2.0 45 Light" w:eastAsia="阿里巴巴普惠体 2.0 45 Light" w:cs="阿里巴巴普惠体 2.0 45 Light"/>
          <w:lang w:val="en-US" w:eastAsia="zh-CN"/>
        </w:rPr>
        <w:t>所示</w:t>
      </w:r>
      <w:r>
        <w:rPr>
          <w:rFonts w:hint="eastAsia" w:ascii="阿里巴巴普惠体 2.0 45 Light" w:hAnsi="阿里巴巴普惠体 2.0 45 Light" w:eastAsia="阿里巴巴普惠体 2.0 45 Light" w:cs="阿里巴巴普惠体 2.0 45 Light"/>
        </w:rPr>
        <w:t>。这些参数为只读参数。</w:t>
      </w:r>
    </w:p>
    <w:p w14:paraId="384C97D0">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ins w:id="4119" w:author="成成" w:date="2025-09-18T15:31:04Z">
        <w:bookmarkStart w:id="617" w:name="_Ref424"/>
        <w:r>
          <w:rPr>
            <w:rFonts w:hint="eastAsia" w:ascii="阿里巴巴普惠体 2.0 45 Light" w:hAnsi="阿里巴巴普惠体 2.0 45 Light" w:eastAsia="阿里巴巴普惠体 2.0 45 Light" w:cs="阿里巴巴普惠体 2.0 45 Light"/>
            <w:rPrChange w:id="4120" w:author="成成" w:date="2025-09-18T15:39:06Z">
              <w:rPr/>
            </w:rPrChange>
          </w:rPr>
          <w:t xml:space="preserve">表 </w:t>
        </w:r>
      </w:ins>
      <w:ins w:id="4122" w:author="成成" w:date="2025-09-18T15:31:04Z">
        <w:r>
          <w:rPr>
            <w:rFonts w:hint="eastAsia" w:ascii="阿里巴巴普惠体 2.0 45 Light" w:hAnsi="阿里巴巴普惠体 2.0 45 Light" w:eastAsia="阿里巴巴普惠体 2.0 45 Light" w:cs="阿里巴巴普惠体 2.0 45 Light"/>
            <w:rPrChange w:id="4123" w:author="成成" w:date="2025-09-18T15:39:06Z">
              <w:rPr/>
            </w:rPrChange>
          </w:rPr>
          <w:fldChar w:fldCharType="begin"/>
        </w:r>
      </w:ins>
      <w:ins w:id="4125" w:author="成成" w:date="2025-09-18T15:31:04Z">
        <w:r>
          <w:rPr>
            <w:rFonts w:hint="eastAsia" w:ascii="阿里巴巴普惠体 2.0 45 Light" w:hAnsi="阿里巴巴普惠体 2.0 45 Light" w:eastAsia="阿里巴巴普惠体 2.0 45 Light" w:cs="阿里巴巴普惠体 2.0 45 Light"/>
            <w:rPrChange w:id="4126" w:author="成成" w:date="2025-09-18T15:39:06Z">
              <w:rPr/>
            </w:rPrChange>
          </w:rPr>
          <w:instrText xml:space="preserve"> SEQ 表 \* ARABIC </w:instrText>
        </w:r>
      </w:ins>
      <w:ins w:id="4128" w:author="成成" w:date="2025-09-18T15:31:04Z">
        <w:r>
          <w:rPr>
            <w:rFonts w:hint="eastAsia" w:ascii="阿里巴巴普惠体 2.0 45 Light" w:hAnsi="阿里巴巴普惠体 2.0 45 Light" w:eastAsia="阿里巴巴普惠体 2.0 45 Light" w:cs="阿里巴巴普惠体 2.0 45 Light"/>
            <w:rPrChange w:id="4129" w:author="成成" w:date="2025-09-18T15:39:06Z">
              <w:rPr/>
            </w:rPrChange>
          </w:rPr>
          <w:fldChar w:fldCharType="separate"/>
        </w:r>
      </w:ins>
      <w:ins w:id="4131" w:author="成成" w:date="2025-09-18T16:08:18Z">
        <w:r>
          <w:rPr>
            <w:rFonts w:hint="eastAsia" w:ascii="阿里巴巴普惠体 2.0 45 Light" w:hAnsi="阿里巴巴普惠体 2.0 45 Light" w:eastAsia="阿里巴巴普惠体 2.0 45 Light" w:cs="阿里巴巴普惠体 2.0 45 Light"/>
          </w:rPr>
          <w:t>43</w:t>
        </w:r>
      </w:ins>
      <w:ins w:id="4132" w:author="成成" w:date="2025-09-18T15:31:04Z">
        <w:r>
          <w:rPr>
            <w:rFonts w:hint="eastAsia" w:ascii="阿里巴巴普惠体 2.0 45 Light" w:hAnsi="阿里巴巴普惠体 2.0 45 Light" w:eastAsia="阿里巴巴普惠体 2.0 45 Light" w:cs="阿里巴巴普惠体 2.0 45 Light"/>
            <w:rPrChange w:id="4133" w:author="成成" w:date="2025-09-18T15:39:06Z">
              <w:rPr/>
            </w:rPrChange>
          </w:rPr>
          <w:fldChar w:fldCharType="end"/>
        </w:r>
        <w:bookmarkEnd w:id="617"/>
      </w:ins>
      <w:del w:id="4135" w:author="成成" w:date="2025-09-18T15:31:00Z">
        <w:r>
          <w:rPr>
            <w:rFonts w:hint="eastAsia" w:ascii="阿里巴巴普惠体 2.0 45 Light" w:hAnsi="阿里巴巴普惠体 2.0 45 Light" w:eastAsia="阿里巴巴普惠体 2.0 45 Light" w:cs="阿里巴巴普惠体 2.0 45 Light"/>
            <w:lang w:val="en-US" w:eastAsia="zh-CN"/>
          </w:rPr>
          <w:delText>表43</w:delText>
        </w:r>
      </w:del>
      <w:r>
        <w:rPr>
          <w:rFonts w:hint="eastAsia" w:ascii="阿里巴巴普惠体 2.0 45 Light" w:hAnsi="阿里巴巴普惠体 2.0 45 Light" w:eastAsia="阿里巴巴普惠体 2.0 45 Light" w:cs="阿里巴巴普惠体 2.0 45 Light"/>
          <w:lang w:val="en-US" w:eastAsia="zh-CN"/>
        </w:rPr>
        <w:t>各电缸的故障信息</w:t>
      </w:r>
    </w:p>
    <w:tbl>
      <w:tblPr>
        <w:tblStyle w:val="25"/>
        <w:tblW w:w="8228"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5"/>
        <w:gridCol w:w="3398"/>
        <w:gridCol w:w="2605"/>
      </w:tblGrid>
      <w:tr w14:paraId="18861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3DD9F365">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3398" w:type="dxa"/>
            <w:vAlign w:val="center"/>
          </w:tcPr>
          <w:p w14:paraId="767CD392">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2605" w:type="dxa"/>
            <w:vAlign w:val="center"/>
          </w:tcPr>
          <w:p w14:paraId="0DB975BB">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r>
      <w:tr w14:paraId="06670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2CAF8BA2">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1082</w:t>
            </w:r>
          </w:p>
        </w:tc>
        <w:tc>
          <w:tcPr>
            <w:tcW w:w="3398" w:type="dxa"/>
            <w:vAlign w:val="center"/>
          </w:tcPr>
          <w:p w14:paraId="602FB1E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小拇指</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故障码</w:t>
            </w:r>
          </w:p>
        </w:tc>
        <w:tc>
          <w:tcPr>
            <w:tcW w:w="2605" w:type="dxa"/>
            <w:vAlign w:val="center"/>
          </w:tcPr>
          <w:p w14:paraId="7020ABD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4DBAE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4FDA5CDD">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1083</w:t>
            </w:r>
          </w:p>
        </w:tc>
        <w:tc>
          <w:tcPr>
            <w:tcW w:w="3398" w:type="dxa"/>
            <w:vAlign w:val="center"/>
          </w:tcPr>
          <w:p w14:paraId="16ED2A6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无名指</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故障码</w:t>
            </w:r>
          </w:p>
        </w:tc>
        <w:tc>
          <w:tcPr>
            <w:tcW w:w="2605" w:type="dxa"/>
            <w:vAlign w:val="center"/>
          </w:tcPr>
          <w:p w14:paraId="63ADF94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2F54D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5F0CEE75">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1084</w:t>
            </w:r>
          </w:p>
        </w:tc>
        <w:tc>
          <w:tcPr>
            <w:tcW w:w="3398" w:type="dxa"/>
            <w:vAlign w:val="center"/>
          </w:tcPr>
          <w:p w14:paraId="4CE8316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中指</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故障码</w:t>
            </w:r>
          </w:p>
        </w:tc>
        <w:tc>
          <w:tcPr>
            <w:tcW w:w="2605" w:type="dxa"/>
            <w:vAlign w:val="center"/>
          </w:tcPr>
          <w:p w14:paraId="35D67A0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2250B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2308642A">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1085</w:t>
            </w:r>
          </w:p>
        </w:tc>
        <w:tc>
          <w:tcPr>
            <w:tcW w:w="3398" w:type="dxa"/>
            <w:vAlign w:val="center"/>
          </w:tcPr>
          <w:p w14:paraId="21F5043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食指</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故障码</w:t>
            </w:r>
          </w:p>
        </w:tc>
        <w:tc>
          <w:tcPr>
            <w:tcW w:w="2605" w:type="dxa"/>
            <w:vAlign w:val="center"/>
          </w:tcPr>
          <w:p w14:paraId="358981E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17E0C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63AD4866">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1086</w:t>
            </w:r>
          </w:p>
        </w:tc>
        <w:tc>
          <w:tcPr>
            <w:tcW w:w="3398" w:type="dxa"/>
            <w:vAlign w:val="center"/>
          </w:tcPr>
          <w:p w14:paraId="2EDCF6B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大拇指弯曲</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故障码</w:t>
            </w:r>
          </w:p>
        </w:tc>
        <w:tc>
          <w:tcPr>
            <w:tcW w:w="2605" w:type="dxa"/>
            <w:vAlign w:val="center"/>
          </w:tcPr>
          <w:p w14:paraId="3D95C07D">
            <w:pPr>
              <w:pStyle w:val="12"/>
              <w:tabs>
                <w:tab w:val="left" w:pos="420"/>
                <w:tab w:val="left" w:pos="851"/>
              </w:tabs>
              <w:ind w:firstLineChars="0"/>
              <w:rPr>
                <w:rFonts w:hint="eastAsia" w:ascii="阿里巴巴普惠体 2.0 45 Light" w:hAnsi="阿里巴巴普惠体 2.0 45 Light" w:eastAsia="阿里巴巴普惠体 2.0 45 Light" w:cs="阿里巴巴普惠体 2.0 45 Light"/>
              </w:rPr>
              <w:pPrChange w:id="4136" w:author="成成" w:date="2025-09-18T15:31:25Z">
                <w:pPr>
                  <w:pStyle w:val="111"/>
                  <w:ind w:firstLine="0" w:firstLineChars="0"/>
                </w:pPr>
              </w:pPrChange>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2D632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3ADBA1E9">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1087</w:t>
            </w:r>
          </w:p>
        </w:tc>
        <w:tc>
          <w:tcPr>
            <w:tcW w:w="3398" w:type="dxa"/>
            <w:vAlign w:val="center"/>
          </w:tcPr>
          <w:p w14:paraId="09906BA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大拇指旋转</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故障码</w:t>
            </w:r>
          </w:p>
        </w:tc>
        <w:tc>
          <w:tcPr>
            <w:tcW w:w="2605" w:type="dxa"/>
            <w:vAlign w:val="center"/>
          </w:tcPr>
          <w:p w14:paraId="5922CA8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bl>
    <w:p w14:paraId="2696119B">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故障码含义如下</w:t>
      </w:r>
      <w:ins w:id="4137" w:author="成成" w:date="2025-09-18T15:31:34Z">
        <w:r>
          <w:rPr>
            <w:rFonts w:hint="eastAsia" w:ascii="阿里巴巴普惠体 2.0 45 Light" w:hAnsi="阿里巴巴普惠体 2.0 45 Light" w:eastAsia="阿里巴巴普惠体 2.0 45 Light" w:cs="阿里巴巴普惠体 2.0 45 Light"/>
            <w:lang w:eastAsia="zh-CN"/>
            <w:rPrChange w:id="4138" w:author="成成" w:date="2025-09-18T15:38:59Z">
              <w:rPr>
                <w:rFonts w:hint="eastAsia" w:ascii="阿里巴巴普惠体 2.0 45 Light" w:hAnsi="阿里巴巴普惠体 2.0 45 Light" w:eastAsia="阿里巴巴普惠体 2.0 45 Light" w:cs="阿里巴巴普惠体 2.0 45 Light"/>
                <w:lang w:eastAsia="zh-CN"/>
              </w:rPr>
            </w:rPrChange>
          </w:rPr>
          <w:fldChar w:fldCharType="begin"/>
        </w:r>
      </w:ins>
      <w:ins w:id="4140" w:author="成成" w:date="2025-09-18T15:31:34Z">
        <w:r>
          <w:rPr>
            <w:rFonts w:hint="eastAsia" w:ascii="阿里巴巴普惠体 2.0 45 Light" w:hAnsi="阿里巴巴普惠体 2.0 45 Light" w:eastAsia="阿里巴巴普惠体 2.0 45 Light" w:cs="阿里巴巴普惠体 2.0 45 Light"/>
            <w:lang w:eastAsia="zh-CN"/>
            <w:rPrChange w:id="4141" w:author="成成" w:date="2025-09-18T15:38:59Z">
              <w:rPr>
                <w:rFonts w:hint="eastAsia" w:ascii="阿里巴巴普惠体 2.0 45 Light" w:hAnsi="阿里巴巴普惠体 2.0 45 Light" w:eastAsia="阿里巴巴普惠体 2.0 45 Light" w:cs="阿里巴巴普惠体 2.0 45 Light"/>
                <w:lang w:eastAsia="zh-CN"/>
              </w:rPr>
            </w:rPrChange>
          </w:rPr>
          <w:instrText xml:space="preserve"> REF _Ref493 \h </w:instrText>
        </w:r>
      </w:ins>
      <w:ins w:id="4143" w:author="成成" w:date="2025-09-18T15:31:34Z">
        <w:r>
          <w:rPr>
            <w:rFonts w:hint="eastAsia" w:ascii="阿里巴巴普惠体 2.0 45 Light" w:hAnsi="阿里巴巴普惠体 2.0 45 Light" w:eastAsia="阿里巴巴普惠体 2.0 45 Light" w:cs="阿里巴巴普惠体 2.0 45 Light"/>
            <w:lang w:eastAsia="zh-CN"/>
            <w:rPrChange w:id="4144" w:author="成成" w:date="2025-09-18T15:38:59Z">
              <w:rPr>
                <w:rFonts w:hint="eastAsia" w:ascii="阿里巴巴普惠体 2.0 45 Light" w:hAnsi="阿里巴巴普惠体 2.0 45 Light" w:eastAsia="阿里巴巴普惠体 2.0 45 Light" w:cs="阿里巴巴普惠体 2.0 45 Light"/>
                <w:lang w:eastAsia="zh-CN"/>
              </w:rPr>
            </w:rPrChange>
          </w:rPr>
          <w:fldChar w:fldCharType="separate"/>
        </w:r>
      </w:ins>
      <w:ins w:id="4146" w:author="成成" w:date="2025-09-18T15:31:34Z">
        <w:r>
          <w:rPr>
            <w:rFonts w:hint="eastAsia" w:ascii="阿里巴巴普惠体 2.0 45 Light" w:hAnsi="阿里巴巴普惠体 2.0 45 Light" w:eastAsia="阿里巴巴普惠体 2.0 45 Light" w:cs="阿里巴巴普惠体 2.0 45 Light"/>
            <w:rPrChange w:id="4147" w:author="成成" w:date="2025-09-18T15:38:59Z">
              <w:rPr/>
            </w:rPrChange>
          </w:rPr>
          <w:t>表 44</w:t>
        </w:r>
      </w:ins>
      <w:ins w:id="4149" w:author="成成" w:date="2025-09-18T15:31:34Z">
        <w:r>
          <w:rPr>
            <w:rFonts w:hint="eastAsia" w:ascii="阿里巴巴普惠体 2.0 45 Light" w:hAnsi="阿里巴巴普惠体 2.0 45 Light" w:eastAsia="阿里巴巴普惠体 2.0 45 Light" w:cs="阿里巴巴普惠体 2.0 45 Light"/>
            <w:lang w:eastAsia="zh-CN"/>
            <w:rPrChange w:id="4150" w:author="成成" w:date="2025-09-18T15:38:59Z">
              <w:rPr>
                <w:rFonts w:hint="eastAsia" w:ascii="阿里巴巴普惠体 2.0 45 Light" w:hAnsi="阿里巴巴普惠体 2.0 45 Light" w:eastAsia="阿里巴巴普惠体 2.0 45 Light" w:cs="阿里巴巴普惠体 2.0 45 Light"/>
                <w:lang w:eastAsia="zh-CN"/>
              </w:rPr>
            </w:rPrChange>
          </w:rPr>
          <w:fldChar w:fldCharType="end"/>
        </w:r>
      </w:ins>
      <w:del w:id="4152" w:author="成成" w:date="2025-09-18T15:31:28Z">
        <w:r>
          <w:rPr>
            <w:rFonts w:hint="eastAsia" w:ascii="阿里巴巴普惠体 2.0 45 Light" w:hAnsi="阿里巴巴普惠体 2.0 45 Light" w:eastAsia="阿里巴巴普惠体 2.0 45 Light" w:cs="阿里巴巴普惠体 2.0 45 Light"/>
          </w:rPr>
          <w:delText>表</w:delText>
        </w:r>
      </w:del>
      <w:del w:id="4153" w:author="成成" w:date="2025-09-18T15:31:28Z">
        <w:r>
          <w:rPr>
            <w:rFonts w:hint="eastAsia" w:ascii="阿里巴巴普惠体 2.0 45 Light" w:hAnsi="阿里巴巴普惠体 2.0 45 Light" w:eastAsia="阿里巴巴普惠体 2.0 45 Light" w:cs="阿里巴巴普惠体 2.0 45 Light"/>
            <w:lang w:val="en-US" w:eastAsia="zh-CN"/>
          </w:rPr>
          <w:delText>44</w:delText>
        </w:r>
      </w:del>
      <w:r>
        <w:rPr>
          <w:rFonts w:hint="eastAsia" w:ascii="阿里巴巴普惠体 2.0 45 Light" w:hAnsi="阿里巴巴普惠体 2.0 45 Light" w:eastAsia="阿里巴巴普惠体 2.0 45 Light" w:cs="阿里巴巴普惠体 2.0 45 Light"/>
        </w:rPr>
        <w:t>所示，例如</w:t>
      </w:r>
      <w:r>
        <w:rPr>
          <w:rFonts w:hint="eastAsia" w:ascii="阿里巴巴普惠体 2.0 45 Light" w:hAnsi="阿里巴巴普惠体 2.0 45 Light" w:eastAsia="阿里巴巴普惠体 2.0 45 Light" w:cs="阿里巴巴普惠体 2.0 45 Light"/>
          <w:lang w:val="en-US" w:eastAsia="zh-CN"/>
        </w:rPr>
        <w:t>食指故障码</w:t>
      </w:r>
      <w:r>
        <w:rPr>
          <w:rFonts w:hint="eastAsia" w:ascii="阿里巴巴普惠体 2.0 45 Light" w:hAnsi="阿里巴巴普惠体 2.0 45 Light" w:eastAsia="阿里巴巴普惠体 2.0 45 Light" w:cs="阿里巴巴普惠体 2.0 45 Light"/>
        </w:rPr>
        <w:t>为0x06（转换为二进制为00000110）时，说明食指</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出现过温故障和过流故障。</w:t>
      </w:r>
    </w:p>
    <w:p w14:paraId="53810D46">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ins w:id="4154" w:author="成成" w:date="2025-09-18T15:31:24Z">
        <w:bookmarkStart w:id="618" w:name="_Ref493"/>
        <w:r>
          <w:rPr>
            <w:rFonts w:hint="eastAsia" w:ascii="阿里巴巴普惠体 2.0 45 Light" w:hAnsi="阿里巴巴普惠体 2.0 45 Light" w:eastAsia="阿里巴巴普惠体 2.0 45 Light" w:cs="阿里巴巴普惠体 2.0 45 Light"/>
            <w:rPrChange w:id="4155" w:author="成成" w:date="2025-09-18T15:38:40Z">
              <w:rPr/>
            </w:rPrChange>
          </w:rPr>
          <w:t xml:space="preserve">表 </w:t>
        </w:r>
      </w:ins>
      <w:ins w:id="4157" w:author="成成" w:date="2025-09-18T15:31:24Z">
        <w:r>
          <w:rPr>
            <w:rFonts w:hint="eastAsia" w:ascii="阿里巴巴普惠体 2.0 45 Light" w:hAnsi="阿里巴巴普惠体 2.0 45 Light" w:eastAsia="阿里巴巴普惠体 2.0 45 Light" w:cs="阿里巴巴普惠体 2.0 45 Light"/>
            <w:rPrChange w:id="4158" w:author="成成" w:date="2025-09-18T15:38:40Z">
              <w:rPr/>
            </w:rPrChange>
          </w:rPr>
          <w:fldChar w:fldCharType="begin"/>
        </w:r>
      </w:ins>
      <w:ins w:id="4160" w:author="成成" w:date="2025-09-18T15:31:24Z">
        <w:r>
          <w:rPr>
            <w:rFonts w:hint="eastAsia" w:ascii="阿里巴巴普惠体 2.0 45 Light" w:hAnsi="阿里巴巴普惠体 2.0 45 Light" w:eastAsia="阿里巴巴普惠体 2.0 45 Light" w:cs="阿里巴巴普惠体 2.0 45 Light"/>
            <w:rPrChange w:id="4161" w:author="成成" w:date="2025-09-18T15:38:40Z">
              <w:rPr/>
            </w:rPrChange>
          </w:rPr>
          <w:instrText xml:space="preserve"> SEQ 表 \* ARABIC </w:instrText>
        </w:r>
      </w:ins>
      <w:ins w:id="4163" w:author="成成" w:date="2025-09-18T15:31:24Z">
        <w:r>
          <w:rPr>
            <w:rFonts w:hint="eastAsia" w:ascii="阿里巴巴普惠体 2.0 45 Light" w:hAnsi="阿里巴巴普惠体 2.0 45 Light" w:eastAsia="阿里巴巴普惠体 2.0 45 Light" w:cs="阿里巴巴普惠体 2.0 45 Light"/>
            <w:rPrChange w:id="4164" w:author="成成" w:date="2025-09-18T15:38:40Z">
              <w:rPr/>
            </w:rPrChange>
          </w:rPr>
          <w:fldChar w:fldCharType="separate"/>
        </w:r>
      </w:ins>
      <w:ins w:id="4166" w:author="成成" w:date="2025-09-18T16:08:18Z">
        <w:r>
          <w:rPr>
            <w:rFonts w:hint="eastAsia" w:ascii="阿里巴巴普惠体 2.0 45 Light" w:hAnsi="阿里巴巴普惠体 2.0 45 Light" w:eastAsia="阿里巴巴普惠体 2.0 45 Light" w:cs="阿里巴巴普惠体 2.0 45 Light"/>
          </w:rPr>
          <w:t>44</w:t>
        </w:r>
      </w:ins>
      <w:ins w:id="4167" w:author="成成" w:date="2025-09-18T15:31:24Z">
        <w:r>
          <w:rPr>
            <w:rFonts w:hint="eastAsia" w:ascii="阿里巴巴普惠体 2.0 45 Light" w:hAnsi="阿里巴巴普惠体 2.0 45 Light" w:eastAsia="阿里巴巴普惠体 2.0 45 Light" w:cs="阿里巴巴普惠体 2.0 45 Light"/>
            <w:rPrChange w:id="4168" w:author="成成" w:date="2025-09-18T15:38:40Z">
              <w:rPr/>
            </w:rPrChange>
          </w:rPr>
          <w:fldChar w:fldCharType="end"/>
        </w:r>
        <w:bookmarkEnd w:id="618"/>
      </w:ins>
      <w:del w:id="4170" w:author="成成" w:date="2025-09-18T15:31:21Z">
        <w:r>
          <w:rPr>
            <w:rFonts w:hint="eastAsia" w:ascii="阿里巴巴普惠体 2.0 45 Light" w:hAnsi="阿里巴巴普惠体 2.0 45 Light" w:eastAsia="阿里巴巴普惠体 2.0 45 Light" w:cs="阿里巴巴普惠体 2.0 45 Light"/>
            <w:lang w:val="en-US" w:eastAsia="zh-CN"/>
          </w:rPr>
          <w:delText>表</w:delText>
        </w:r>
      </w:del>
      <w:del w:id="4171" w:author="成成" w:date="2025-09-18T15:31:20Z">
        <w:r>
          <w:rPr>
            <w:rFonts w:hint="eastAsia" w:ascii="阿里巴巴普惠体 2.0 45 Light" w:hAnsi="阿里巴巴普惠体 2.0 45 Light" w:eastAsia="阿里巴巴普惠体 2.0 45 Light" w:cs="阿里巴巴普惠体 2.0 45 Light"/>
            <w:lang w:val="en-US" w:eastAsia="zh-CN"/>
          </w:rPr>
          <w:delText>44</w:delText>
        </w:r>
      </w:del>
      <w:r>
        <w:rPr>
          <w:rFonts w:hint="eastAsia" w:ascii="阿里巴巴普惠体 2.0 45 Light" w:hAnsi="阿里巴巴普惠体 2.0 45 Light" w:eastAsia="阿里巴巴普惠体 2.0 45 Light" w:cs="阿里巴巴普惠体 2.0 45 Light"/>
          <w:lang w:val="en-US" w:eastAsia="zh-CN"/>
        </w:rPr>
        <w:t>故障信息说明</w:t>
      </w:r>
    </w:p>
    <w:tbl>
      <w:tblPr>
        <w:tblStyle w:val="25"/>
        <w:tblW w:w="824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91"/>
        <w:gridCol w:w="4250"/>
      </w:tblGrid>
      <w:tr w14:paraId="4F93D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991" w:type="dxa"/>
            <w:vAlign w:val="center"/>
          </w:tcPr>
          <w:p w14:paraId="6EC4ACDC">
            <w:pPr>
              <w:pStyle w:val="111"/>
              <w:ind w:firstLine="0" w:firstLineChars="0"/>
              <w:rPr>
                <w:rFonts w:hint="eastAsia" w:ascii="阿里巴巴普惠体 2.0 45 Light" w:hAnsi="阿里巴巴普惠体 2.0 45 Light" w:eastAsia="阿里巴巴普惠体 2.0 45 Light" w:cs="阿里巴巴普惠体 2.0 45 Light"/>
              </w:rPr>
            </w:pPr>
          </w:p>
        </w:tc>
        <w:tc>
          <w:tcPr>
            <w:tcW w:w="4250" w:type="dxa"/>
            <w:vAlign w:val="center"/>
          </w:tcPr>
          <w:p w14:paraId="38130407">
            <w:pPr>
              <w:pStyle w:val="68"/>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说明</w:t>
            </w:r>
          </w:p>
        </w:tc>
      </w:tr>
      <w:tr w14:paraId="3AE67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991" w:type="dxa"/>
            <w:vAlign w:val="center"/>
          </w:tcPr>
          <w:p w14:paraId="3C64865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Bit0</w:t>
            </w:r>
          </w:p>
        </w:tc>
        <w:tc>
          <w:tcPr>
            <w:tcW w:w="4250" w:type="dxa"/>
            <w:vAlign w:val="center"/>
          </w:tcPr>
          <w:p w14:paraId="1426AA1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堵转故障</w:t>
            </w:r>
          </w:p>
        </w:tc>
      </w:tr>
      <w:tr w14:paraId="206F0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991" w:type="dxa"/>
            <w:vAlign w:val="center"/>
          </w:tcPr>
          <w:p w14:paraId="42AEC79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Bit1</w:t>
            </w:r>
          </w:p>
        </w:tc>
        <w:tc>
          <w:tcPr>
            <w:tcW w:w="4250" w:type="dxa"/>
            <w:vAlign w:val="center"/>
          </w:tcPr>
          <w:p w14:paraId="318D484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过温故障</w:t>
            </w:r>
          </w:p>
        </w:tc>
      </w:tr>
      <w:tr w14:paraId="256CA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991" w:type="dxa"/>
            <w:vAlign w:val="center"/>
          </w:tcPr>
          <w:p w14:paraId="5D90CB7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Bit2</w:t>
            </w:r>
          </w:p>
        </w:tc>
        <w:tc>
          <w:tcPr>
            <w:tcW w:w="4250" w:type="dxa"/>
            <w:vAlign w:val="center"/>
          </w:tcPr>
          <w:p w14:paraId="251D543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过流故障</w:t>
            </w:r>
          </w:p>
        </w:tc>
      </w:tr>
      <w:tr w14:paraId="75832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991" w:type="dxa"/>
            <w:vAlign w:val="center"/>
          </w:tcPr>
          <w:p w14:paraId="1659C1F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Bit3</w:t>
            </w:r>
          </w:p>
        </w:tc>
        <w:tc>
          <w:tcPr>
            <w:tcW w:w="4250" w:type="dxa"/>
            <w:vAlign w:val="center"/>
          </w:tcPr>
          <w:p w14:paraId="6DA0C106">
            <w:pPr>
              <w:pStyle w:val="12"/>
              <w:tabs>
                <w:tab w:val="left" w:pos="420"/>
                <w:tab w:val="left" w:pos="851"/>
              </w:tabs>
              <w:ind w:firstLineChars="0"/>
              <w:rPr>
                <w:rFonts w:hint="eastAsia" w:ascii="阿里巴巴普惠体 2.0 45 Light" w:hAnsi="阿里巴巴普惠体 2.0 45 Light" w:eastAsia="阿里巴巴普惠体 2.0 45 Light" w:cs="阿里巴巴普惠体 2.0 45 Light"/>
              </w:rPr>
              <w:pPrChange w:id="4172" w:author="成成" w:date="2025-09-18T15:31:41Z">
                <w:pPr>
                  <w:pStyle w:val="111"/>
                  <w:ind w:firstLine="0" w:firstLineChars="0"/>
                </w:pPr>
              </w:pPrChange>
            </w:pPr>
            <w:r>
              <w:rPr>
                <w:rFonts w:hint="eastAsia" w:ascii="阿里巴巴普惠体 2.0 45 Light" w:hAnsi="阿里巴巴普惠体 2.0 45 Light" w:eastAsia="阿里巴巴普惠体 2.0 45 Light" w:cs="阿里巴巴普惠体 2.0 45 Light"/>
              </w:rPr>
              <w:t>电机异常</w:t>
            </w:r>
          </w:p>
        </w:tc>
      </w:tr>
      <w:tr w14:paraId="091B3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991" w:type="dxa"/>
            <w:vAlign w:val="center"/>
          </w:tcPr>
          <w:p w14:paraId="785E36B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Bit4</w:t>
            </w:r>
          </w:p>
        </w:tc>
        <w:tc>
          <w:tcPr>
            <w:tcW w:w="4250" w:type="dxa"/>
            <w:vAlign w:val="center"/>
          </w:tcPr>
          <w:p w14:paraId="11E226D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通讯故障</w:t>
            </w:r>
          </w:p>
        </w:tc>
      </w:tr>
    </w:tbl>
    <w:p w14:paraId="0F2E8F03">
      <w:pPr>
        <w:pStyle w:val="5"/>
        <w:numPr>
          <w:ilvl w:val="-1"/>
          <w:numId w:val="0"/>
        </w:numPr>
        <w:ind w:left="397" w:firstLine="0"/>
        <w:rPr>
          <w:rFonts w:hint="eastAsia" w:ascii="阿里巴巴普惠体 2.0 45 Light" w:hAnsi="阿里巴巴普惠体 2.0 45 Light" w:eastAsia="阿里巴巴普惠体 2.0 45 Light" w:cs="阿里巴巴普惠体 2.0 45 Light"/>
        </w:rPr>
      </w:pPr>
      <w:bookmarkStart w:id="619" w:name="_Toc8734"/>
      <w:bookmarkStart w:id="620" w:name="_Toc3821225"/>
      <w:bookmarkStart w:id="621" w:name="_Toc7669"/>
      <w:bookmarkStart w:id="622" w:name="_Toc797055"/>
      <w:bookmarkStart w:id="623" w:name="_Toc28277"/>
      <w:bookmarkStart w:id="624" w:name="_Toc17046"/>
      <w:bookmarkStart w:id="625" w:name="_Toc9603"/>
      <w:bookmarkStart w:id="626" w:name="_Toc21939220"/>
      <w:bookmarkStart w:id="627" w:name="_Toc15530"/>
      <w:bookmarkStart w:id="628" w:name="_Toc27612"/>
      <w:bookmarkStart w:id="629" w:name="_Toc4691"/>
      <w:bookmarkStart w:id="630" w:name="_Toc26015"/>
      <w:bookmarkStart w:id="631" w:name="_Toc11639"/>
      <w:bookmarkStart w:id="632" w:name="_Toc21424"/>
      <w:r>
        <w:rPr>
          <w:rFonts w:hint="eastAsia" w:ascii="阿里巴巴普惠体 2.0 45 Light" w:hAnsi="阿里巴巴普惠体 2.0 45 Light" w:eastAsia="阿里巴巴普惠体 2.0 45 Light" w:cs="阿里巴巴普惠体 2.0 45 Light"/>
          <w:lang w:val="en-US" w:eastAsia="zh-CN"/>
        </w:rPr>
        <w:t xml:space="preserve">2.5.19 </w:t>
      </w:r>
      <w:r>
        <w:rPr>
          <w:rFonts w:hint="eastAsia" w:ascii="阿里巴巴普惠体 2.0 45 Light" w:hAnsi="阿里巴巴普惠体 2.0 45 Light" w:eastAsia="阿里巴巴普惠体 2.0 45 Light" w:cs="阿里巴巴普惠体 2.0 45 Light"/>
          <w:b/>
          <w:bCs/>
          <w:rPrChange w:id="4173" w:author="成成" w:date="2025-09-18T16:17:24Z">
            <w:rPr>
              <w:rFonts w:hint="eastAsia" w:ascii="阿里巴巴普惠体 2.0 45 Light" w:hAnsi="阿里巴巴普惠体 2.0 45 Light" w:eastAsia="阿里巴巴普惠体 2.0 45 Light" w:cs="阿里巴巴普惠体 2.0 45 Light"/>
            </w:rPr>
          </w:rPrChange>
        </w:rPr>
        <w:t>各自由度的状态信息</w:t>
      </w:r>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p>
    <w:p w14:paraId="03EB2118">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此寄存器组由六个寄存器组成，分别对应灵巧手六个自由度的状态信息，具体说明</w:t>
      </w:r>
      <w:r>
        <w:rPr>
          <w:rFonts w:hint="eastAsia" w:ascii="阿里巴巴普惠体 2.0 45 Light" w:hAnsi="阿里巴巴普惠体 2.0 45 Light" w:eastAsia="阿里巴巴普惠体 2.0 45 Light" w:cs="阿里巴巴普惠体 2.0 45 Light"/>
          <w:lang w:val="en-US" w:eastAsia="zh-CN"/>
        </w:rPr>
        <w:t>如下</w:t>
      </w:r>
      <w:ins w:id="4174" w:author="成成" w:date="2025-09-18T15:31:50Z">
        <w:r>
          <w:rPr>
            <w:rFonts w:hint="eastAsia" w:ascii="阿里巴巴普惠体 2.0 45 Light" w:hAnsi="阿里巴巴普惠体 2.0 45 Light" w:eastAsia="阿里巴巴普惠体 2.0 45 Light" w:cs="阿里巴巴普惠体 2.0 45 Light"/>
            <w:lang w:val="en-US" w:eastAsia="zh-CN"/>
            <w:rPrChange w:id="4175" w:author="成成" w:date="2025-09-18T15:38:27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4177" w:author="成成" w:date="2025-09-18T15:31:50Z">
        <w:r>
          <w:rPr>
            <w:rFonts w:hint="eastAsia" w:ascii="阿里巴巴普惠体 2.0 45 Light" w:hAnsi="阿里巴巴普惠体 2.0 45 Light" w:eastAsia="阿里巴巴普惠体 2.0 45 Light" w:cs="阿里巴巴普惠体 2.0 45 Light"/>
            <w:lang w:val="en-US" w:eastAsia="zh-CN"/>
            <w:rPrChange w:id="4178" w:author="成成" w:date="2025-09-18T15:38:27Z">
              <w:rPr>
                <w:rFonts w:hint="eastAsia" w:ascii="阿里巴巴普惠体 2.0 45 Light" w:hAnsi="阿里巴巴普惠体 2.0 45 Light" w:eastAsia="阿里巴巴普惠体 2.0 45 Light" w:cs="阿里巴巴普惠体 2.0 45 Light"/>
                <w:lang w:val="en-US" w:eastAsia="zh-CN"/>
              </w:rPr>
            </w:rPrChange>
          </w:rPr>
          <w:instrText xml:space="preserve"> REF _Ref548 \h </w:instrText>
        </w:r>
      </w:ins>
      <w:ins w:id="4180" w:author="成成" w:date="2025-09-18T15:31:50Z">
        <w:r>
          <w:rPr>
            <w:rFonts w:hint="eastAsia" w:ascii="阿里巴巴普惠体 2.0 45 Light" w:hAnsi="阿里巴巴普惠体 2.0 45 Light" w:eastAsia="阿里巴巴普惠体 2.0 45 Light" w:cs="阿里巴巴普惠体 2.0 45 Light"/>
            <w:lang w:val="en-US" w:eastAsia="zh-CN"/>
            <w:rPrChange w:id="4181" w:author="成成" w:date="2025-09-18T15:38:27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4183" w:author="成成" w:date="2025-09-18T15:31:50Z">
        <w:r>
          <w:rPr>
            <w:rFonts w:hint="eastAsia" w:ascii="阿里巴巴普惠体 2.0 45 Light" w:hAnsi="阿里巴巴普惠体 2.0 45 Light" w:eastAsia="阿里巴巴普惠体 2.0 45 Light" w:cs="阿里巴巴普惠体 2.0 45 Light"/>
            <w:rPrChange w:id="4184" w:author="成成" w:date="2025-09-18T15:38:27Z">
              <w:rPr/>
            </w:rPrChange>
          </w:rPr>
          <w:t>表 45</w:t>
        </w:r>
      </w:ins>
      <w:ins w:id="4186" w:author="成成" w:date="2025-09-18T15:31:50Z">
        <w:r>
          <w:rPr>
            <w:rFonts w:hint="eastAsia" w:ascii="阿里巴巴普惠体 2.0 45 Light" w:hAnsi="阿里巴巴普惠体 2.0 45 Light" w:eastAsia="阿里巴巴普惠体 2.0 45 Light" w:cs="阿里巴巴普惠体 2.0 45 Light"/>
            <w:lang w:val="en-US" w:eastAsia="zh-CN"/>
            <w:rPrChange w:id="4187" w:author="成成" w:date="2025-09-18T15:38:27Z">
              <w:rPr>
                <w:rFonts w:hint="eastAsia" w:ascii="阿里巴巴普惠体 2.0 45 Light" w:hAnsi="阿里巴巴普惠体 2.0 45 Light" w:eastAsia="阿里巴巴普惠体 2.0 45 Light" w:cs="阿里巴巴普惠体 2.0 45 Light"/>
                <w:lang w:val="en-US" w:eastAsia="zh-CN"/>
              </w:rPr>
            </w:rPrChange>
          </w:rPr>
          <w:fldChar w:fldCharType="end"/>
        </w:r>
      </w:ins>
      <w:del w:id="4189" w:author="成成" w:date="2025-09-18T15:31:45Z">
        <w:r>
          <w:rPr>
            <w:rFonts w:hint="eastAsia" w:ascii="阿里巴巴普惠体 2.0 45 Light" w:hAnsi="阿里巴巴普惠体 2.0 45 Light" w:eastAsia="阿里巴巴普惠体 2.0 45 Light" w:cs="阿里巴巴普惠体 2.0 45 Light"/>
            <w:lang w:val="en-US" w:eastAsia="zh-CN"/>
            <w:rPrChange w:id="4190" w:author="成成" w:date="2025-09-18T15:38:27Z">
              <w:rPr>
                <w:rFonts w:hint="eastAsia" w:ascii="阿里巴巴普惠体 2.0 45 Light" w:hAnsi="阿里巴巴普惠体 2.0 45 Light" w:eastAsia="阿里巴巴普惠体 2.0 45 Light" w:cs="阿里巴巴普惠体 2.0 45 Light"/>
                <w:lang w:val="en-US" w:eastAsia="zh-CN"/>
              </w:rPr>
            </w:rPrChange>
          </w:rPr>
          <w:delText>表</w:delText>
        </w:r>
      </w:del>
      <w:del w:id="4192" w:author="成成" w:date="2025-09-18T15:31:44Z">
        <w:r>
          <w:rPr>
            <w:rFonts w:hint="eastAsia" w:ascii="阿里巴巴普惠体 2.0 45 Light" w:hAnsi="阿里巴巴普惠体 2.0 45 Light" w:eastAsia="阿里巴巴普惠体 2.0 45 Light" w:cs="阿里巴巴普惠体 2.0 45 Light"/>
            <w:lang w:val="en-US" w:eastAsia="zh-CN"/>
            <w:rPrChange w:id="4193" w:author="成成" w:date="2025-09-18T15:38:27Z">
              <w:rPr>
                <w:rFonts w:hint="eastAsia" w:ascii="阿里巴巴普惠体 2.0 45 Light" w:hAnsi="阿里巴巴普惠体 2.0 45 Light" w:eastAsia="阿里巴巴普惠体 2.0 45 Light" w:cs="阿里巴巴普惠体 2.0 45 Light"/>
                <w:lang w:val="en-US" w:eastAsia="zh-CN"/>
              </w:rPr>
            </w:rPrChange>
          </w:rPr>
          <w:delText>45</w:delText>
        </w:r>
      </w:del>
      <w:r>
        <w:rPr>
          <w:rFonts w:hint="eastAsia" w:ascii="阿里巴巴普惠体 2.0 45 Light" w:hAnsi="阿里巴巴普惠体 2.0 45 Light" w:eastAsia="阿里巴巴普惠体 2.0 45 Light" w:cs="阿里巴巴普惠体 2.0 45 Light"/>
          <w:lang w:val="en-US" w:eastAsia="zh-CN"/>
          <w:rPrChange w:id="4195" w:author="成成" w:date="2025-09-18T15:38:27Z">
            <w:rPr>
              <w:rFonts w:hint="eastAsia" w:ascii="阿里巴巴普惠体 2.0 45 Light" w:hAnsi="阿里巴巴普惠体 2.0 45 Light" w:eastAsia="阿里巴巴普惠体 2.0 45 Light" w:cs="阿里巴巴普惠体 2.0 45 Light"/>
              <w:lang w:val="en-US" w:eastAsia="zh-CN"/>
            </w:rPr>
          </w:rPrChange>
        </w:rPr>
        <w:t>所</w:t>
      </w:r>
      <w:r>
        <w:rPr>
          <w:rFonts w:hint="eastAsia" w:ascii="阿里巴巴普惠体 2.0 45 Light" w:hAnsi="阿里巴巴普惠体 2.0 45 Light" w:eastAsia="阿里巴巴普惠体 2.0 45 Light" w:cs="阿里巴巴普惠体 2.0 45 Light"/>
          <w:lang w:val="en-US" w:eastAsia="zh-CN"/>
        </w:rPr>
        <w:t>示</w:t>
      </w:r>
      <w:r>
        <w:rPr>
          <w:rFonts w:hint="eastAsia" w:ascii="阿里巴巴普惠体 2.0 45 Light" w:hAnsi="阿里巴巴普惠体 2.0 45 Light" w:eastAsia="阿里巴巴普惠体 2.0 45 Light" w:cs="阿里巴巴普惠体 2.0 45 Light"/>
        </w:rPr>
        <w:t>。这些参数为只读参数。</w:t>
      </w:r>
    </w:p>
    <w:p w14:paraId="5F7BF6EF">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ins w:id="4196" w:author="成成" w:date="2025-09-18T15:31:41Z">
        <w:bookmarkStart w:id="633" w:name="_Ref548"/>
        <w:r>
          <w:rPr>
            <w:rFonts w:hint="eastAsia" w:ascii="阿里巴巴普惠体 2.0 45 Light" w:hAnsi="阿里巴巴普惠体 2.0 45 Light" w:eastAsia="阿里巴巴普惠体 2.0 45 Light" w:cs="阿里巴巴普惠体 2.0 45 Light"/>
            <w:rPrChange w:id="4197" w:author="成成" w:date="2025-09-18T15:38:22Z">
              <w:rPr/>
            </w:rPrChange>
          </w:rPr>
          <w:t xml:space="preserve">表 </w:t>
        </w:r>
      </w:ins>
      <w:ins w:id="4199" w:author="成成" w:date="2025-09-18T15:31:41Z">
        <w:r>
          <w:rPr>
            <w:rFonts w:hint="eastAsia" w:ascii="阿里巴巴普惠体 2.0 45 Light" w:hAnsi="阿里巴巴普惠体 2.0 45 Light" w:eastAsia="阿里巴巴普惠体 2.0 45 Light" w:cs="阿里巴巴普惠体 2.0 45 Light"/>
            <w:rPrChange w:id="4200" w:author="成成" w:date="2025-09-18T15:38:22Z">
              <w:rPr/>
            </w:rPrChange>
          </w:rPr>
          <w:fldChar w:fldCharType="begin"/>
        </w:r>
      </w:ins>
      <w:ins w:id="4202" w:author="成成" w:date="2025-09-18T15:31:41Z">
        <w:r>
          <w:rPr>
            <w:rFonts w:hint="eastAsia" w:ascii="阿里巴巴普惠体 2.0 45 Light" w:hAnsi="阿里巴巴普惠体 2.0 45 Light" w:eastAsia="阿里巴巴普惠体 2.0 45 Light" w:cs="阿里巴巴普惠体 2.0 45 Light"/>
            <w:rPrChange w:id="4203" w:author="成成" w:date="2025-09-18T15:38:22Z">
              <w:rPr/>
            </w:rPrChange>
          </w:rPr>
          <w:instrText xml:space="preserve"> SEQ 表 \* ARABIC </w:instrText>
        </w:r>
      </w:ins>
      <w:ins w:id="4205" w:author="成成" w:date="2025-09-18T15:31:41Z">
        <w:r>
          <w:rPr>
            <w:rFonts w:hint="eastAsia" w:ascii="阿里巴巴普惠体 2.0 45 Light" w:hAnsi="阿里巴巴普惠体 2.0 45 Light" w:eastAsia="阿里巴巴普惠体 2.0 45 Light" w:cs="阿里巴巴普惠体 2.0 45 Light"/>
            <w:rPrChange w:id="4206" w:author="成成" w:date="2025-09-18T15:38:22Z">
              <w:rPr/>
            </w:rPrChange>
          </w:rPr>
          <w:fldChar w:fldCharType="separate"/>
        </w:r>
      </w:ins>
      <w:ins w:id="4208" w:author="成成" w:date="2025-09-18T16:08:18Z">
        <w:r>
          <w:rPr>
            <w:rFonts w:hint="eastAsia" w:ascii="阿里巴巴普惠体 2.0 45 Light" w:hAnsi="阿里巴巴普惠体 2.0 45 Light" w:eastAsia="阿里巴巴普惠体 2.0 45 Light" w:cs="阿里巴巴普惠体 2.0 45 Light"/>
          </w:rPr>
          <w:t>45</w:t>
        </w:r>
      </w:ins>
      <w:ins w:id="4209" w:author="成成" w:date="2025-09-18T15:31:41Z">
        <w:r>
          <w:rPr>
            <w:rFonts w:hint="eastAsia" w:ascii="阿里巴巴普惠体 2.0 45 Light" w:hAnsi="阿里巴巴普惠体 2.0 45 Light" w:eastAsia="阿里巴巴普惠体 2.0 45 Light" w:cs="阿里巴巴普惠体 2.0 45 Light"/>
            <w:rPrChange w:id="4210" w:author="成成" w:date="2025-09-18T15:38:22Z">
              <w:rPr/>
            </w:rPrChange>
          </w:rPr>
          <w:fldChar w:fldCharType="end"/>
        </w:r>
        <w:bookmarkEnd w:id="633"/>
      </w:ins>
      <w:del w:id="4212" w:author="成成" w:date="2025-09-18T15:31:37Z">
        <w:r>
          <w:rPr>
            <w:rFonts w:hint="eastAsia" w:ascii="阿里巴巴普惠体 2.0 45 Light" w:hAnsi="阿里巴巴普惠体 2.0 45 Light" w:eastAsia="阿里巴巴普惠体 2.0 45 Light" w:cs="阿里巴巴普惠体 2.0 45 Light"/>
            <w:lang w:val="en-US" w:eastAsia="zh-CN"/>
          </w:rPr>
          <w:delText>表45</w:delText>
        </w:r>
      </w:del>
      <w:r>
        <w:rPr>
          <w:rFonts w:hint="eastAsia" w:ascii="阿里巴巴普惠体 2.0 45 Light" w:hAnsi="阿里巴巴普惠体 2.0 45 Light" w:eastAsia="阿里巴巴普惠体 2.0 45 Light" w:cs="阿里巴巴普惠体 2.0 45 Light"/>
        </w:rPr>
        <w:t>各自由度的状态信息</w:t>
      </w:r>
    </w:p>
    <w:tbl>
      <w:tblPr>
        <w:tblStyle w:val="25"/>
        <w:tblW w:w="8228"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5"/>
        <w:gridCol w:w="3398"/>
        <w:gridCol w:w="2605"/>
      </w:tblGrid>
      <w:tr w14:paraId="198F9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4F8CA4BC">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3398" w:type="dxa"/>
            <w:vAlign w:val="center"/>
          </w:tcPr>
          <w:p w14:paraId="7C78FB4B">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2605" w:type="dxa"/>
            <w:vAlign w:val="center"/>
          </w:tcPr>
          <w:p w14:paraId="0B5F15BB">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r>
      <w:tr w14:paraId="3F653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507E3F94">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1088</w:t>
            </w:r>
          </w:p>
        </w:tc>
        <w:tc>
          <w:tcPr>
            <w:tcW w:w="3398" w:type="dxa"/>
            <w:vAlign w:val="center"/>
          </w:tcPr>
          <w:p w14:paraId="77A564E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小拇指状态信息</w:t>
            </w:r>
          </w:p>
        </w:tc>
        <w:tc>
          <w:tcPr>
            <w:tcW w:w="2605" w:type="dxa"/>
            <w:vAlign w:val="center"/>
          </w:tcPr>
          <w:p w14:paraId="65C9BAA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4336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1037CDED">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1089</w:t>
            </w:r>
          </w:p>
        </w:tc>
        <w:tc>
          <w:tcPr>
            <w:tcW w:w="3398" w:type="dxa"/>
            <w:vAlign w:val="center"/>
          </w:tcPr>
          <w:p w14:paraId="4148719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无名指状态信息</w:t>
            </w:r>
          </w:p>
        </w:tc>
        <w:tc>
          <w:tcPr>
            <w:tcW w:w="2605" w:type="dxa"/>
            <w:vAlign w:val="center"/>
          </w:tcPr>
          <w:p w14:paraId="6CA6F17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47E1E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0EA08318">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1090</w:t>
            </w:r>
          </w:p>
        </w:tc>
        <w:tc>
          <w:tcPr>
            <w:tcW w:w="3398" w:type="dxa"/>
            <w:vAlign w:val="center"/>
          </w:tcPr>
          <w:p w14:paraId="2549FB42">
            <w:pPr>
              <w:pStyle w:val="12"/>
              <w:tabs>
                <w:tab w:val="left" w:pos="420"/>
                <w:tab w:val="left" w:pos="851"/>
              </w:tabs>
              <w:ind w:firstLineChars="0"/>
              <w:rPr>
                <w:rFonts w:hint="eastAsia" w:ascii="阿里巴巴普惠体 2.0 45 Light" w:hAnsi="阿里巴巴普惠体 2.0 45 Light" w:eastAsia="阿里巴巴普惠体 2.0 45 Light" w:cs="阿里巴巴普惠体 2.0 45 Light"/>
              </w:rPr>
              <w:pPrChange w:id="4213" w:author="成成" w:date="2025-09-18T15:32:01Z">
                <w:pPr>
                  <w:pStyle w:val="111"/>
                  <w:ind w:firstLine="0" w:firstLineChars="0"/>
                </w:pPr>
              </w:pPrChange>
            </w:pPr>
            <w:r>
              <w:rPr>
                <w:rFonts w:hint="eastAsia" w:ascii="阿里巴巴普惠体 2.0 45 Light" w:hAnsi="阿里巴巴普惠体 2.0 45 Light" w:eastAsia="阿里巴巴普惠体 2.0 45 Light" w:cs="阿里巴巴普惠体 2.0 45 Light"/>
              </w:rPr>
              <w:t>中指状态信息</w:t>
            </w:r>
          </w:p>
        </w:tc>
        <w:tc>
          <w:tcPr>
            <w:tcW w:w="2605" w:type="dxa"/>
            <w:vAlign w:val="center"/>
          </w:tcPr>
          <w:p w14:paraId="255C6DD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45356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15291069">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1091</w:t>
            </w:r>
          </w:p>
        </w:tc>
        <w:tc>
          <w:tcPr>
            <w:tcW w:w="3398" w:type="dxa"/>
            <w:vAlign w:val="center"/>
          </w:tcPr>
          <w:p w14:paraId="47C31D2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食指状态信息</w:t>
            </w:r>
          </w:p>
        </w:tc>
        <w:tc>
          <w:tcPr>
            <w:tcW w:w="2605" w:type="dxa"/>
            <w:vAlign w:val="center"/>
          </w:tcPr>
          <w:p w14:paraId="14BA8C6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03CCE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338356B6">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1092</w:t>
            </w:r>
          </w:p>
        </w:tc>
        <w:tc>
          <w:tcPr>
            <w:tcW w:w="3398" w:type="dxa"/>
            <w:vAlign w:val="center"/>
          </w:tcPr>
          <w:p w14:paraId="4560F8F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大拇指弯曲状态信息</w:t>
            </w:r>
          </w:p>
        </w:tc>
        <w:tc>
          <w:tcPr>
            <w:tcW w:w="2605" w:type="dxa"/>
            <w:vAlign w:val="center"/>
          </w:tcPr>
          <w:p w14:paraId="4599188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59486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48BA76B6">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1093</w:t>
            </w:r>
          </w:p>
        </w:tc>
        <w:tc>
          <w:tcPr>
            <w:tcW w:w="3398" w:type="dxa"/>
            <w:vAlign w:val="center"/>
          </w:tcPr>
          <w:p w14:paraId="07F25F1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大拇指旋转状态信息</w:t>
            </w:r>
          </w:p>
        </w:tc>
        <w:tc>
          <w:tcPr>
            <w:tcW w:w="2605" w:type="dxa"/>
            <w:vAlign w:val="center"/>
          </w:tcPr>
          <w:p w14:paraId="0F5BB0A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bl>
    <w:p w14:paraId="2C2972F0">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状态码含义如下</w:t>
      </w:r>
      <w:ins w:id="4214" w:author="成成" w:date="2025-09-18T15:32:11Z">
        <w:r>
          <w:rPr>
            <w:rFonts w:hint="eastAsia" w:ascii="阿里巴巴普惠体 2.0 45 Light" w:hAnsi="阿里巴巴普惠体 2.0 45 Light" w:eastAsia="阿里巴巴普惠体 2.0 45 Light" w:cs="阿里巴巴普惠体 2.0 45 Light"/>
            <w:lang w:eastAsia="zh-CN"/>
            <w:rPrChange w:id="4215" w:author="成成" w:date="2025-09-18T15:38:15Z">
              <w:rPr>
                <w:rFonts w:hint="eastAsia" w:ascii="阿里巴巴普惠体 2.0 45 Light" w:hAnsi="阿里巴巴普惠体 2.0 45 Light" w:eastAsia="阿里巴巴普惠体 2.0 45 Light" w:cs="阿里巴巴普惠体 2.0 45 Light"/>
                <w:lang w:eastAsia="zh-CN"/>
              </w:rPr>
            </w:rPrChange>
          </w:rPr>
          <w:fldChar w:fldCharType="begin"/>
        </w:r>
      </w:ins>
      <w:ins w:id="4217" w:author="成成" w:date="2025-09-18T15:32:11Z">
        <w:r>
          <w:rPr>
            <w:rFonts w:hint="eastAsia" w:ascii="阿里巴巴普惠体 2.0 45 Light" w:hAnsi="阿里巴巴普惠体 2.0 45 Light" w:eastAsia="阿里巴巴普惠体 2.0 45 Light" w:cs="阿里巴巴普惠体 2.0 45 Light"/>
            <w:lang w:eastAsia="zh-CN"/>
            <w:rPrChange w:id="4218" w:author="成成" w:date="2025-09-18T15:38:15Z">
              <w:rPr>
                <w:rFonts w:hint="eastAsia" w:ascii="阿里巴巴普惠体 2.0 45 Light" w:hAnsi="阿里巴巴普惠体 2.0 45 Light" w:eastAsia="阿里巴巴普惠体 2.0 45 Light" w:cs="阿里巴巴普惠体 2.0 45 Light"/>
                <w:lang w:eastAsia="zh-CN"/>
              </w:rPr>
            </w:rPrChange>
          </w:rPr>
          <w:instrText xml:space="preserve"> REF _Ref613 \h </w:instrText>
        </w:r>
      </w:ins>
      <w:ins w:id="4220" w:author="成成" w:date="2025-09-18T15:32:11Z">
        <w:r>
          <w:rPr>
            <w:rFonts w:hint="eastAsia" w:ascii="阿里巴巴普惠体 2.0 45 Light" w:hAnsi="阿里巴巴普惠体 2.0 45 Light" w:eastAsia="阿里巴巴普惠体 2.0 45 Light" w:cs="阿里巴巴普惠体 2.0 45 Light"/>
            <w:lang w:eastAsia="zh-CN"/>
            <w:rPrChange w:id="4221" w:author="成成" w:date="2025-09-18T15:38:15Z">
              <w:rPr>
                <w:rFonts w:hint="eastAsia" w:ascii="阿里巴巴普惠体 2.0 45 Light" w:hAnsi="阿里巴巴普惠体 2.0 45 Light" w:eastAsia="阿里巴巴普惠体 2.0 45 Light" w:cs="阿里巴巴普惠体 2.0 45 Light"/>
                <w:lang w:eastAsia="zh-CN"/>
              </w:rPr>
            </w:rPrChange>
          </w:rPr>
          <w:fldChar w:fldCharType="separate"/>
        </w:r>
      </w:ins>
      <w:ins w:id="4223" w:author="成成" w:date="2025-09-18T15:32:11Z">
        <w:r>
          <w:rPr>
            <w:rFonts w:hint="eastAsia" w:ascii="阿里巴巴普惠体 2.0 45 Light" w:hAnsi="阿里巴巴普惠体 2.0 45 Light" w:eastAsia="阿里巴巴普惠体 2.0 45 Light" w:cs="阿里巴巴普惠体 2.0 45 Light"/>
            <w:rPrChange w:id="4224" w:author="成成" w:date="2025-09-18T15:38:15Z">
              <w:rPr/>
            </w:rPrChange>
          </w:rPr>
          <w:t>表 46</w:t>
        </w:r>
      </w:ins>
      <w:ins w:id="4226" w:author="成成" w:date="2025-09-18T15:32:11Z">
        <w:r>
          <w:rPr>
            <w:rFonts w:hint="eastAsia" w:ascii="阿里巴巴普惠体 2.0 45 Light" w:hAnsi="阿里巴巴普惠体 2.0 45 Light" w:eastAsia="阿里巴巴普惠体 2.0 45 Light" w:cs="阿里巴巴普惠体 2.0 45 Light"/>
            <w:lang w:eastAsia="zh-CN"/>
            <w:rPrChange w:id="4227" w:author="成成" w:date="2025-09-18T15:38:15Z">
              <w:rPr>
                <w:rFonts w:hint="eastAsia" w:ascii="阿里巴巴普惠体 2.0 45 Light" w:hAnsi="阿里巴巴普惠体 2.0 45 Light" w:eastAsia="阿里巴巴普惠体 2.0 45 Light" w:cs="阿里巴巴普惠体 2.0 45 Light"/>
                <w:lang w:eastAsia="zh-CN"/>
              </w:rPr>
            </w:rPrChange>
          </w:rPr>
          <w:fldChar w:fldCharType="end"/>
        </w:r>
      </w:ins>
      <w:del w:id="4229" w:author="成成" w:date="2025-09-18T15:32:05Z">
        <w:r>
          <w:rPr>
            <w:rFonts w:hint="eastAsia" w:ascii="阿里巴巴普惠体 2.0 45 Light" w:hAnsi="阿里巴巴普惠体 2.0 45 Light" w:eastAsia="阿里巴巴普惠体 2.0 45 Light" w:cs="阿里巴巴普惠体 2.0 45 Light"/>
            <w:lang w:val="en-US" w:eastAsia="zh-CN"/>
          </w:rPr>
          <w:delText>表</w:delText>
        </w:r>
      </w:del>
      <w:del w:id="4230" w:author="成成" w:date="2025-09-18T15:32:04Z">
        <w:r>
          <w:rPr>
            <w:rFonts w:hint="eastAsia" w:ascii="阿里巴巴普惠体 2.0 45 Light" w:hAnsi="阿里巴巴普惠体 2.0 45 Light" w:eastAsia="阿里巴巴普惠体 2.0 45 Light" w:cs="阿里巴巴普惠体 2.0 45 Light"/>
            <w:lang w:val="en-US" w:eastAsia="zh-CN"/>
          </w:rPr>
          <w:delText>4</w:delText>
        </w:r>
      </w:del>
      <w:del w:id="4231" w:author="成成" w:date="2025-09-18T15:32:03Z">
        <w:r>
          <w:rPr>
            <w:rFonts w:hint="eastAsia" w:ascii="阿里巴巴普惠体 2.0 45 Light" w:hAnsi="阿里巴巴普惠体 2.0 45 Light" w:eastAsia="阿里巴巴普惠体 2.0 45 Light" w:cs="阿里巴巴普惠体 2.0 45 Light"/>
            <w:lang w:val="en-US" w:eastAsia="zh-CN"/>
          </w:rPr>
          <w:delText>6</w:delText>
        </w:r>
      </w:del>
      <w:r>
        <w:rPr>
          <w:rFonts w:hint="eastAsia" w:ascii="阿里巴巴普惠体 2.0 45 Light" w:hAnsi="阿里巴巴普惠体 2.0 45 Light" w:eastAsia="阿里巴巴普惠体 2.0 45 Light" w:cs="阿里巴巴普惠体 2.0 45 Light"/>
          <w:lang w:val="en-US" w:eastAsia="zh-CN"/>
        </w:rPr>
        <w:t>所示</w:t>
      </w:r>
      <w:r>
        <w:rPr>
          <w:rFonts w:hint="eastAsia" w:ascii="阿里巴巴普惠体 2.0 45 Light" w:hAnsi="阿里巴巴普惠体 2.0 45 Light" w:eastAsia="阿里巴巴普惠体 2.0 45 Light" w:cs="阿里巴巴普惠体 2.0 45 Light"/>
        </w:rPr>
        <w:t>：</w:t>
      </w:r>
    </w:p>
    <w:p w14:paraId="6D5ED63F">
      <w:pPr>
        <w:pStyle w:val="32"/>
        <w:ind w:firstLine="470"/>
        <w:rPr>
          <w:rFonts w:hint="eastAsia" w:ascii="阿里巴巴普惠体 2.0 45 Light" w:hAnsi="阿里巴巴普惠体 2.0 45 Light" w:eastAsia="阿里巴巴普惠体 2.0 45 Light" w:cs="阿里巴巴普惠体 2.0 45 Light"/>
        </w:rPr>
      </w:pPr>
    </w:p>
    <w:p w14:paraId="409B8CA9">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ins w:id="4232" w:author="成成" w:date="2025-09-18T15:32:00Z">
        <w:bookmarkStart w:id="634" w:name="_Ref613"/>
        <w:r>
          <w:rPr>
            <w:rFonts w:hint="eastAsia" w:ascii="阿里巴巴普惠体 2.0 45 Light" w:hAnsi="阿里巴巴普惠体 2.0 45 Light" w:eastAsia="阿里巴巴普惠体 2.0 45 Light" w:cs="阿里巴巴普惠体 2.0 45 Light"/>
            <w:rPrChange w:id="4233" w:author="成成" w:date="2025-09-18T15:38:07Z">
              <w:rPr/>
            </w:rPrChange>
          </w:rPr>
          <w:t xml:space="preserve">表 </w:t>
        </w:r>
      </w:ins>
      <w:ins w:id="4235" w:author="成成" w:date="2025-09-18T15:32:00Z">
        <w:r>
          <w:rPr>
            <w:rFonts w:hint="eastAsia" w:ascii="阿里巴巴普惠体 2.0 45 Light" w:hAnsi="阿里巴巴普惠体 2.0 45 Light" w:eastAsia="阿里巴巴普惠体 2.0 45 Light" w:cs="阿里巴巴普惠体 2.0 45 Light"/>
            <w:rPrChange w:id="4236" w:author="成成" w:date="2025-09-18T15:38:07Z">
              <w:rPr/>
            </w:rPrChange>
          </w:rPr>
          <w:fldChar w:fldCharType="begin"/>
        </w:r>
      </w:ins>
      <w:ins w:id="4238" w:author="成成" w:date="2025-09-18T15:32:00Z">
        <w:r>
          <w:rPr>
            <w:rFonts w:hint="eastAsia" w:ascii="阿里巴巴普惠体 2.0 45 Light" w:hAnsi="阿里巴巴普惠体 2.0 45 Light" w:eastAsia="阿里巴巴普惠体 2.0 45 Light" w:cs="阿里巴巴普惠体 2.0 45 Light"/>
            <w:rPrChange w:id="4239" w:author="成成" w:date="2025-09-18T15:38:07Z">
              <w:rPr/>
            </w:rPrChange>
          </w:rPr>
          <w:instrText xml:space="preserve"> SEQ 表 \* ARABIC </w:instrText>
        </w:r>
      </w:ins>
      <w:ins w:id="4241" w:author="成成" w:date="2025-09-18T15:32:00Z">
        <w:r>
          <w:rPr>
            <w:rFonts w:hint="eastAsia" w:ascii="阿里巴巴普惠体 2.0 45 Light" w:hAnsi="阿里巴巴普惠体 2.0 45 Light" w:eastAsia="阿里巴巴普惠体 2.0 45 Light" w:cs="阿里巴巴普惠体 2.0 45 Light"/>
            <w:rPrChange w:id="4242" w:author="成成" w:date="2025-09-18T15:38:07Z">
              <w:rPr/>
            </w:rPrChange>
          </w:rPr>
          <w:fldChar w:fldCharType="separate"/>
        </w:r>
      </w:ins>
      <w:ins w:id="4244" w:author="成成" w:date="2025-09-18T16:08:18Z">
        <w:r>
          <w:rPr>
            <w:rFonts w:hint="eastAsia" w:ascii="阿里巴巴普惠体 2.0 45 Light" w:hAnsi="阿里巴巴普惠体 2.0 45 Light" w:eastAsia="阿里巴巴普惠体 2.0 45 Light" w:cs="阿里巴巴普惠体 2.0 45 Light"/>
          </w:rPr>
          <w:t>46</w:t>
        </w:r>
      </w:ins>
      <w:ins w:id="4245" w:author="成成" w:date="2025-09-18T15:32:00Z">
        <w:r>
          <w:rPr>
            <w:rFonts w:hint="eastAsia" w:ascii="阿里巴巴普惠体 2.0 45 Light" w:hAnsi="阿里巴巴普惠体 2.0 45 Light" w:eastAsia="阿里巴巴普惠体 2.0 45 Light" w:cs="阿里巴巴普惠体 2.0 45 Light"/>
            <w:rPrChange w:id="4246" w:author="成成" w:date="2025-09-18T15:38:07Z">
              <w:rPr/>
            </w:rPrChange>
          </w:rPr>
          <w:fldChar w:fldCharType="end"/>
        </w:r>
        <w:bookmarkEnd w:id="634"/>
      </w:ins>
      <w:del w:id="4248" w:author="成成" w:date="2025-09-18T15:31:57Z">
        <w:r>
          <w:rPr>
            <w:rFonts w:hint="eastAsia" w:ascii="阿里巴巴普惠体 2.0 45 Light" w:hAnsi="阿里巴巴普惠体 2.0 45 Light" w:eastAsia="阿里巴巴普惠体 2.0 45 Light" w:cs="阿里巴巴普惠体 2.0 45 Light"/>
            <w:lang w:val="en-US" w:eastAsia="zh-CN"/>
          </w:rPr>
          <w:delText>表46</w:delText>
        </w:r>
      </w:del>
      <w:r>
        <w:rPr>
          <w:rFonts w:hint="eastAsia" w:ascii="阿里巴巴普惠体 2.0 45 Light" w:hAnsi="阿里巴巴普惠体 2.0 45 Light" w:eastAsia="阿里巴巴普惠体 2.0 45 Light" w:cs="阿里巴巴普惠体 2.0 45 Light"/>
          <w:lang w:val="en-US" w:eastAsia="zh-CN"/>
        </w:rPr>
        <w:t>状态码说明</w:t>
      </w:r>
    </w:p>
    <w:tbl>
      <w:tblPr>
        <w:tblStyle w:val="25"/>
        <w:tblW w:w="8228"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04"/>
        <w:gridCol w:w="4224"/>
      </w:tblGrid>
      <w:tr w14:paraId="54595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004" w:type="dxa"/>
            <w:vAlign w:val="center"/>
          </w:tcPr>
          <w:p w14:paraId="3F2FA713">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状态码</w:t>
            </w:r>
          </w:p>
        </w:tc>
        <w:tc>
          <w:tcPr>
            <w:tcW w:w="4224" w:type="dxa"/>
            <w:vAlign w:val="center"/>
          </w:tcPr>
          <w:p w14:paraId="370E65EC">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r>
      <w:tr w14:paraId="32DF6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004" w:type="dxa"/>
            <w:vAlign w:val="center"/>
          </w:tcPr>
          <w:p w14:paraId="39DAF48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p>
        </w:tc>
        <w:tc>
          <w:tcPr>
            <w:tcW w:w="4224" w:type="dxa"/>
            <w:vAlign w:val="center"/>
          </w:tcPr>
          <w:p w14:paraId="1C60B3E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正在松开</w:t>
            </w:r>
          </w:p>
        </w:tc>
      </w:tr>
      <w:tr w14:paraId="63F72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004" w:type="dxa"/>
            <w:vAlign w:val="center"/>
          </w:tcPr>
          <w:p w14:paraId="2B020AD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1</w:t>
            </w:r>
          </w:p>
        </w:tc>
        <w:tc>
          <w:tcPr>
            <w:tcW w:w="4224" w:type="dxa"/>
            <w:vAlign w:val="center"/>
          </w:tcPr>
          <w:p w14:paraId="4CD3330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正在抓取</w:t>
            </w:r>
          </w:p>
        </w:tc>
      </w:tr>
      <w:tr w14:paraId="1BB82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004" w:type="dxa"/>
            <w:vAlign w:val="center"/>
          </w:tcPr>
          <w:p w14:paraId="42FCFF3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2</w:t>
            </w:r>
          </w:p>
        </w:tc>
        <w:tc>
          <w:tcPr>
            <w:tcW w:w="4224" w:type="dxa"/>
            <w:vAlign w:val="center"/>
          </w:tcPr>
          <w:p w14:paraId="6171399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位置到位停止</w:t>
            </w:r>
          </w:p>
        </w:tc>
      </w:tr>
      <w:tr w14:paraId="30FAC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004" w:type="dxa"/>
            <w:vAlign w:val="center"/>
          </w:tcPr>
          <w:p w14:paraId="0E3712E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3</w:t>
            </w:r>
          </w:p>
        </w:tc>
        <w:tc>
          <w:tcPr>
            <w:tcW w:w="4224" w:type="dxa"/>
            <w:vAlign w:val="center"/>
          </w:tcPr>
          <w:p w14:paraId="0CEDAEE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力控到位停止</w:t>
            </w:r>
          </w:p>
        </w:tc>
      </w:tr>
      <w:tr w14:paraId="2939C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004" w:type="dxa"/>
            <w:vAlign w:val="center"/>
          </w:tcPr>
          <w:p w14:paraId="073789D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5</w:t>
            </w:r>
          </w:p>
        </w:tc>
        <w:tc>
          <w:tcPr>
            <w:tcW w:w="4224" w:type="dxa"/>
            <w:vAlign w:val="center"/>
          </w:tcPr>
          <w:p w14:paraId="78AEE3E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电流保护停止</w:t>
            </w:r>
          </w:p>
        </w:tc>
      </w:tr>
      <w:tr w14:paraId="4CBB8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004" w:type="dxa"/>
            <w:vAlign w:val="center"/>
          </w:tcPr>
          <w:p w14:paraId="38C236B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6</w:t>
            </w:r>
          </w:p>
        </w:tc>
        <w:tc>
          <w:tcPr>
            <w:tcW w:w="4224" w:type="dxa"/>
            <w:vAlign w:val="center"/>
          </w:tcPr>
          <w:p w14:paraId="4374308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堵转停止</w:t>
            </w:r>
          </w:p>
        </w:tc>
      </w:tr>
      <w:tr w14:paraId="298C1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ins w:id="4249" w:author="成成" w:date="2025-09-17T10:35:39Z"/>
        </w:trPr>
        <w:tc>
          <w:tcPr>
            <w:tcW w:w="4004" w:type="dxa"/>
            <w:vAlign w:val="center"/>
          </w:tcPr>
          <w:p w14:paraId="6FFC90CA">
            <w:pPr>
              <w:pStyle w:val="111"/>
              <w:ind w:firstLine="0" w:firstLineChars="0"/>
              <w:rPr>
                <w:ins w:id="4250" w:author="成成" w:date="2025-09-17T10:35:39Z"/>
                <w:rFonts w:hint="eastAsia" w:ascii="阿里巴巴普惠体 2.0 45 Light" w:hAnsi="阿里巴巴普惠体 2.0 45 Light" w:eastAsia="阿里巴巴普惠体 2.0 45 Light" w:cs="阿里巴巴普惠体 2.0 45 Light"/>
                <w:lang w:val="en-US" w:eastAsia="zh-CN"/>
              </w:rPr>
            </w:pPr>
            <w:ins w:id="4251" w:author="成成" w:date="2025-09-17T10:35:42Z">
              <w:r>
                <w:rPr>
                  <w:rFonts w:hint="eastAsia" w:ascii="阿里巴巴普惠体 2.0 45 Light" w:hAnsi="阿里巴巴普惠体 2.0 45 Light" w:eastAsia="阿里巴巴普惠体 2.0 45 Light" w:cs="阿里巴巴普惠体 2.0 45 Light"/>
                  <w:lang w:val="en-US" w:eastAsia="zh-CN"/>
                </w:rPr>
                <w:t>7</w:t>
              </w:r>
            </w:ins>
          </w:p>
        </w:tc>
        <w:tc>
          <w:tcPr>
            <w:tcW w:w="4224" w:type="dxa"/>
            <w:vAlign w:val="center"/>
          </w:tcPr>
          <w:p w14:paraId="1E46EF89">
            <w:pPr>
              <w:pStyle w:val="12"/>
              <w:tabs>
                <w:tab w:val="left" w:pos="420"/>
                <w:tab w:val="left" w:pos="851"/>
              </w:tabs>
              <w:ind w:firstLine="1442" w:firstLineChars="700"/>
              <w:rPr>
                <w:ins w:id="4253" w:author="成成" w:date="2025-09-17T10:35:39Z"/>
                <w:rFonts w:hint="eastAsia" w:ascii="阿里巴巴普惠体 2.0 45 Light" w:hAnsi="阿里巴巴普惠体 2.0 45 Light" w:eastAsia="阿里巴巴普惠体 2.0 45 Light" w:cs="阿里巴巴普惠体 2.0 45 Light"/>
                <w:lang w:eastAsia="zh-CN"/>
              </w:rPr>
              <w:pPrChange w:id="4252" w:author="成成" w:date="2025-09-18T15:37:54Z">
                <w:pPr>
                  <w:pStyle w:val="111"/>
                  <w:ind w:firstLine="0" w:firstLineChars="0"/>
                </w:pPr>
              </w:pPrChange>
            </w:pPr>
            <w:ins w:id="4254" w:author="成成" w:date="2025-09-17T10:35:51Z">
              <w:r>
                <w:rPr>
                  <w:rFonts w:hint="eastAsia" w:ascii="阿里巴巴普惠体 2.0 45 Light" w:hAnsi="阿里巴巴普惠体 2.0 45 Light" w:eastAsia="阿里巴巴普惠体 2.0 45 Light" w:cs="阿里巴巴普惠体 2.0 45 Light"/>
                  <w:kern w:val="0"/>
                  <w:sz w:val="21"/>
                  <w:lang w:eastAsia="zh-CN"/>
                  <w:rPrChange w:id="4255" w:author="成成" w:date="2025-09-18T15:38:00Z">
                    <w:rPr>
                      <w:rFonts w:hint="eastAsia" w:ascii="阿里巴巴普惠体 2.0 45 Light" w:hAnsi="阿里巴巴普惠体 2.0 45 Light" w:eastAsia="阿里巴巴普惠体 2.0 45 Light" w:cs="阿里巴巴普惠体 2.0 45 Light"/>
                      <w:lang w:eastAsia="zh-CN"/>
                    </w:rPr>
                  </w:rPrChange>
                </w:rPr>
                <w:t>电缸</w:t>
              </w:r>
            </w:ins>
            <w:ins w:id="4257" w:author="成成" w:date="2025-09-17T10:35:51Z">
              <w:r>
                <w:rPr>
                  <w:rFonts w:hint="eastAsia" w:ascii="阿里巴巴普惠体 2.0 45 Light" w:hAnsi="阿里巴巴普惠体 2.0 45 Light" w:eastAsia="阿里巴巴普惠体 2.0 45 Light" w:cs="阿里巴巴普惠体 2.0 45 Light"/>
                  <w:kern w:val="0"/>
                  <w:sz w:val="21"/>
                  <w:rPrChange w:id="4258" w:author="成成" w:date="2025-09-18T15:38:00Z">
                    <w:rPr>
                      <w:rFonts w:hint="eastAsia" w:ascii="阿里巴巴普惠体 2.0 45 Light" w:hAnsi="阿里巴巴普惠体 2.0 45 Light" w:eastAsia="阿里巴巴普惠体 2.0 45 Light" w:cs="阿里巴巴普惠体 2.0 45 Light"/>
                    </w:rPr>
                  </w:rPrChange>
                </w:rPr>
                <w:t>故障停止</w:t>
              </w:r>
            </w:ins>
          </w:p>
        </w:tc>
      </w:tr>
      <w:tr w14:paraId="11447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004" w:type="dxa"/>
            <w:vAlign w:val="center"/>
          </w:tcPr>
          <w:p w14:paraId="43FB9E58">
            <w:pPr>
              <w:pStyle w:val="111"/>
              <w:ind w:firstLine="0" w:firstLineChars="0"/>
              <w:rPr>
                <w:rFonts w:hint="eastAsia" w:ascii="阿里巴巴普惠体 2.0 45 Light" w:hAnsi="阿里巴巴普惠体 2.0 45 Light" w:eastAsia="阿里巴巴普惠体 2.0 45 Light" w:cs="阿里巴巴普惠体 2.0 45 Light"/>
              </w:rPr>
            </w:pPr>
            <w:ins w:id="4260" w:author="成成" w:date="2025-09-17T10:35:54Z">
              <w:r>
                <w:rPr>
                  <w:rFonts w:hint="eastAsia" w:ascii="阿里巴巴普惠体 2.0 45 Light" w:hAnsi="阿里巴巴普惠体 2.0 45 Light" w:eastAsia="阿里巴巴普惠体 2.0 45 Light" w:cs="阿里巴巴普惠体 2.0 45 Light"/>
                  <w:lang w:val="en-US" w:eastAsia="zh-CN"/>
                </w:rPr>
                <w:t>8</w:t>
              </w:r>
            </w:ins>
            <w:del w:id="4261" w:author="成成" w:date="2025-09-17T10:35:53Z">
              <w:r>
                <w:rPr>
                  <w:rFonts w:hint="eastAsia" w:ascii="阿里巴巴普惠体 2.0 45 Light" w:hAnsi="阿里巴巴普惠体 2.0 45 Light" w:eastAsia="阿里巴巴普惠体 2.0 45 Light" w:cs="阿里巴巴普惠体 2.0 45 Light"/>
                </w:rPr>
                <w:delText>7</w:delText>
              </w:r>
            </w:del>
          </w:p>
        </w:tc>
        <w:tc>
          <w:tcPr>
            <w:tcW w:w="4224" w:type="dxa"/>
            <w:vAlign w:val="center"/>
          </w:tcPr>
          <w:p w14:paraId="11DFFFCB">
            <w:pPr>
              <w:pStyle w:val="111"/>
              <w:ind w:firstLine="0" w:firstLineChars="0"/>
              <w:rPr>
                <w:rFonts w:hint="eastAsia" w:ascii="阿里巴巴普惠体 2.0 45 Light" w:hAnsi="阿里巴巴普惠体 2.0 45 Light" w:eastAsia="阿里巴巴普惠体 2.0 45 Light" w:cs="阿里巴巴普惠体 2.0 45 Light"/>
              </w:rPr>
            </w:pPr>
            <w:ins w:id="4262" w:author="成成" w:date="2025-09-17T10:36:57Z">
              <w:r>
                <w:rPr>
                  <w:rFonts w:hint="eastAsia" w:ascii="阿里巴巴普惠体 2.0 45 Light" w:hAnsi="阿里巴巴普惠体 2.0 45 Light" w:eastAsia="阿里巴巴普惠体 2.0 45 Light" w:cs="阿里巴巴普惠体 2.0 45 Light"/>
                  <w:lang w:val="en-US" w:eastAsia="zh-CN"/>
                </w:rPr>
                <w:t>急停</w:t>
              </w:r>
            </w:ins>
            <w:ins w:id="4263" w:author="成成" w:date="2025-09-17T10:36:59Z">
              <w:r>
                <w:rPr>
                  <w:rFonts w:hint="eastAsia" w:ascii="阿里巴巴普惠体 2.0 45 Light" w:hAnsi="阿里巴巴普惠体 2.0 45 Light" w:eastAsia="阿里巴巴普惠体 2.0 45 Light" w:cs="阿里巴巴普惠体 2.0 45 Light"/>
                  <w:lang w:val="en-US" w:eastAsia="zh-CN"/>
                </w:rPr>
                <w:t>状态</w:t>
              </w:r>
            </w:ins>
            <w:del w:id="4264" w:author="成成" w:date="2025-09-17T10:35:58Z">
              <w:r>
                <w:rPr>
                  <w:rFonts w:hint="eastAsia" w:ascii="阿里巴巴普惠体 2.0 45 Light" w:hAnsi="阿里巴巴普惠体 2.0 45 Light" w:eastAsia="阿里巴巴普惠体 2.0 45 Light" w:cs="阿里巴巴普惠体 2.0 45 Light"/>
                  <w:lang w:eastAsia="zh-CN"/>
                </w:rPr>
                <w:delText>电缸</w:delText>
              </w:r>
            </w:del>
            <w:del w:id="4265" w:author="成成" w:date="2025-09-17T10:35:58Z">
              <w:r>
                <w:rPr>
                  <w:rFonts w:hint="eastAsia" w:ascii="阿里巴巴普惠体 2.0 45 Light" w:hAnsi="阿里巴巴普惠体 2.0 45 Light" w:eastAsia="阿里巴巴普惠体 2.0 45 Light" w:cs="阿里巴巴普惠体 2.0 45 Light"/>
                </w:rPr>
                <w:delText>故障</w:delText>
              </w:r>
            </w:del>
            <w:del w:id="4266" w:author="成成" w:date="2025-09-17T10:35:57Z">
              <w:r>
                <w:rPr>
                  <w:rFonts w:hint="eastAsia" w:ascii="阿里巴巴普惠体 2.0 45 Light" w:hAnsi="阿里巴巴普惠体 2.0 45 Light" w:eastAsia="阿里巴巴普惠体 2.0 45 Light" w:cs="阿里巴巴普惠体 2.0 45 Light"/>
                </w:rPr>
                <w:delText>停止</w:delText>
              </w:r>
            </w:del>
          </w:p>
        </w:tc>
      </w:tr>
    </w:tbl>
    <w:p w14:paraId="78F4BC9C">
      <w:pPr>
        <w:pStyle w:val="5"/>
        <w:numPr>
          <w:ilvl w:val="-1"/>
          <w:numId w:val="0"/>
        </w:numPr>
        <w:ind w:left="397" w:firstLine="0"/>
        <w:rPr>
          <w:rFonts w:hint="eastAsia" w:ascii="阿里巴巴普惠体 2.0 45 Light" w:hAnsi="阿里巴巴普惠体 2.0 45 Light" w:eastAsia="阿里巴巴普惠体 2.0 45 Light" w:cs="阿里巴巴普惠体 2.0 45 Light"/>
        </w:rPr>
      </w:pPr>
      <w:bookmarkStart w:id="635" w:name="_Toc18993"/>
      <w:bookmarkStart w:id="636" w:name="_Toc21939221"/>
      <w:bookmarkStart w:id="637" w:name="_Toc14595"/>
      <w:bookmarkStart w:id="638" w:name="_Toc4693"/>
      <w:bookmarkStart w:id="639" w:name="_Toc3821226"/>
      <w:bookmarkStart w:id="640" w:name="_Toc21428"/>
      <w:bookmarkStart w:id="641" w:name="_Toc29195"/>
      <w:bookmarkStart w:id="642" w:name="_Toc797056"/>
      <w:bookmarkStart w:id="643" w:name="_Toc4787"/>
      <w:bookmarkStart w:id="644" w:name="_Toc11949"/>
      <w:bookmarkStart w:id="645" w:name="_Toc28733"/>
      <w:bookmarkStart w:id="646" w:name="_Toc25759"/>
      <w:bookmarkStart w:id="647" w:name="_Toc25724"/>
      <w:bookmarkStart w:id="648" w:name="_Toc30323"/>
      <w:r>
        <w:rPr>
          <w:rFonts w:hint="eastAsia" w:ascii="阿里巴巴普惠体 2.0 45 Light" w:hAnsi="阿里巴巴普惠体 2.0 45 Light" w:eastAsia="阿里巴巴普惠体 2.0 45 Light" w:cs="阿里巴巴普惠体 2.0 45 Light"/>
          <w:lang w:val="en-US" w:eastAsia="zh-CN"/>
        </w:rPr>
        <w:t xml:space="preserve">2.5.20 </w:t>
      </w:r>
      <w:r>
        <w:rPr>
          <w:rFonts w:hint="eastAsia" w:ascii="阿里巴巴普惠体 2.0 45 Light" w:hAnsi="阿里巴巴普惠体 2.0 45 Light" w:eastAsia="阿里巴巴普惠体 2.0 45 Light" w:cs="阿里巴巴普惠体 2.0 45 Light"/>
          <w:b/>
          <w:bCs/>
          <w:rPrChange w:id="4267" w:author="成成" w:date="2025-09-18T16:17:28Z">
            <w:rPr>
              <w:rFonts w:hint="eastAsia" w:ascii="阿里巴巴普惠体 2.0 45 Light" w:hAnsi="阿里巴巴普惠体 2.0 45 Light" w:eastAsia="阿里巴巴普惠体 2.0 45 Light" w:cs="阿里巴巴普惠体 2.0 45 Light"/>
            </w:rPr>
          </w:rPrChange>
        </w:rPr>
        <w:t>各</w:t>
      </w:r>
      <w:r>
        <w:rPr>
          <w:rFonts w:hint="eastAsia" w:ascii="阿里巴巴普惠体 2.0 45 Light" w:hAnsi="阿里巴巴普惠体 2.0 45 Light" w:eastAsia="阿里巴巴普惠体 2.0 45 Light" w:cs="阿里巴巴普惠体 2.0 45 Light"/>
          <w:b/>
          <w:bCs/>
          <w:lang w:eastAsia="zh-CN"/>
          <w:rPrChange w:id="4268" w:author="成成" w:date="2025-09-18T16:17:28Z">
            <w:rPr>
              <w:rFonts w:hint="eastAsia" w:ascii="阿里巴巴普惠体 2.0 45 Light" w:hAnsi="阿里巴巴普惠体 2.0 45 Light" w:eastAsia="阿里巴巴普惠体 2.0 45 Light" w:cs="阿里巴巴普惠体 2.0 45 Light"/>
              <w:lang w:eastAsia="zh-CN"/>
            </w:rPr>
          </w:rPrChange>
        </w:rPr>
        <w:t>电缸</w:t>
      </w:r>
      <w:r>
        <w:rPr>
          <w:rFonts w:hint="eastAsia" w:ascii="阿里巴巴普惠体 2.0 45 Light" w:hAnsi="阿里巴巴普惠体 2.0 45 Light" w:eastAsia="阿里巴巴普惠体 2.0 45 Light" w:cs="阿里巴巴普惠体 2.0 45 Light"/>
          <w:b/>
          <w:bCs/>
          <w:rPrChange w:id="4269" w:author="成成" w:date="2025-09-18T16:17:28Z">
            <w:rPr>
              <w:rFonts w:hint="eastAsia" w:ascii="阿里巴巴普惠体 2.0 45 Light" w:hAnsi="阿里巴巴普惠体 2.0 45 Light" w:eastAsia="阿里巴巴普惠体 2.0 45 Light" w:cs="阿里巴巴普惠体 2.0 45 Light"/>
            </w:rPr>
          </w:rPrChange>
        </w:rPr>
        <w:t>的温度</w:t>
      </w:r>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p>
    <w:p w14:paraId="29C6A6EB">
      <w:pPr>
        <w:pStyle w:val="32"/>
        <w:ind w:firstLine="470"/>
        <w:rPr>
          <w:rFonts w:hint="eastAsia" w:ascii="阿里巴巴普惠体 2.0 45 Light" w:hAnsi="阿里巴巴普惠体 2.0 45 Light" w:eastAsia="阿里巴巴普惠体 2.0 45 Light" w:cs="阿里巴巴普惠体 2.0 45 Light"/>
          <w:rPrChange w:id="4270" w:author="成成" w:date="2025-09-18T15:37:39Z">
            <w:rPr>
              <w:rFonts w:hint="eastAsia" w:ascii="阿里巴巴普惠体 2.0 45 Light" w:hAnsi="阿里巴巴普惠体 2.0 45 Light" w:eastAsia="阿里巴巴普惠体 2.0 45 Light" w:cs="阿里巴巴普惠体 2.0 45 Light"/>
            </w:rPr>
          </w:rPrChange>
        </w:rPr>
      </w:pPr>
      <w:r>
        <w:rPr>
          <w:rFonts w:hint="eastAsia" w:ascii="阿里巴巴普惠体 2.0 45 Light" w:hAnsi="阿里巴巴普惠体 2.0 45 Light" w:eastAsia="阿里巴巴普惠体 2.0 45 Light" w:cs="阿里巴巴普惠体 2.0 45 Light"/>
        </w:rPr>
        <w:t>此寄存器组由六个寄存器组成，分别对应灵巧手六个</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温度值，具体说明</w:t>
      </w:r>
      <w:r>
        <w:rPr>
          <w:rFonts w:hint="eastAsia" w:ascii="阿里巴巴普惠体 2.0 45 Light" w:hAnsi="阿里巴巴普惠体 2.0 45 Light" w:eastAsia="阿里巴巴普惠体 2.0 45 Light" w:cs="阿里巴巴普惠体 2.0 45 Light"/>
          <w:lang w:val="en-US" w:eastAsia="zh-CN"/>
        </w:rPr>
        <w:t>如下</w:t>
      </w:r>
      <w:ins w:id="4271" w:author="成成" w:date="2025-09-18T15:32:30Z">
        <w:r>
          <w:rPr>
            <w:rFonts w:hint="eastAsia" w:ascii="阿里巴巴普惠体 2.0 45 Light" w:hAnsi="阿里巴巴普惠体 2.0 45 Light" w:eastAsia="阿里巴巴普惠体 2.0 45 Light" w:cs="阿里巴巴普惠体 2.0 45 Light"/>
            <w:lang w:val="en-US" w:eastAsia="zh-CN"/>
          </w:rPr>
          <w:fldChar w:fldCharType="begin"/>
        </w:r>
      </w:ins>
      <w:ins w:id="4272" w:author="成成" w:date="2025-09-18T15:32:30Z">
        <w:r>
          <w:rPr>
            <w:rFonts w:hint="eastAsia" w:ascii="阿里巴巴普惠体 2.0 45 Light" w:hAnsi="阿里巴巴普惠体 2.0 45 Light" w:eastAsia="阿里巴巴普惠体 2.0 45 Light" w:cs="阿里巴巴普惠体 2.0 45 Light"/>
            <w:lang w:val="en-US" w:eastAsia="zh-CN"/>
          </w:rPr>
          <w:instrText xml:space="preserve"> REF _Ref675 \h </w:instrText>
        </w:r>
      </w:ins>
      <w:ins w:id="4273" w:author="成成" w:date="2025-09-18T15:32:30Z">
        <w:r>
          <w:rPr>
            <w:rFonts w:hint="eastAsia" w:ascii="阿里巴巴普惠体 2.0 45 Light" w:hAnsi="阿里巴巴普惠体 2.0 45 Light" w:eastAsia="阿里巴巴普惠体 2.0 45 Light" w:cs="阿里巴巴普惠体 2.0 45 Light"/>
            <w:lang w:val="en-US" w:eastAsia="zh-CN"/>
          </w:rPr>
          <w:fldChar w:fldCharType="separate"/>
        </w:r>
      </w:ins>
      <w:ins w:id="4274" w:author="成成" w:date="2025-09-18T15:32:30Z">
        <w:r>
          <w:rPr>
            <w:rFonts w:hint="eastAsia" w:ascii="阿里巴巴普惠体 2.0 45 Light" w:hAnsi="阿里巴巴普惠体 2.0 45 Light" w:eastAsia="阿里巴巴普惠体 2.0 45 Light" w:cs="阿里巴巴普惠体 2.0 45 Light"/>
            <w:rPrChange w:id="4275" w:author="成成" w:date="2025-09-18T15:37:39Z">
              <w:rPr/>
            </w:rPrChange>
          </w:rPr>
          <w:t>表 47</w:t>
        </w:r>
      </w:ins>
      <w:ins w:id="4277" w:author="成成" w:date="2025-09-18T15:32:30Z">
        <w:r>
          <w:rPr>
            <w:rFonts w:hint="eastAsia" w:ascii="阿里巴巴普惠体 2.0 45 Light" w:hAnsi="阿里巴巴普惠体 2.0 45 Light" w:eastAsia="阿里巴巴普惠体 2.0 45 Light" w:cs="阿里巴巴普惠体 2.0 45 Light"/>
            <w:lang w:val="en-US" w:eastAsia="zh-CN"/>
          </w:rPr>
          <w:fldChar w:fldCharType="end"/>
        </w:r>
      </w:ins>
      <w:del w:id="4278" w:author="成成" w:date="2025-09-18T15:32:24Z">
        <w:r>
          <w:rPr>
            <w:rFonts w:hint="eastAsia" w:ascii="阿里巴巴普惠体 2.0 45 Light" w:hAnsi="阿里巴巴普惠体 2.0 45 Light" w:eastAsia="阿里巴巴普惠体 2.0 45 Light" w:cs="阿里巴巴普惠体 2.0 45 Light"/>
            <w:lang w:val="en-US" w:eastAsia="zh-CN"/>
          </w:rPr>
          <w:delText>表</w:delText>
        </w:r>
      </w:del>
      <w:del w:id="4279" w:author="成成" w:date="2025-09-18T15:32:23Z">
        <w:r>
          <w:rPr>
            <w:rFonts w:hint="eastAsia" w:ascii="阿里巴巴普惠体 2.0 45 Light" w:hAnsi="阿里巴巴普惠体 2.0 45 Light" w:eastAsia="阿里巴巴普惠体 2.0 45 Light" w:cs="阿里巴巴普惠体 2.0 45 Light"/>
            <w:lang w:val="en-US" w:eastAsia="zh-CN"/>
          </w:rPr>
          <w:delText>47</w:delText>
        </w:r>
      </w:del>
      <w:r>
        <w:rPr>
          <w:rFonts w:hint="eastAsia" w:ascii="阿里巴巴普惠体 2.0 45 Light" w:hAnsi="阿里巴巴普惠体 2.0 45 Light" w:eastAsia="阿里巴巴普惠体 2.0 45 Light" w:cs="阿里巴巴普惠体 2.0 45 Light"/>
          <w:lang w:val="en-US" w:eastAsia="zh-CN"/>
        </w:rPr>
        <w:t>所示</w:t>
      </w:r>
      <w:r>
        <w:rPr>
          <w:rFonts w:hint="eastAsia" w:ascii="阿里巴巴普惠体 2.0 45 Light" w:hAnsi="阿里巴巴普惠体 2.0 45 Light" w:eastAsia="阿里巴巴普惠体 2.0 45 Light" w:cs="阿里巴巴普惠体 2.0 45 Light"/>
          <w:rPrChange w:id="4280" w:author="成成" w:date="2025-09-18T15:37:39Z">
            <w:rPr>
              <w:rFonts w:hint="eastAsia" w:ascii="阿里巴巴普惠体 2.0 45 Light" w:hAnsi="阿里巴巴普惠体 2.0 45 Light" w:eastAsia="阿里巴巴普惠体 2.0 45 Light" w:cs="阿里巴巴普惠体 2.0 45 Light"/>
            </w:rPr>
          </w:rPrChange>
        </w:rPr>
        <w:t>。这些参数为只读参数。</w:t>
      </w:r>
    </w:p>
    <w:p w14:paraId="31346626">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ins w:id="4281" w:author="成成" w:date="2025-09-18T15:32:19Z">
        <w:bookmarkStart w:id="649" w:name="_Ref675"/>
        <w:r>
          <w:rPr>
            <w:rFonts w:hint="eastAsia" w:ascii="阿里巴巴普惠体 2.0 45 Light" w:hAnsi="阿里巴巴普惠体 2.0 45 Light" w:eastAsia="阿里巴巴普惠体 2.0 45 Light" w:cs="阿里巴巴普惠体 2.0 45 Light"/>
            <w:rPrChange w:id="4282" w:author="成成" w:date="2025-09-18T15:37:31Z">
              <w:rPr/>
            </w:rPrChange>
          </w:rPr>
          <w:t xml:space="preserve">表 </w:t>
        </w:r>
      </w:ins>
      <w:ins w:id="4284" w:author="成成" w:date="2025-09-18T15:32:19Z">
        <w:r>
          <w:rPr>
            <w:rFonts w:hint="eastAsia" w:ascii="阿里巴巴普惠体 2.0 45 Light" w:hAnsi="阿里巴巴普惠体 2.0 45 Light" w:eastAsia="阿里巴巴普惠体 2.0 45 Light" w:cs="阿里巴巴普惠体 2.0 45 Light"/>
            <w:rPrChange w:id="4285" w:author="成成" w:date="2025-09-18T15:37:31Z">
              <w:rPr/>
            </w:rPrChange>
          </w:rPr>
          <w:fldChar w:fldCharType="begin"/>
        </w:r>
      </w:ins>
      <w:ins w:id="4287" w:author="成成" w:date="2025-09-18T15:32:19Z">
        <w:r>
          <w:rPr>
            <w:rFonts w:hint="eastAsia" w:ascii="阿里巴巴普惠体 2.0 45 Light" w:hAnsi="阿里巴巴普惠体 2.0 45 Light" w:eastAsia="阿里巴巴普惠体 2.0 45 Light" w:cs="阿里巴巴普惠体 2.0 45 Light"/>
            <w:rPrChange w:id="4288" w:author="成成" w:date="2025-09-18T15:37:31Z">
              <w:rPr/>
            </w:rPrChange>
          </w:rPr>
          <w:instrText xml:space="preserve"> SEQ 表 \* ARABIC </w:instrText>
        </w:r>
      </w:ins>
      <w:ins w:id="4290" w:author="成成" w:date="2025-09-18T15:32:19Z">
        <w:r>
          <w:rPr>
            <w:rFonts w:hint="eastAsia" w:ascii="阿里巴巴普惠体 2.0 45 Light" w:hAnsi="阿里巴巴普惠体 2.0 45 Light" w:eastAsia="阿里巴巴普惠体 2.0 45 Light" w:cs="阿里巴巴普惠体 2.0 45 Light"/>
            <w:rPrChange w:id="4291" w:author="成成" w:date="2025-09-18T15:37:31Z">
              <w:rPr/>
            </w:rPrChange>
          </w:rPr>
          <w:fldChar w:fldCharType="separate"/>
        </w:r>
      </w:ins>
      <w:ins w:id="4293" w:author="成成" w:date="2025-09-18T16:08:18Z">
        <w:r>
          <w:rPr>
            <w:rFonts w:hint="eastAsia" w:ascii="阿里巴巴普惠体 2.0 45 Light" w:hAnsi="阿里巴巴普惠体 2.0 45 Light" w:eastAsia="阿里巴巴普惠体 2.0 45 Light" w:cs="阿里巴巴普惠体 2.0 45 Light"/>
          </w:rPr>
          <w:t>47</w:t>
        </w:r>
      </w:ins>
      <w:ins w:id="4294" w:author="成成" w:date="2025-09-18T15:32:19Z">
        <w:r>
          <w:rPr>
            <w:rFonts w:hint="eastAsia" w:ascii="阿里巴巴普惠体 2.0 45 Light" w:hAnsi="阿里巴巴普惠体 2.0 45 Light" w:eastAsia="阿里巴巴普惠体 2.0 45 Light" w:cs="阿里巴巴普惠体 2.0 45 Light"/>
            <w:rPrChange w:id="4295" w:author="成成" w:date="2025-09-18T15:37:31Z">
              <w:rPr/>
            </w:rPrChange>
          </w:rPr>
          <w:fldChar w:fldCharType="end"/>
        </w:r>
        <w:bookmarkEnd w:id="649"/>
      </w:ins>
      <w:del w:id="4297" w:author="成成" w:date="2025-09-18T15:32:16Z">
        <w:r>
          <w:rPr>
            <w:rFonts w:hint="eastAsia" w:ascii="阿里巴巴普惠体 2.0 45 Light" w:hAnsi="阿里巴巴普惠体 2.0 45 Light" w:eastAsia="阿里巴巴普惠体 2.0 45 Light" w:cs="阿里巴巴普惠体 2.0 45 Light"/>
            <w:lang w:val="en-US" w:eastAsia="zh-CN"/>
            <w:rPrChange w:id="4298" w:author="成成" w:date="2025-09-18T15:37:31Z">
              <w:rPr>
                <w:rFonts w:hint="eastAsia" w:ascii="阿里巴巴普惠体 2.0 45 Light" w:hAnsi="阿里巴巴普惠体 2.0 45 Light" w:eastAsia="阿里巴巴普惠体 2.0 45 Light" w:cs="阿里巴巴普惠体 2.0 45 Light"/>
                <w:lang w:val="en-US" w:eastAsia="zh-CN"/>
              </w:rPr>
            </w:rPrChange>
          </w:rPr>
          <w:delText>表4</w:delText>
        </w:r>
      </w:del>
      <w:del w:id="4300" w:author="成成" w:date="2025-09-18T15:32:15Z">
        <w:r>
          <w:rPr>
            <w:rFonts w:hint="eastAsia" w:ascii="阿里巴巴普惠体 2.0 45 Light" w:hAnsi="阿里巴巴普惠体 2.0 45 Light" w:eastAsia="阿里巴巴普惠体 2.0 45 Light" w:cs="阿里巴巴普惠体 2.0 45 Light"/>
            <w:lang w:val="en-US" w:eastAsia="zh-CN"/>
            <w:rPrChange w:id="4301" w:author="成成" w:date="2025-09-18T15:37:31Z">
              <w:rPr>
                <w:rFonts w:hint="eastAsia" w:ascii="阿里巴巴普惠体 2.0 45 Light" w:hAnsi="阿里巴巴普惠体 2.0 45 Light" w:eastAsia="阿里巴巴普惠体 2.0 45 Light" w:cs="阿里巴巴普惠体 2.0 45 Light"/>
                <w:lang w:val="en-US" w:eastAsia="zh-CN"/>
              </w:rPr>
            </w:rPrChange>
          </w:rPr>
          <w:delText>7</w:delText>
        </w:r>
      </w:del>
      <w:r>
        <w:rPr>
          <w:rFonts w:hint="eastAsia" w:ascii="阿里巴巴普惠体 2.0 45 Light" w:hAnsi="阿里巴巴普惠体 2.0 45 Light" w:eastAsia="阿里巴巴普惠体 2.0 45 Light" w:cs="阿里巴巴普惠体 2.0 45 Light"/>
        </w:rPr>
        <w:t>各</w:t>
      </w:r>
      <w:r>
        <w:rPr>
          <w:rFonts w:hint="eastAsia" w:ascii="阿里巴巴普惠体 2.0 45 Light" w:hAnsi="阿里巴巴普惠体 2.0 45 Light" w:eastAsia="阿里巴巴普惠体 2.0 45 Light" w:cs="阿里巴巴普惠体 2.0 45 Light"/>
          <w:lang w:eastAsia="zh-CN"/>
          <w:rPrChange w:id="4303" w:author="成成" w:date="2025-09-18T15:37:31Z">
            <w:rPr>
              <w:rFonts w:hint="eastAsia" w:ascii="阿里巴巴普惠体 2.0 45 Light" w:hAnsi="阿里巴巴普惠体 2.0 45 Light" w:eastAsia="阿里巴巴普惠体 2.0 45 Light" w:cs="阿里巴巴普惠体 2.0 45 Light"/>
              <w:lang w:eastAsia="zh-CN"/>
            </w:rPr>
          </w:rPrChange>
        </w:rPr>
        <w:t>电</w:t>
      </w:r>
      <w:r>
        <w:rPr>
          <w:rFonts w:hint="eastAsia" w:ascii="阿里巴巴普惠体 2.0 45 Light" w:hAnsi="阿里巴巴普惠体 2.0 45 Light" w:eastAsia="阿里巴巴普惠体 2.0 45 Light" w:cs="阿里巴巴普惠体 2.0 45 Light"/>
          <w:lang w:eastAsia="zh-CN"/>
        </w:rPr>
        <w:t>缸</w:t>
      </w:r>
      <w:r>
        <w:rPr>
          <w:rFonts w:hint="eastAsia" w:ascii="阿里巴巴普惠体 2.0 45 Light" w:hAnsi="阿里巴巴普惠体 2.0 45 Light" w:eastAsia="阿里巴巴普惠体 2.0 45 Light" w:cs="阿里巴巴普惠体 2.0 45 Light"/>
        </w:rPr>
        <w:t>的温度</w:t>
      </w:r>
    </w:p>
    <w:tbl>
      <w:tblPr>
        <w:tblStyle w:val="25"/>
        <w:tblW w:w="824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1"/>
        <w:gridCol w:w="2697"/>
        <w:gridCol w:w="1670"/>
        <w:gridCol w:w="1395"/>
        <w:gridCol w:w="1408"/>
      </w:tblGrid>
      <w:tr w14:paraId="6FF23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vAlign w:val="center"/>
          </w:tcPr>
          <w:p w14:paraId="76410732">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2697" w:type="dxa"/>
            <w:vAlign w:val="center"/>
          </w:tcPr>
          <w:p w14:paraId="282F1562">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1670" w:type="dxa"/>
            <w:vAlign w:val="center"/>
          </w:tcPr>
          <w:p w14:paraId="405D90DE">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c>
          <w:tcPr>
            <w:tcW w:w="1395" w:type="dxa"/>
            <w:vAlign w:val="center"/>
          </w:tcPr>
          <w:p w14:paraId="6AE7BC46">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范围</w:t>
            </w:r>
          </w:p>
        </w:tc>
        <w:tc>
          <w:tcPr>
            <w:tcW w:w="1408" w:type="dxa"/>
            <w:vAlign w:val="center"/>
          </w:tcPr>
          <w:p w14:paraId="0E1287B1">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单位</w:t>
            </w:r>
          </w:p>
        </w:tc>
      </w:tr>
      <w:tr w14:paraId="58890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vAlign w:val="center"/>
          </w:tcPr>
          <w:p w14:paraId="4321938C">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1094</w:t>
            </w:r>
          </w:p>
        </w:tc>
        <w:tc>
          <w:tcPr>
            <w:tcW w:w="2697" w:type="dxa"/>
            <w:vAlign w:val="center"/>
          </w:tcPr>
          <w:p w14:paraId="7AF1875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小拇指</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温度值</w:t>
            </w:r>
          </w:p>
        </w:tc>
        <w:tc>
          <w:tcPr>
            <w:tcW w:w="1670" w:type="dxa"/>
            <w:vAlign w:val="center"/>
          </w:tcPr>
          <w:p w14:paraId="14FC9E9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395" w:type="dxa"/>
            <w:vAlign w:val="center"/>
          </w:tcPr>
          <w:p w14:paraId="625C6A6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w:t>
            </w:r>
          </w:p>
        </w:tc>
        <w:tc>
          <w:tcPr>
            <w:tcW w:w="1408" w:type="dxa"/>
            <w:vAlign w:val="center"/>
          </w:tcPr>
          <w:p w14:paraId="2B536D5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w:t>
            </w:r>
          </w:p>
        </w:tc>
      </w:tr>
      <w:tr w14:paraId="663B8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vAlign w:val="center"/>
          </w:tcPr>
          <w:p w14:paraId="1DF1E5FC">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1095</w:t>
            </w:r>
          </w:p>
        </w:tc>
        <w:tc>
          <w:tcPr>
            <w:tcW w:w="2697" w:type="dxa"/>
            <w:vAlign w:val="center"/>
          </w:tcPr>
          <w:p w14:paraId="404323C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无名指</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温度值</w:t>
            </w:r>
          </w:p>
        </w:tc>
        <w:tc>
          <w:tcPr>
            <w:tcW w:w="1670" w:type="dxa"/>
            <w:vAlign w:val="center"/>
          </w:tcPr>
          <w:p w14:paraId="6B9E717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395" w:type="dxa"/>
            <w:vAlign w:val="center"/>
          </w:tcPr>
          <w:p w14:paraId="783A9BD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w:t>
            </w:r>
          </w:p>
        </w:tc>
        <w:tc>
          <w:tcPr>
            <w:tcW w:w="1408" w:type="dxa"/>
            <w:vAlign w:val="center"/>
          </w:tcPr>
          <w:p w14:paraId="075DA79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w:t>
            </w:r>
          </w:p>
        </w:tc>
      </w:tr>
      <w:tr w14:paraId="49769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vAlign w:val="center"/>
          </w:tcPr>
          <w:p w14:paraId="481DD251">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1096</w:t>
            </w:r>
          </w:p>
        </w:tc>
        <w:tc>
          <w:tcPr>
            <w:tcW w:w="2697" w:type="dxa"/>
            <w:vAlign w:val="center"/>
          </w:tcPr>
          <w:p w14:paraId="77CC86E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中指</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温度值</w:t>
            </w:r>
          </w:p>
        </w:tc>
        <w:tc>
          <w:tcPr>
            <w:tcW w:w="1670" w:type="dxa"/>
            <w:vAlign w:val="center"/>
          </w:tcPr>
          <w:p w14:paraId="454D3CD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395" w:type="dxa"/>
            <w:vAlign w:val="center"/>
          </w:tcPr>
          <w:p w14:paraId="1A87619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w:t>
            </w:r>
          </w:p>
        </w:tc>
        <w:tc>
          <w:tcPr>
            <w:tcW w:w="1408" w:type="dxa"/>
            <w:vAlign w:val="center"/>
          </w:tcPr>
          <w:p w14:paraId="6133EE6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w:t>
            </w:r>
          </w:p>
        </w:tc>
      </w:tr>
      <w:tr w14:paraId="77EFC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vAlign w:val="center"/>
          </w:tcPr>
          <w:p w14:paraId="5335AF9B">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1097</w:t>
            </w:r>
          </w:p>
        </w:tc>
        <w:tc>
          <w:tcPr>
            <w:tcW w:w="2697" w:type="dxa"/>
            <w:vAlign w:val="center"/>
          </w:tcPr>
          <w:p w14:paraId="79D3E4E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食指</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温度值</w:t>
            </w:r>
          </w:p>
        </w:tc>
        <w:tc>
          <w:tcPr>
            <w:tcW w:w="1670" w:type="dxa"/>
            <w:vAlign w:val="center"/>
          </w:tcPr>
          <w:p w14:paraId="5572AB6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395" w:type="dxa"/>
            <w:vAlign w:val="center"/>
          </w:tcPr>
          <w:p w14:paraId="077DD91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w:t>
            </w:r>
          </w:p>
        </w:tc>
        <w:tc>
          <w:tcPr>
            <w:tcW w:w="1408" w:type="dxa"/>
            <w:vAlign w:val="center"/>
          </w:tcPr>
          <w:p w14:paraId="4906551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w:t>
            </w:r>
          </w:p>
        </w:tc>
      </w:tr>
      <w:tr w14:paraId="6E141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vAlign w:val="center"/>
          </w:tcPr>
          <w:p w14:paraId="7FD77846">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1098</w:t>
            </w:r>
          </w:p>
        </w:tc>
        <w:tc>
          <w:tcPr>
            <w:tcW w:w="2697" w:type="dxa"/>
            <w:vAlign w:val="center"/>
          </w:tcPr>
          <w:p w14:paraId="0F461B8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大拇指弯曲</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温度值</w:t>
            </w:r>
          </w:p>
        </w:tc>
        <w:tc>
          <w:tcPr>
            <w:tcW w:w="1670" w:type="dxa"/>
            <w:vAlign w:val="center"/>
          </w:tcPr>
          <w:p w14:paraId="5E72E34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395" w:type="dxa"/>
            <w:vAlign w:val="center"/>
          </w:tcPr>
          <w:p w14:paraId="0773E23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w:t>
            </w:r>
          </w:p>
        </w:tc>
        <w:tc>
          <w:tcPr>
            <w:tcW w:w="1408" w:type="dxa"/>
            <w:vAlign w:val="center"/>
          </w:tcPr>
          <w:p w14:paraId="4ECE650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w:t>
            </w:r>
          </w:p>
        </w:tc>
      </w:tr>
      <w:tr w14:paraId="6A8E8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vAlign w:val="center"/>
          </w:tcPr>
          <w:p w14:paraId="5AC2EAE0">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1099</w:t>
            </w:r>
          </w:p>
        </w:tc>
        <w:tc>
          <w:tcPr>
            <w:tcW w:w="2697" w:type="dxa"/>
            <w:vAlign w:val="center"/>
          </w:tcPr>
          <w:p w14:paraId="0A8D4CE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大拇指旋转</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温度值</w:t>
            </w:r>
          </w:p>
        </w:tc>
        <w:tc>
          <w:tcPr>
            <w:tcW w:w="1670" w:type="dxa"/>
            <w:vAlign w:val="center"/>
          </w:tcPr>
          <w:p w14:paraId="4BD8BDF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395" w:type="dxa"/>
            <w:vAlign w:val="center"/>
          </w:tcPr>
          <w:p w14:paraId="2BA355B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w:t>
            </w:r>
          </w:p>
        </w:tc>
        <w:tc>
          <w:tcPr>
            <w:tcW w:w="1408" w:type="dxa"/>
            <w:vAlign w:val="center"/>
          </w:tcPr>
          <w:p w14:paraId="54D3968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w:t>
            </w:r>
          </w:p>
        </w:tc>
      </w:tr>
    </w:tbl>
    <w:p w14:paraId="0BDADEDB">
      <w:pPr>
        <w:pStyle w:val="5"/>
        <w:numPr>
          <w:ilvl w:val="-1"/>
          <w:numId w:val="0"/>
        </w:numPr>
        <w:ind w:left="397" w:firstLine="0"/>
        <w:rPr>
          <w:rFonts w:hint="eastAsia" w:ascii="阿里巴巴普惠体 2.0 45 Light" w:hAnsi="阿里巴巴普惠体 2.0 45 Light" w:eastAsia="阿里巴巴普惠体 2.0 45 Light" w:cs="阿里巴巴普惠体 2.0 45 Light"/>
          <w:b/>
          <w:bCs/>
          <w:rPrChange w:id="4304" w:author="成成" w:date="2025-09-18T16:17:32Z">
            <w:rPr>
              <w:rFonts w:hint="eastAsia" w:ascii="阿里巴巴普惠体 2.0 45 Light" w:hAnsi="阿里巴巴普惠体 2.0 45 Light" w:eastAsia="阿里巴巴普惠体 2.0 45 Light" w:cs="阿里巴巴普惠体 2.0 45 Light"/>
            </w:rPr>
          </w:rPrChange>
        </w:rPr>
      </w:pPr>
      <w:bookmarkStart w:id="650" w:name="_Toc18396"/>
      <w:bookmarkStart w:id="651" w:name="_Toc6564"/>
      <w:bookmarkStart w:id="652" w:name="_Toc6537"/>
      <w:bookmarkStart w:id="653" w:name="_Toc28274"/>
      <w:bookmarkStart w:id="654" w:name="_Toc5587"/>
      <w:bookmarkStart w:id="655" w:name="_Toc29434"/>
      <w:bookmarkStart w:id="656" w:name="_Toc11163"/>
      <w:r>
        <w:rPr>
          <w:rFonts w:hint="eastAsia" w:ascii="阿里巴巴普惠体 2.0 45 Light" w:hAnsi="阿里巴巴普惠体 2.0 45 Light" w:eastAsia="阿里巴巴普惠体 2.0 45 Light" w:cs="阿里巴巴普惠体 2.0 45 Light"/>
          <w:lang w:val="en-US" w:eastAsia="zh-CN"/>
        </w:rPr>
        <w:t>2.5.21</w:t>
      </w:r>
      <w:r>
        <w:rPr>
          <w:rFonts w:hint="eastAsia" w:ascii="阿里巴巴普惠体 2.0 45 Light" w:hAnsi="阿里巴巴普惠体 2.0 45 Light" w:eastAsia="阿里巴巴普惠体 2.0 45 Light" w:cs="阿里巴巴普惠体 2.0 45 Light"/>
          <w:b/>
          <w:bCs/>
          <w:lang w:val="en-US" w:eastAsia="zh-CN"/>
          <w:rPrChange w:id="4305" w:author="成成" w:date="2025-09-18T16:17:32Z">
            <w:rPr>
              <w:rFonts w:hint="eastAsia" w:ascii="阿里巴巴普惠体 2.0 45 Light" w:hAnsi="阿里巴巴普惠体 2.0 45 Light" w:eastAsia="阿里巴巴普惠体 2.0 45 Light" w:cs="阿里巴巴普惠体 2.0 45 Light"/>
              <w:lang w:val="en-US" w:eastAsia="zh-CN"/>
            </w:rPr>
          </w:rPrChange>
        </w:rPr>
        <w:t xml:space="preserve"> </w:t>
      </w:r>
      <w:r>
        <w:rPr>
          <w:rFonts w:hint="eastAsia" w:ascii="阿里巴巴普惠体 2.0 45 Light" w:hAnsi="阿里巴巴普惠体 2.0 45 Light" w:eastAsia="阿里巴巴普惠体 2.0 45 Light" w:cs="阿里巴巴普惠体 2.0 45 Light"/>
          <w:b/>
          <w:bCs/>
          <w:rPrChange w:id="4306" w:author="成成" w:date="2025-09-18T16:17:32Z">
            <w:rPr>
              <w:rFonts w:hint="eastAsia" w:ascii="阿里巴巴普惠体 2.0 45 Light" w:hAnsi="阿里巴巴普惠体 2.0 45 Light" w:eastAsia="阿里巴巴普惠体 2.0 45 Light" w:cs="阿里巴巴普惠体 2.0 45 Light"/>
            </w:rPr>
          </w:rPrChange>
        </w:rPr>
        <w:t>各</w:t>
      </w:r>
      <w:r>
        <w:rPr>
          <w:rFonts w:hint="eastAsia" w:ascii="阿里巴巴普惠体 2.0 45 Light" w:hAnsi="阿里巴巴普惠体 2.0 45 Light" w:eastAsia="阿里巴巴普惠体 2.0 45 Light" w:cs="阿里巴巴普惠体 2.0 45 Light"/>
          <w:b/>
          <w:bCs/>
          <w:lang w:val="en-US" w:eastAsia="zh-CN"/>
          <w:rPrChange w:id="4307" w:author="成成" w:date="2025-09-18T16:17:32Z">
            <w:rPr>
              <w:rFonts w:hint="eastAsia" w:ascii="阿里巴巴普惠体 2.0 45 Light" w:hAnsi="阿里巴巴普惠体 2.0 45 Light" w:eastAsia="阿里巴巴普惠体 2.0 45 Light" w:cs="阿里巴巴普惠体 2.0 45 Light"/>
              <w:lang w:val="en-US" w:eastAsia="zh-CN"/>
            </w:rPr>
          </w:rPrChange>
        </w:rPr>
        <w:t>手指运行模式</w:t>
      </w:r>
      <w:bookmarkEnd w:id="650"/>
      <w:bookmarkEnd w:id="651"/>
      <w:bookmarkEnd w:id="652"/>
      <w:bookmarkEnd w:id="653"/>
      <w:bookmarkEnd w:id="654"/>
      <w:bookmarkEnd w:id="655"/>
      <w:bookmarkEnd w:id="656"/>
    </w:p>
    <w:p w14:paraId="3900C314">
      <w:pPr>
        <w:pStyle w:val="32"/>
        <w:ind w:firstLine="470"/>
        <w:rPr>
          <w:rFonts w:hint="eastAsia" w:ascii="阿里巴巴普惠体 2.0 45 Light" w:hAnsi="阿里巴巴普惠体 2.0 45 Light" w:eastAsia="阿里巴巴普惠体 2.0 45 Light" w:cs="阿里巴巴普惠体 2.0 45 Light"/>
          <w:lang w:eastAsia="zh-CN"/>
        </w:rPr>
      </w:pPr>
      <w:r>
        <w:rPr>
          <w:rFonts w:hint="eastAsia" w:ascii="阿里巴巴普惠体 2.0 45 Light" w:hAnsi="阿里巴巴普惠体 2.0 45 Light" w:eastAsia="阿里巴巴普惠体 2.0 45 Light" w:cs="阿里巴巴普惠体 2.0 45 Light"/>
          <w:rPrChange w:id="4308" w:author="成成" w:date="2025-09-18T15:36:02Z">
            <w:rPr>
              <w:rFonts w:hint="eastAsia" w:ascii="阿里巴巴普惠体 2.0 45 Light" w:hAnsi="阿里巴巴普惠体 2.0 45 Light" w:eastAsia="阿里巴巴普惠体 2.0 45 Light" w:cs="阿里巴巴普惠体 2.0 45 Light"/>
            </w:rPr>
          </w:rPrChange>
        </w:rPr>
        <w:t>此寄存器组由六个寄存器组成，分别对应灵巧手六个</w:t>
      </w:r>
      <w:r>
        <w:rPr>
          <w:rFonts w:hint="eastAsia" w:ascii="阿里巴巴普惠体 2.0 45 Light" w:hAnsi="阿里巴巴普惠体 2.0 45 Light" w:eastAsia="阿里巴巴普惠体 2.0 45 Light" w:cs="阿里巴巴普惠体 2.0 45 Light"/>
          <w:lang w:val="en-US" w:eastAsia="zh-CN"/>
        </w:rPr>
        <w:t>手指运行模式，具体说明如下</w:t>
      </w:r>
      <w:ins w:id="4309" w:author="成成" w:date="2025-09-18T15:32:49Z">
        <w:r>
          <w:rPr>
            <w:rFonts w:hint="eastAsia" w:ascii="阿里巴巴普惠体 2.0 45 Light" w:hAnsi="阿里巴巴普惠体 2.0 45 Light" w:eastAsia="阿里巴巴普惠体 2.0 45 Light" w:cs="阿里巴巴普惠体 2.0 45 Light"/>
            <w:lang w:val="en-US" w:eastAsia="zh-CN"/>
          </w:rPr>
          <w:fldChar w:fldCharType="begin"/>
        </w:r>
      </w:ins>
      <w:ins w:id="4310" w:author="成成" w:date="2025-09-18T15:32:49Z">
        <w:r>
          <w:rPr>
            <w:rFonts w:hint="eastAsia" w:ascii="阿里巴巴普惠体 2.0 45 Light" w:hAnsi="阿里巴巴普惠体 2.0 45 Light" w:eastAsia="阿里巴巴普惠体 2.0 45 Light" w:cs="阿里巴巴普惠体 2.0 45 Light"/>
            <w:lang w:val="en-US" w:eastAsia="zh-CN"/>
          </w:rPr>
          <w:instrText xml:space="preserve"> REF _Ref737 \h </w:instrText>
        </w:r>
      </w:ins>
      <w:ins w:id="4311" w:author="成成" w:date="2025-09-18T15:32:49Z">
        <w:r>
          <w:rPr>
            <w:rFonts w:hint="eastAsia" w:ascii="阿里巴巴普惠体 2.0 45 Light" w:hAnsi="阿里巴巴普惠体 2.0 45 Light" w:eastAsia="阿里巴巴普惠体 2.0 45 Light" w:cs="阿里巴巴普惠体 2.0 45 Light"/>
            <w:lang w:val="en-US" w:eastAsia="zh-CN"/>
          </w:rPr>
          <w:fldChar w:fldCharType="separate"/>
        </w:r>
      </w:ins>
      <w:ins w:id="4312" w:author="成成" w:date="2025-09-18T15:32:49Z">
        <w:r>
          <w:rPr>
            <w:rFonts w:hint="eastAsia" w:ascii="阿里巴巴普惠体 2.0 45 Light" w:hAnsi="阿里巴巴普惠体 2.0 45 Light" w:eastAsia="阿里巴巴普惠体 2.0 45 Light" w:cs="阿里巴巴普惠体 2.0 45 Light"/>
            <w:rPrChange w:id="4313" w:author="成成" w:date="2025-09-18T15:36:02Z">
              <w:rPr/>
            </w:rPrChange>
          </w:rPr>
          <w:t>表 48</w:t>
        </w:r>
      </w:ins>
      <w:ins w:id="4315" w:author="成成" w:date="2025-09-18T15:32:49Z">
        <w:r>
          <w:rPr>
            <w:rFonts w:hint="eastAsia" w:ascii="阿里巴巴普惠体 2.0 45 Light" w:hAnsi="阿里巴巴普惠体 2.0 45 Light" w:eastAsia="阿里巴巴普惠体 2.0 45 Light" w:cs="阿里巴巴普惠体 2.0 45 Light"/>
            <w:lang w:val="en-US" w:eastAsia="zh-CN"/>
          </w:rPr>
          <w:fldChar w:fldCharType="end"/>
        </w:r>
      </w:ins>
      <w:del w:id="4316" w:author="成成" w:date="2025-09-18T15:32:44Z">
        <w:r>
          <w:rPr>
            <w:rFonts w:hint="eastAsia" w:ascii="阿里巴巴普惠体 2.0 45 Light" w:hAnsi="阿里巴巴普惠体 2.0 45 Light" w:eastAsia="阿里巴巴普惠体 2.0 45 Light" w:cs="阿里巴巴普惠体 2.0 45 Light"/>
            <w:lang w:val="en-US" w:eastAsia="zh-CN"/>
          </w:rPr>
          <w:delText>表48</w:delText>
        </w:r>
      </w:del>
      <w:r>
        <w:rPr>
          <w:rFonts w:hint="eastAsia" w:ascii="阿里巴巴普惠体 2.0 45 Light" w:hAnsi="阿里巴巴普惠体 2.0 45 Light" w:eastAsia="阿里巴巴普惠体 2.0 45 Light" w:cs="阿里巴巴普惠体 2.0 45 Light"/>
          <w:lang w:val="en-US" w:eastAsia="zh-CN"/>
        </w:rPr>
        <w:t>所示</w:t>
      </w:r>
      <w:r>
        <w:rPr>
          <w:rFonts w:hint="eastAsia" w:ascii="阿里巴巴普惠体 2.0 45 Light" w:hAnsi="阿里巴巴普惠体 2.0 45 Light" w:eastAsia="阿里巴巴普惠体 2.0 45 Light" w:cs="阿里巴巴普惠体 2.0 45 Light"/>
          <w:lang w:eastAsia="zh-CN"/>
          <w:rPrChange w:id="4317" w:author="成成" w:date="2025-09-18T15:36:02Z">
            <w:rPr>
              <w:rFonts w:hint="eastAsia" w:ascii="阿里巴巴普惠体 2.0 45 Light" w:hAnsi="阿里巴巴普惠体 2.0 45 Light" w:eastAsia="阿里巴巴普惠体 2.0 45 Light" w:cs="阿里巴巴普惠体 2.0 45 Light"/>
              <w:lang w:eastAsia="zh-CN"/>
            </w:rPr>
          </w:rPrChange>
        </w:rPr>
        <w:t>。</w:t>
      </w:r>
    </w:p>
    <w:p w14:paraId="106BA6FD">
      <w:pPr>
        <w:pStyle w:val="32"/>
        <w:ind w:firstLine="47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手指运行模式介绍：</w:t>
      </w:r>
    </w:p>
    <w:p w14:paraId="7E533F2D">
      <w:pPr>
        <w:pStyle w:val="32"/>
        <w:ind w:firstLine="470"/>
        <w:rPr>
          <w:rFonts w:hint="eastAsia" w:ascii="阿里巴巴普惠体 2.0 45 Light" w:hAnsi="阿里巴巴普惠体 2.0 45 Light" w:eastAsia="阿里巴巴普惠体 2.0 45 Light" w:cs="阿里巴巴普惠体 2.0 45 Light"/>
          <w:lang w:val="en-US" w:eastAsia="zh-CN"/>
          <w:rPrChange w:id="4318" w:author="成成" w:date="2025-09-18T15:36:10Z">
            <w:rPr>
              <w:rFonts w:hint="eastAsia" w:ascii="阿里巴巴普惠体 2.0 45 Light" w:hAnsi="阿里巴巴普惠体 2.0 45 Light" w:eastAsia="阿里巴巴普惠体 2.0 45 Light" w:cs="阿里巴巴普惠体 2.0 45 Light"/>
              <w:lang w:val="en-US" w:eastAsia="zh-CN"/>
            </w:rPr>
          </w:rPrChange>
        </w:rPr>
      </w:pPr>
      <w:r>
        <w:rPr>
          <w:rFonts w:hint="eastAsia" w:ascii="阿里巴巴普惠体 2.0 45 Light" w:hAnsi="阿里巴巴普惠体 2.0 45 Light" w:eastAsia="阿里巴巴普惠体 2.0 45 Light" w:cs="阿里巴巴普惠体 2.0 45 Light"/>
          <w:lang w:val="en-US" w:eastAsia="zh-CN"/>
          <w:rPrChange w:id="4319" w:author="成成" w:date="2025-09-18T15:36:10Z">
            <w:rPr>
              <w:rFonts w:hint="eastAsia" w:ascii="阿里巴巴普惠体 2.0 45 Light" w:hAnsi="阿里巴巴普惠体 2.0 45 Light" w:eastAsia="阿里巴巴普惠体 2.0 45 Light" w:cs="阿里巴巴普惠体 2.0 45 Light"/>
              <w:lang w:val="en-US" w:eastAsia="zh-CN"/>
            </w:rPr>
          </w:rPrChange>
        </w:rPr>
        <w:t>0：速度力保护模式，以设定位置，设定速度，设定受力控制手指运动，到达设定受力或设定位置，手指运动停止</w:t>
      </w:r>
    </w:p>
    <w:p w14:paraId="7E8D85E8">
      <w:pPr>
        <w:pStyle w:val="32"/>
        <w:ind w:firstLine="470"/>
        <w:rPr>
          <w:rFonts w:hint="eastAsia" w:ascii="阿里巴巴普惠体 2.0 45 Light" w:hAnsi="阿里巴巴普惠体 2.0 45 Light" w:eastAsia="阿里巴巴普惠体 2.0 45 Light" w:cs="阿里巴巴普惠体 2.0 45 Light"/>
          <w:lang w:val="en-US" w:eastAsia="zh-CN"/>
          <w:rPrChange w:id="4321" w:author="成成" w:date="2025-09-18T15:36:10Z">
            <w:rPr>
              <w:rFonts w:hint="eastAsia" w:ascii="阿里巴巴普惠体 2.0 45 Light" w:hAnsi="阿里巴巴普惠体 2.0 45 Light" w:eastAsia="阿里巴巴普惠体 2.0 45 Light" w:cs="阿里巴巴普惠体 2.0 45 Light"/>
              <w:lang w:val="en-US" w:eastAsia="zh-CN"/>
            </w:rPr>
          </w:rPrChange>
        </w:rPr>
        <w:pPrChange w:id="4320" w:author="成成" w:date="2025-09-18T15:36:10Z">
          <w:pPr>
            <w:pStyle w:val="32"/>
            <w:ind w:firstLine="470"/>
          </w:pPr>
        </w:pPrChange>
      </w:pPr>
      <w:r>
        <w:rPr>
          <w:rFonts w:hint="eastAsia" w:ascii="阿里巴巴普惠体 2.0 45 Light" w:hAnsi="阿里巴巴普惠体 2.0 45 Light" w:eastAsia="阿里巴巴普惠体 2.0 45 Light" w:cs="阿里巴巴普惠体 2.0 45 Light"/>
          <w:lang w:val="en-US" w:eastAsia="zh-CN"/>
          <w:rPrChange w:id="4322" w:author="成成" w:date="2025-09-18T15:36:10Z">
            <w:rPr>
              <w:rFonts w:hint="eastAsia" w:ascii="阿里巴巴普惠体 2.0 45 Light" w:hAnsi="阿里巴巴普惠体 2.0 45 Light" w:eastAsia="阿里巴巴普惠体 2.0 45 Light" w:cs="阿里巴巴普惠体 2.0 45 Light"/>
              <w:lang w:val="en-US" w:eastAsia="zh-CN"/>
            </w:rPr>
          </w:rPrChange>
        </w:rPr>
        <w:t>1：力闭环模式，以设定受力进行力闭环控制，手指以设定受力进行跟随控制</w:t>
      </w:r>
    </w:p>
    <w:p w14:paraId="022F7B89">
      <w:pPr>
        <w:pStyle w:val="32"/>
        <w:ind w:firstLine="47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2：阻抗控制，在抓取或操作物体时，可动态调整接触力与位置偏移的平衡，避免因刚性接触导致的物体损伤或抓取失败</w:t>
      </w:r>
    </w:p>
    <w:p w14:paraId="21CE1BAE">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ins w:id="4323" w:author="成成" w:date="2025-09-18T15:32:37Z">
        <w:bookmarkStart w:id="657" w:name="_Ref737"/>
        <w:r>
          <w:rPr>
            <w:rFonts w:hint="eastAsia" w:ascii="阿里巴巴普惠体 2.0 45 Light" w:hAnsi="阿里巴巴普惠体 2.0 45 Light" w:eastAsia="阿里巴巴普惠体 2.0 45 Light" w:cs="阿里巴巴普惠体 2.0 45 Light"/>
            <w:rPrChange w:id="4324" w:author="成成" w:date="2025-09-18T15:35:55Z">
              <w:rPr/>
            </w:rPrChange>
          </w:rPr>
          <w:t xml:space="preserve">表 </w:t>
        </w:r>
      </w:ins>
      <w:ins w:id="4326" w:author="成成" w:date="2025-09-18T15:32:37Z">
        <w:r>
          <w:rPr>
            <w:rFonts w:hint="eastAsia" w:ascii="阿里巴巴普惠体 2.0 45 Light" w:hAnsi="阿里巴巴普惠体 2.0 45 Light" w:eastAsia="阿里巴巴普惠体 2.0 45 Light" w:cs="阿里巴巴普惠体 2.0 45 Light"/>
            <w:rPrChange w:id="4327" w:author="成成" w:date="2025-09-18T15:35:55Z">
              <w:rPr/>
            </w:rPrChange>
          </w:rPr>
          <w:fldChar w:fldCharType="begin"/>
        </w:r>
      </w:ins>
      <w:ins w:id="4329" w:author="成成" w:date="2025-09-18T15:32:37Z">
        <w:r>
          <w:rPr>
            <w:rFonts w:hint="eastAsia" w:ascii="阿里巴巴普惠体 2.0 45 Light" w:hAnsi="阿里巴巴普惠体 2.0 45 Light" w:eastAsia="阿里巴巴普惠体 2.0 45 Light" w:cs="阿里巴巴普惠体 2.0 45 Light"/>
            <w:rPrChange w:id="4330" w:author="成成" w:date="2025-09-18T15:35:55Z">
              <w:rPr/>
            </w:rPrChange>
          </w:rPr>
          <w:instrText xml:space="preserve"> SEQ 表 \* ARABIC </w:instrText>
        </w:r>
      </w:ins>
      <w:ins w:id="4332" w:author="成成" w:date="2025-09-18T15:32:37Z">
        <w:r>
          <w:rPr>
            <w:rFonts w:hint="eastAsia" w:ascii="阿里巴巴普惠体 2.0 45 Light" w:hAnsi="阿里巴巴普惠体 2.0 45 Light" w:eastAsia="阿里巴巴普惠体 2.0 45 Light" w:cs="阿里巴巴普惠体 2.0 45 Light"/>
            <w:rPrChange w:id="4333" w:author="成成" w:date="2025-09-18T15:35:55Z">
              <w:rPr/>
            </w:rPrChange>
          </w:rPr>
          <w:fldChar w:fldCharType="separate"/>
        </w:r>
      </w:ins>
      <w:ins w:id="4335" w:author="成成" w:date="2025-09-18T16:08:18Z">
        <w:r>
          <w:rPr>
            <w:rFonts w:hint="eastAsia" w:ascii="阿里巴巴普惠体 2.0 45 Light" w:hAnsi="阿里巴巴普惠体 2.0 45 Light" w:eastAsia="阿里巴巴普惠体 2.0 45 Light" w:cs="阿里巴巴普惠体 2.0 45 Light"/>
          </w:rPr>
          <w:t>48</w:t>
        </w:r>
      </w:ins>
      <w:ins w:id="4336" w:author="成成" w:date="2025-09-18T15:32:37Z">
        <w:r>
          <w:rPr>
            <w:rFonts w:hint="eastAsia" w:ascii="阿里巴巴普惠体 2.0 45 Light" w:hAnsi="阿里巴巴普惠体 2.0 45 Light" w:eastAsia="阿里巴巴普惠体 2.0 45 Light" w:cs="阿里巴巴普惠体 2.0 45 Light"/>
            <w:rPrChange w:id="4337" w:author="成成" w:date="2025-09-18T15:35:55Z">
              <w:rPr/>
            </w:rPrChange>
          </w:rPr>
          <w:fldChar w:fldCharType="end"/>
        </w:r>
        <w:bookmarkEnd w:id="657"/>
      </w:ins>
      <w:del w:id="4339" w:author="成成" w:date="2025-09-18T15:32:34Z">
        <w:r>
          <w:rPr>
            <w:rFonts w:hint="eastAsia" w:ascii="阿里巴巴普惠体 2.0 45 Light" w:hAnsi="阿里巴巴普惠体 2.0 45 Light" w:eastAsia="阿里巴巴普惠体 2.0 45 Light" w:cs="阿里巴巴普惠体 2.0 45 Light"/>
            <w:lang w:val="en-US" w:eastAsia="zh-CN"/>
          </w:rPr>
          <w:delText>表48</w:delText>
        </w:r>
      </w:del>
      <w:r>
        <w:rPr>
          <w:rFonts w:hint="eastAsia" w:ascii="阿里巴巴普惠体 2.0 45 Light" w:hAnsi="阿里巴巴普惠体 2.0 45 Light" w:eastAsia="阿里巴巴普惠体 2.0 45 Light" w:cs="阿里巴巴普惠体 2.0 45 Light"/>
          <w:lang w:val="en-US" w:eastAsia="zh-CN"/>
        </w:rPr>
        <w:t>各手指运行模式</w:t>
      </w:r>
    </w:p>
    <w:tbl>
      <w:tblPr>
        <w:tblStyle w:val="25"/>
        <w:tblW w:w="824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6"/>
        <w:gridCol w:w="2763"/>
        <w:gridCol w:w="2434"/>
        <w:gridCol w:w="1408"/>
      </w:tblGrid>
      <w:tr w14:paraId="26D5A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36" w:type="dxa"/>
            <w:vAlign w:val="center"/>
          </w:tcPr>
          <w:p w14:paraId="3CDD1BCA">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2763" w:type="dxa"/>
            <w:vAlign w:val="center"/>
          </w:tcPr>
          <w:p w14:paraId="5B1757DE">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2434" w:type="dxa"/>
            <w:vAlign w:val="center"/>
          </w:tcPr>
          <w:p w14:paraId="0124F1A7">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范围</w:t>
            </w:r>
          </w:p>
        </w:tc>
        <w:tc>
          <w:tcPr>
            <w:tcW w:w="1408" w:type="dxa"/>
            <w:vAlign w:val="center"/>
          </w:tcPr>
          <w:p w14:paraId="2755F5A4">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r>
      <w:tr w14:paraId="47214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36" w:type="dxa"/>
            <w:vAlign w:val="center"/>
          </w:tcPr>
          <w:p w14:paraId="0E745402">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1100</w:t>
            </w:r>
          </w:p>
        </w:tc>
        <w:tc>
          <w:tcPr>
            <w:tcW w:w="2763" w:type="dxa"/>
            <w:vAlign w:val="center"/>
          </w:tcPr>
          <w:p w14:paraId="1239BC8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小拇指</w:t>
            </w:r>
            <w:r>
              <w:rPr>
                <w:rFonts w:hint="eastAsia" w:ascii="阿里巴巴普惠体 2.0 45 Light" w:hAnsi="阿里巴巴普惠体 2.0 45 Light" w:eastAsia="阿里巴巴普惠体 2.0 45 Light" w:cs="阿里巴巴普惠体 2.0 45 Light"/>
                <w:lang w:val="en-US" w:eastAsia="zh-CN"/>
              </w:rPr>
              <w:t>运行模式</w:t>
            </w:r>
          </w:p>
        </w:tc>
        <w:tc>
          <w:tcPr>
            <w:tcW w:w="2434" w:type="dxa"/>
            <w:shd w:val="clear" w:color="auto" w:fill="auto"/>
            <w:vAlign w:val="center"/>
          </w:tcPr>
          <w:p w14:paraId="5CDBC7E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0-2</w:t>
            </w:r>
          </w:p>
        </w:tc>
        <w:tc>
          <w:tcPr>
            <w:tcW w:w="1408" w:type="dxa"/>
            <w:vAlign w:val="center"/>
          </w:tcPr>
          <w:p w14:paraId="65BB6B6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76ACE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36" w:type="dxa"/>
            <w:vAlign w:val="center"/>
          </w:tcPr>
          <w:p w14:paraId="179DEAAD">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1101</w:t>
            </w:r>
          </w:p>
        </w:tc>
        <w:tc>
          <w:tcPr>
            <w:tcW w:w="2763" w:type="dxa"/>
            <w:vAlign w:val="center"/>
          </w:tcPr>
          <w:p w14:paraId="131CC22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无名指</w:t>
            </w:r>
            <w:r>
              <w:rPr>
                <w:rFonts w:hint="eastAsia" w:ascii="阿里巴巴普惠体 2.0 45 Light" w:hAnsi="阿里巴巴普惠体 2.0 45 Light" w:eastAsia="阿里巴巴普惠体 2.0 45 Light" w:cs="阿里巴巴普惠体 2.0 45 Light"/>
                <w:lang w:val="en-US" w:eastAsia="zh-CN"/>
              </w:rPr>
              <w:t>运行模式</w:t>
            </w:r>
          </w:p>
        </w:tc>
        <w:tc>
          <w:tcPr>
            <w:tcW w:w="2434" w:type="dxa"/>
            <w:vAlign w:val="center"/>
          </w:tcPr>
          <w:p w14:paraId="60816A4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0-2</w:t>
            </w:r>
          </w:p>
        </w:tc>
        <w:tc>
          <w:tcPr>
            <w:tcW w:w="1408" w:type="dxa"/>
            <w:vAlign w:val="center"/>
          </w:tcPr>
          <w:p w14:paraId="3EF10E9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1C91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36" w:type="dxa"/>
            <w:vAlign w:val="center"/>
          </w:tcPr>
          <w:p w14:paraId="53CF7E3C">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1102</w:t>
            </w:r>
          </w:p>
        </w:tc>
        <w:tc>
          <w:tcPr>
            <w:tcW w:w="2763" w:type="dxa"/>
            <w:vAlign w:val="center"/>
          </w:tcPr>
          <w:p w14:paraId="3222384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中指</w:t>
            </w:r>
            <w:r>
              <w:rPr>
                <w:rFonts w:hint="eastAsia" w:ascii="阿里巴巴普惠体 2.0 45 Light" w:hAnsi="阿里巴巴普惠体 2.0 45 Light" w:eastAsia="阿里巴巴普惠体 2.0 45 Light" w:cs="阿里巴巴普惠体 2.0 45 Light"/>
                <w:lang w:val="en-US" w:eastAsia="zh-CN"/>
              </w:rPr>
              <w:t>运行模式</w:t>
            </w:r>
          </w:p>
        </w:tc>
        <w:tc>
          <w:tcPr>
            <w:tcW w:w="2434" w:type="dxa"/>
            <w:vAlign w:val="center"/>
          </w:tcPr>
          <w:p w14:paraId="05F9C5C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0-2</w:t>
            </w:r>
          </w:p>
        </w:tc>
        <w:tc>
          <w:tcPr>
            <w:tcW w:w="1408" w:type="dxa"/>
            <w:vAlign w:val="center"/>
          </w:tcPr>
          <w:p w14:paraId="3DA76C6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40F6E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36" w:type="dxa"/>
            <w:vAlign w:val="center"/>
          </w:tcPr>
          <w:p w14:paraId="6276CC64">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1103</w:t>
            </w:r>
          </w:p>
        </w:tc>
        <w:tc>
          <w:tcPr>
            <w:tcW w:w="2763" w:type="dxa"/>
            <w:vAlign w:val="center"/>
          </w:tcPr>
          <w:p w14:paraId="11CBD72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食指</w:t>
            </w:r>
            <w:r>
              <w:rPr>
                <w:rFonts w:hint="eastAsia" w:ascii="阿里巴巴普惠体 2.0 45 Light" w:hAnsi="阿里巴巴普惠体 2.0 45 Light" w:eastAsia="阿里巴巴普惠体 2.0 45 Light" w:cs="阿里巴巴普惠体 2.0 45 Light"/>
                <w:lang w:val="en-US" w:eastAsia="zh-CN"/>
              </w:rPr>
              <w:t>运行模式</w:t>
            </w:r>
          </w:p>
        </w:tc>
        <w:tc>
          <w:tcPr>
            <w:tcW w:w="2434" w:type="dxa"/>
            <w:vAlign w:val="center"/>
          </w:tcPr>
          <w:p w14:paraId="1F3732B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0-2</w:t>
            </w:r>
          </w:p>
        </w:tc>
        <w:tc>
          <w:tcPr>
            <w:tcW w:w="1408" w:type="dxa"/>
            <w:vAlign w:val="center"/>
          </w:tcPr>
          <w:p w14:paraId="4EDAC83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1D34B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36" w:type="dxa"/>
            <w:vAlign w:val="center"/>
          </w:tcPr>
          <w:p w14:paraId="4201CFC5">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1104</w:t>
            </w:r>
          </w:p>
        </w:tc>
        <w:tc>
          <w:tcPr>
            <w:tcW w:w="2763" w:type="dxa"/>
            <w:vAlign w:val="center"/>
          </w:tcPr>
          <w:p w14:paraId="28DAEFF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大拇指弯曲</w:t>
            </w:r>
            <w:r>
              <w:rPr>
                <w:rFonts w:hint="eastAsia" w:ascii="阿里巴巴普惠体 2.0 45 Light" w:hAnsi="阿里巴巴普惠体 2.0 45 Light" w:eastAsia="阿里巴巴普惠体 2.0 45 Light" w:cs="阿里巴巴普惠体 2.0 45 Light"/>
                <w:lang w:val="en-US" w:eastAsia="zh-CN"/>
              </w:rPr>
              <w:t>运行模式</w:t>
            </w:r>
          </w:p>
        </w:tc>
        <w:tc>
          <w:tcPr>
            <w:tcW w:w="2434" w:type="dxa"/>
            <w:vAlign w:val="center"/>
          </w:tcPr>
          <w:p w14:paraId="00F9F54D">
            <w:pPr>
              <w:pStyle w:val="111"/>
              <w:ind w:firstLine="0" w:firstLineChars="0"/>
              <w:rPr>
                <w:rFonts w:hint="eastAsia" w:ascii="阿里巴巴普惠体 2.0 45 Light" w:hAnsi="阿里巴巴普惠体 2.0 45 Light" w:eastAsia="阿里巴巴普惠体 2.0 45 Light" w:cs="阿里巴巴普惠体 2.0 45 Light"/>
                <w:lang w:val="en-US"/>
              </w:rPr>
            </w:pPr>
            <w:r>
              <w:rPr>
                <w:rFonts w:hint="eastAsia" w:ascii="阿里巴巴普惠体 2.0 45 Light" w:hAnsi="阿里巴巴普惠体 2.0 45 Light" w:eastAsia="阿里巴巴普惠体 2.0 45 Light" w:cs="阿里巴巴普惠体 2.0 45 Light"/>
                <w:sz w:val="18"/>
                <w:szCs w:val="18"/>
                <w:lang w:val="en-US" w:eastAsia="zh-CN"/>
              </w:rPr>
              <w:t>0-2</w:t>
            </w:r>
          </w:p>
        </w:tc>
        <w:tc>
          <w:tcPr>
            <w:tcW w:w="1408" w:type="dxa"/>
            <w:vAlign w:val="center"/>
          </w:tcPr>
          <w:p w14:paraId="77172AE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474C2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36" w:type="dxa"/>
            <w:vAlign w:val="center"/>
          </w:tcPr>
          <w:p w14:paraId="036B7CBD">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1105</w:t>
            </w:r>
          </w:p>
        </w:tc>
        <w:tc>
          <w:tcPr>
            <w:tcW w:w="2763" w:type="dxa"/>
            <w:vAlign w:val="center"/>
          </w:tcPr>
          <w:p w14:paraId="1843336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大拇指旋转</w:t>
            </w:r>
            <w:r>
              <w:rPr>
                <w:rFonts w:hint="eastAsia" w:ascii="阿里巴巴普惠体 2.0 45 Light" w:hAnsi="阿里巴巴普惠体 2.0 45 Light" w:eastAsia="阿里巴巴普惠体 2.0 45 Light" w:cs="阿里巴巴普惠体 2.0 45 Light"/>
                <w:lang w:val="en-US" w:eastAsia="zh-CN"/>
              </w:rPr>
              <w:t>运行模式</w:t>
            </w:r>
          </w:p>
        </w:tc>
        <w:tc>
          <w:tcPr>
            <w:tcW w:w="2434" w:type="dxa"/>
            <w:vAlign w:val="center"/>
          </w:tcPr>
          <w:p w14:paraId="44C85DD5">
            <w:pPr>
              <w:pStyle w:val="111"/>
              <w:ind w:firstLine="0" w:firstLineChars="0"/>
              <w:rPr>
                <w:rFonts w:hint="eastAsia" w:ascii="阿里巴巴普惠体 2.0 45 Light" w:hAnsi="阿里巴巴普惠体 2.0 45 Light" w:eastAsia="阿里巴巴普惠体 2.0 45 Light" w:cs="阿里巴巴普惠体 2.0 45 Light"/>
                <w:lang w:val="en-US"/>
              </w:rPr>
            </w:pPr>
            <w:r>
              <w:rPr>
                <w:rFonts w:hint="eastAsia" w:ascii="阿里巴巴普惠体 2.0 45 Light" w:hAnsi="阿里巴巴普惠体 2.0 45 Light" w:eastAsia="阿里巴巴普惠体 2.0 45 Light" w:cs="阿里巴巴普惠体 2.0 45 Light"/>
                <w:sz w:val="18"/>
                <w:szCs w:val="18"/>
                <w:lang w:val="en-US" w:eastAsia="zh-CN"/>
              </w:rPr>
              <w:t>0-2</w:t>
            </w:r>
          </w:p>
        </w:tc>
        <w:tc>
          <w:tcPr>
            <w:tcW w:w="1408" w:type="dxa"/>
            <w:vAlign w:val="center"/>
          </w:tcPr>
          <w:p w14:paraId="5B0B35E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bl>
    <w:p w14:paraId="0730C3AB">
      <w:pPr>
        <w:pStyle w:val="5"/>
        <w:numPr>
          <w:ilvl w:val="2"/>
          <w:numId w:val="0"/>
        </w:numPr>
        <w:ind w:left="0" w:firstLine="472" w:firstLineChars="200"/>
        <w:rPr>
          <w:rFonts w:hint="eastAsia" w:ascii="阿里巴巴普惠体 2.0 45 Light" w:hAnsi="阿里巴巴普惠体 2.0 45 Light" w:eastAsia="阿里巴巴普惠体 2.0 45 Light" w:cs="阿里巴巴普惠体 2.0 45 Light"/>
        </w:rPr>
      </w:pPr>
      <w:bookmarkStart w:id="658" w:name="_Toc18280"/>
      <w:bookmarkStart w:id="659" w:name="_Toc13457"/>
      <w:bookmarkStart w:id="660" w:name="_Toc29890"/>
      <w:bookmarkStart w:id="661" w:name="_Toc1602"/>
      <w:bookmarkStart w:id="662" w:name="_Toc23131"/>
      <w:bookmarkStart w:id="663" w:name="_Toc2181"/>
      <w:bookmarkStart w:id="664" w:name="_Toc8611"/>
      <w:r>
        <w:rPr>
          <w:rFonts w:hint="eastAsia" w:ascii="阿里巴巴普惠体 2.0 45 Light" w:hAnsi="阿里巴巴普惠体 2.0 45 Light" w:eastAsia="阿里巴巴普惠体 2.0 45 Light" w:cs="阿里巴巴普惠体 2.0 45 Light"/>
          <w:lang w:val="en-US" w:eastAsia="zh-CN"/>
        </w:rPr>
        <w:t>2.5.22 各手指触觉格式说明</w:t>
      </w:r>
      <w:bookmarkEnd w:id="658"/>
      <w:bookmarkEnd w:id="659"/>
      <w:bookmarkEnd w:id="660"/>
      <w:bookmarkEnd w:id="661"/>
      <w:bookmarkEnd w:id="662"/>
      <w:bookmarkEnd w:id="663"/>
      <w:bookmarkEnd w:id="664"/>
    </w:p>
    <w:p w14:paraId="02D41318">
      <w:pPr>
        <w:pStyle w:val="12"/>
        <w:tabs>
          <w:tab w:val="left" w:pos="420"/>
          <w:tab w:val="left" w:pos="851"/>
        </w:tabs>
        <w:ind w:firstLine="472" w:firstLineChars="200"/>
        <w:rPr>
          <w:ins w:id="4341" w:author="成成" w:date="2025-09-18T13:33:44Z"/>
          <w:rFonts w:hint="eastAsia" w:ascii="阿里巴巴普惠体 2.0 45 Light" w:hAnsi="阿里巴巴普惠体 2.0 45 Light" w:eastAsia="阿里巴巴普惠体 2.0 45 Light" w:cs="阿里巴巴普惠体 2.0 45 Light"/>
          <w:kern w:val="0"/>
          <w:sz w:val="24"/>
          <w:szCs w:val="24"/>
          <w:lang w:val="en-US" w:eastAsia="zh-CN"/>
          <w:rPrChange w:id="4342" w:author="成成" w:date="2025-09-18T15:35:39Z">
            <w:rPr>
              <w:ins w:id="4343" w:author="成成" w:date="2025-09-18T13:33:44Z"/>
              <w:rFonts w:hint="eastAsia" w:ascii="阿里巴巴普惠体 2.0 45 Light" w:hAnsi="阿里巴巴普惠体 2.0 45 Light" w:eastAsia="阿里巴巴普惠体 2.0 45 Light" w:cs="阿里巴巴普惠体 2.0 45 Light"/>
              <w:lang w:val="en-US" w:eastAsia="zh-CN"/>
            </w:rPr>
          </w:rPrChange>
        </w:rPr>
        <w:pPrChange w:id="4340" w:author="成成" w:date="2025-09-18T15:35:43Z">
          <w:pPr>
            <w:pStyle w:val="32"/>
            <w:ind w:firstLine="470"/>
          </w:pPr>
        </w:pPrChange>
      </w:pPr>
      <w:r>
        <w:rPr>
          <w:rFonts w:hint="eastAsia" w:ascii="阿里巴巴普惠体 2.0 45 Light" w:hAnsi="阿里巴巴普惠体 2.0 45 Light" w:eastAsia="阿里巴巴普惠体 2.0 45 Light" w:cs="阿里巴巴普惠体 2.0 45 Light"/>
          <w:kern w:val="0"/>
          <w:sz w:val="24"/>
          <w:szCs w:val="24"/>
          <w:lang w:val="en-US" w:eastAsia="zh-CN"/>
          <w:rPrChange w:id="4344" w:author="成成" w:date="2025-09-18T15:35:39Z">
            <w:rPr>
              <w:rFonts w:hint="eastAsia" w:ascii="阿里巴巴普惠体 2.0 45 Light" w:hAnsi="阿里巴巴普惠体 2.0 45 Light" w:eastAsia="阿里巴巴普惠体 2.0 45 Light" w:cs="阿里巴巴普惠体 2.0 45 Light"/>
              <w:lang w:val="en-US" w:eastAsia="zh-CN"/>
            </w:rPr>
          </w:rPrChange>
        </w:rPr>
        <w:t>手指触觉采用电容式触觉传感器，通过该传感器，可以获取手指指尖部分的法向力、切向力及切向力方向等数据，数据与实际受力的关系为：获取数据值为1024，则实际受力值为10.24N。切向力方向为0-359°，</w:t>
      </w:r>
      <w:ins w:id="4345" w:author="张健" w:date="2025-09-18T10:52:05Z">
        <w:r>
          <w:rPr>
            <w:rFonts w:hint="eastAsia" w:ascii="阿里巴巴普惠体 2.0 45 Light" w:hAnsi="阿里巴巴普惠体 2.0 45 Light" w:eastAsia="阿里巴巴普惠体 2.0 45 Light" w:cs="阿里巴巴普惠体 2.0 45 Light"/>
            <w:kern w:val="0"/>
            <w:sz w:val="24"/>
            <w:szCs w:val="24"/>
            <w:lang w:val="en-US" w:eastAsia="zh-CN"/>
            <w:rPrChange w:id="4346" w:author="成成" w:date="2025-09-18T15:35:39Z">
              <w:rPr>
                <w:rFonts w:hint="eastAsia" w:ascii="阿里巴巴普惠体 2.0 45 Light" w:hAnsi="阿里巴巴普惠体 2.0 45 Light" w:eastAsia="阿里巴巴普惠体 2.0 45 Light" w:cs="阿里巴巴普惠体 2.0 45 Light"/>
                <w:lang w:val="en-US" w:eastAsia="zh-CN"/>
              </w:rPr>
            </w:rPrChange>
          </w:rPr>
          <w:t>以指尖方向顺时针方向增加（0-359°）</w:t>
        </w:r>
      </w:ins>
      <w:ins w:id="4348" w:author="成成" w:date="2025-09-18T13:34:00Z">
        <w:r>
          <w:rPr>
            <w:rFonts w:hint="eastAsia" w:ascii="阿里巴巴普惠体 2.0 45 Light" w:hAnsi="阿里巴巴普惠体 2.0 45 Light" w:eastAsia="阿里巴巴普惠体 2.0 45 Light" w:cs="阿里巴巴普惠体 2.0 45 Light"/>
            <w:kern w:val="0"/>
            <w:sz w:val="24"/>
            <w:szCs w:val="24"/>
            <w:lang w:val="en-US" w:eastAsia="zh-CN"/>
            <w:rPrChange w:id="4349" w:author="成成" w:date="2025-09-18T15:35:39Z">
              <w:rPr>
                <w:rFonts w:hint="eastAsia" w:ascii="阿里巴巴普惠体 2.0 45 Light" w:hAnsi="阿里巴巴普惠体 2.0 45 Light" w:eastAsia="阿里巴巴普惠体 2.0 45 Light" w:cs="阿里巴巴普惠体 2.0 45 Light"/>
                <w:lang w:val="en-US" w:eastAsia="zh-CN"/>
              </w:rPr>
            </w:rPrChange>
          </w:rPr>
          <w:t>如</w:t>
        </w:r>
      </w:ins>
      <w:ins w:id="4351" w:author="成成" w:date="2025-09-18T13:34:03Z">
        <w:r>
          <w:rPr>
            <w:rFonts w:hint="eastAsia" w:ascii="阿里巴巴普惠体 2.0 45 Light" w:hAnsi="阿里巴巴普惠体 2.0 45 Light" w:eastAsia="阿里巴巴普惠体 2.0 45 Light" w:cs="阿里巴巴普惠体 2.0 45 Light"/>
            <w:kern w:val="0"/>
            <w:sz w:val="24"/>
            <w:szCs w:val="24"/>
            <w:lang w:val="en-US" w:eastAsia="zh-CN"/>
            <w:rPrChange w:id="4352" w:author="成成" w:date="2025-09-18T15:35:39Z">
              <w:rPr>
                <w:rFonts w:hint="eastAsia" w:ascii="阿里巴巴普惠体 2.0 45 Light" w:hAnsi="阿里巴巴普惠体 2.0 45 Light" w:eastAsia="阿里巴巴普惠体 2.0 45 Light" w:cs="阿里巴巴普惠体 2.0 45 Light"/>
                <w:lang w:val="en-US" w:eastAsia="zh-CN"/>
              </w:rPr>
            </w:rPrChange>
          </w:rPr>
          <w:t>下</w:t>
        </w:r>
      </w:ins>
      <w:ins w:id="4354" w:author="成成" w:date="2025-09-18T16:08:45Z">
        <w:r>
          <w:rPr>
            <w:rFonts w:hint="eastAsia" w:ascii="阿里巴巴普惠体 2.0 45 Light" w:hAnsi="阿里巴巴普惠体 2.0 45 Light" w:eastAsia="阿里巴巴普惠体 2.0 45 Light" w:cs="阿里巴巴普惠体 2.0 45 Light"/>
            <w:kern w:val="0"/>
            <w:sz w:val="24"/>
            <w:szCs w:val="24"/>
            <w:lang w:eastAsia="zh-CN"/>
            <w:rPrChange w:id="4355" w:author="成成" w:date="2025-09-18T16:08:55Z">
              <w:rPr>
                <w:rFonts w:hint="eastAsia" w:ascii="阿里巴巴普惠体 2.0 45 Light" w:hAnsi="阿里巴巴普惠体 2.0 45 Light" w:eastAsia="阿里巴巴普惠体 2.0 45 Light" w:cs="阿里巴巴普惠体 2.0 45 Light"/>
                <w:kern w:val="0"/>
                <w:sz w:val="24"/>
                <w:szCs w:val="24"/>
                <w:lang w:eastAsia="zh-CN"/>
              </w:rPr>
            </w:rPrChange>
          </w:rPr>
          <w:fldChar w:fldCharType="begin"/>
        </w:r>
      </w:ins>
      <w:ins w:id="4357" w:author="成成" w:date="2025-09-18T16:08:45Z">
        <w:r>
          <w:rPr>
            <w:rFonts w:hint="eastAsia" w:ascii="阿里巴巴普惠体 2.0 45 Light" w:hAnsi="阿里巴巴普惠体 2.0 45 Light" w:eastAsia="阿里巴巴普惠体 2.0 45 Light" w:cs="阿里巴巴普惠体 2.0 45 Light"/>
            <w:kern w:val="0"/>
            <w:sz w:val="24"/>
            <w:szCs w:val="24"/>
            <w:lang w:eastAsia="zh-CN"/>
            <w:rPrChange w:id="4358" w:author="成成" w:date="2025-09-18T16:08:55Z">
              <w:rPr>
                <w:rFonts w:hint="eastAsia" w:ascii="阿里巴巴普惠体 2.0 45 Light" w:hAnsi="阿里巴巴普惠体 2.0 45 Light" w:eastAsia="阿里巴巴普惠体 2.0 45 Light" w:cs="阿里巴巴普惠体 2.0 45 Light"/>
                <w:kern w:val="0"/>
                <w:sz w:val="24"/>
                <w:szCs w:val="24"/>
                <w:lang w:eastAsia="zh-CN"/>
              </w:rPr>
            </w:rPrChange>
          </w:rPr>
          <w:instrText xml:space="preserve"> REF _Ref7778 \h </w:instrText>
        </w:r>
      </w:ins>
      <w:ins w:id="4360" w:author="成成" w:date="2025-09-18T16:08:45Z">
        <w:r>
          <w:rPr>
            <w:rFonts w:hint="eastAsia" w:ascii="阿里巴巴普惠体 2.0 45 Light" w:hAnsi="阿里巴巴普惠体 2.0 45 Light" w:eastAsia="阿里巴巴普惠体 2.0 45 Light" w:cs="阿里巴巴普惠体 2.0 45 Light"/>
            <w:kern w:val="0"/>
            <w:sz w:val="24"/>
            <w:szCs w:val="24"/>
            <w:lang w:eastAsia="zh-CN"/>
            <w:rPrChange w:id="4361" w:author="成成" w:date="2025-09-18T16:08:55Z">
              <w:rPr>
                <w:rFonts w:hint="eastAsia" w:ascii="阿里巴巴普惠体 2.0 45 Light" w:hAnsi="阿里巴巴普惠体 2.0 45 Light" w:eastAsia="阿里巴巴普惠体 2.0 45 Light" w:cs="阿里巴巴普惠体 2.0 45 Light"/>
                <w:kern w:val="0"/>
                <w:sz w:val="24"/>
                <w:szCs w:val="24"/>
                <w:lang w:eastAsia="zh-CN"/>
              </w:rPr>
            </w:rPrChange>
          </w:rPr>
          <w:fldChar w:fldCharType="separate"/>
        </w:r>
      </w:ins>
      <w:ins w:id="4363" w:author="成成" w:date="2025-09-18T16:08:45Z">
        <w:r>
          <w:rPr>
            <w:rFonts w:hint="eastAsia" w:ascii="阿里巴巴普惠体 2.0 45 Light" w:hAnsi="阿里巴巴普惠体 2.0 45 Light" w:eastAsia="阿里巴巴普惠体 2.0 45 Light" w:cs="阿里巴巴普惠体 2.0 45 Light"/>
            <w:kern w:val="0"/>
            <w:sz w:val="24"/>
            <w:szCs w:val="24"/>
            <w:rPrChange w:id="4364" w:author="成成" w:date="2025-09-18T16:08:55Z">
              <w:rPr/>
            </w:rPrChange>
          </w:rPr>
          <w:t>图 5</w:t>
        </w:r>
      </w:ins>
      <w:ins w:id="4366" w:author="成成" w:date="2025-09-18T16:08:45Z">
        <w:r>
          <w:rPr>
            <w:rFonts w:hint="eastAsia" w:ascii="阿里巴巴普惠体 2.0 45 Light" w:hAnsi="阿里巴巴普惠体 2.0 45 Light" w:eastAsia="阿里巴巴普惠体 2.0 45 Light" w:cs="阿里巴巴普惠体 2.0 45 Light"/>
            <w:kern w:val="0"/>
            <w:sz w:val="24"/>
            <w:szCs w:val="24"/>
            <w:lang w:eastAsia="zh-CN"/>
            <w:rPrChange w:id="4367" w:author="成成" w:date="2025-09-18T16:08:55Z">
              <w:rPr>
                <w:rFonts w:hint="eastAsia" w:ascii="阿里巴巴普惠体 2.0 45 Light" w:hAnsi="阿里巴巴普惠体 2.0 45 Light" w:eastAsia="阿里巴巴普惠体 2.0 45 Light" w:cs="阿里巴巴普惠体 2.0 45 Light"/>
                <w:kern w:val="0"/>
                <w:sz w:val="24"/>
                <w:szCs w:val="24"/>
                <w:lang w:eastAsia="zh-CN"/>
              </w:rPr>
            </w:rPrChange>
          </w:rPr>
          <w:fldChar w:fldCharType="end"/>
        </w:r>
      </w:ins>
      <w:ins w:id="4369" w:author="成成" w:date="2025-09-18T13:35:15Z">
        <w:r>
          <w:rPr>
            <w:rFonts w:hint="eastAsia" w:ascii="阿里巴巴普惠体 2.0 45 Light" w:hAnsi="阿里巴巴普惠体 2.0 45 Light" w:eastAsia="阿里巴巴普惠体 2.0 45 Light" w:cs="阿里巴巴普惠体 2.0 45 Light"/>
            <w:kern w:val="0"/>
            <w:sz w:val="24"/>
            <w:szCs w:val="24"/>
            <w:lang w:val="en-US" w:eastAsia="zh-CN"/>
            <w:rPrChange w:id="4370" w:author="成成" w:date="2025-09-18T15:35:39Z">
              <w:rPr>
                <w:rFonts w:hint="eastAsia" w:ascii="阿里巴巴普惠体 2.0 45 Light" w:hAnsi="阿里巴巴普惠体 2.0 45 Light" w:eastAsia="阿里巴巴普惠体 2.0 45 Light" w:cs="阿里巴巴普惠体 2.0 45 Light"/>
                <w:lang w:val="en-US" w:eastAsia="zh-CN"/>
              </w:rPr>
            </w:rPrChange>
          </w:rPr>
          <w:t>所示</w:t>
        </w:r>
      </w:ins>
      <w:ins w:id="4372" w:author="张健" w:date="2025-09-18T10:52:30Z">
        <w:r>
          <w:rPr>
            <w:rFonts w:hint="eastAsia" w:ascii="阿里巴巴普惠体 2.0 45 Light" w:hAnsi="阿里巴巴普惠体 2.0 45 Light" w:eastAsia="阿里巴巴普惠体 2.0 45 Light" w:cs="阿里巴巴普惠体 2.0 45 Light"/>
            <w:kern w:val="0"/>
            <w:sz w:val="24"/>
            <w:szCs w:val="24"/>
            <w:lang w:val="en-US" w:eastAsia="zh-CN"/>
            <w:rPrChange w:id="4373" w:author="成成" w:date="2025-09-18T15:35:39Z">
              <w:rPr>
                <w:rFonts w:hint="eastAsia" w:ascii="阿里巴巴普惠体 2.0 45 Light" w:hAnsi="阿里巴巴普惠体 2.0 45 Light" w:eastAsia="阿里巴巴普惠体 2.0 45 Light" w:cs="阿里巴巴普惠体 2.0 45 Light"/>
                <w:lang w:val="en-US" w:eastAsia="zh-CN"/>
              </w:rPr>
            </w:rPrChange>
          </w:rPr>
          <w:t>，</w:t>
        </w:r>
      </w:ins>
      <w:r>
        <w:rPr>
          <w:rFonts w:hint="eastAsia" w:ascii="阿里巴巴普惠体 2.0 45 Light" w:hAnsi="阿里巴巴普惠体 2.0 45 Light" w:eastAsia="阿里巴巴普惠体 2.0 45 Light" w:cs="阿里巴巴普惠体 2.0 45 Light"/>
          <w:kern w:val="0"/>
          <w:sz w:val="24"/>
          <w:szCs w:val="24"/>
          <w:lang w:val="en-US" w:eastAsia="zh-CN"/>
          <w:rPrChange w:id="4375" w:author="成成" w:date="2025-09-18T15:35:39Z">
            <w:rPr>
              <w:rFonts w:hint="eastAsia" w:ascii="阿里巴巴普惠体 2.0 45 Light" w:hAnsi="阿里巴巴普惠体 2.0 45 Light" w:eastAsia="阿里巴巴普惠体 2.0 45 Light" w:cs="阿里巴巴普惠体 2.0 45 Light"/>
              <w:lang w:val="en-US" w:eastAsia="zh-CN"/>
            </w:rPr>
          </w:rPrChange>
        </w:rPr>
        <w:t>若获取切向力数据为0xFFFF，角度无效</w:t>
      </w:r>
      <w:ins w:id="4376" w:author="成成" w:date="2025-09-17T10:45:48Z">
        <w:del w:id="4377" w:author="张健" w:date="2025-09-18T10:52:04Z">
          <w:r>
            <w:rPr>
              <w:rFonts w:hint="eastAsia" w:ascii="阿里巴巴普惠体 2.0 45 Light" w:hAnsi="阿里巴巴普惠体 2.0 45 Light" w:eastAsia="阿里巴巴普惠体 2.0 45 Light" w:cs="阿里巴巴普惠体 2.0 45 Light"/>
              <w:kern w:val="0"/>
              <w:sz w:val="24"/>
              <w:szCs w:val="24"/>
              <w:lang w:val="en-US" w:eastAsia="zh-CN"/>
              <w:rPrChange w:id="4378" w:author="成成" w:date="2025-09-18T15:35:39Z">
                <w:rPr>
                  <w:rFonts w:hint="eastAsia" w:ascii="阿里巴巴普惠体 2.0 45 Light" w:hAnsi="阿里巴巴普惠体 2.0 45 Light" w:eastAsia="阿里巴巴普惠体 2.0 45 Light" w:cs="阿里巴巴普惠体 2.0 45 Light"/>
                  <w:lang w:val="en-US" w:eastAsia="zh-CN"/>
                </w:rPr>
              </w:rPrChange>
            </w:rPr>
            <w:delText>，</w:delText>
          </w:r>
        </w:del>
      </w:ins>
      <w:ins w:id="4381" w:author="成成" w:date="2025-09-17T10:45:51Z">
        <w:del w:id="4382" w:author="张健" w:date="2025-09-18T10:52:04Z">
          <w:r>
            <w:rPr>
              <w:rFonts w:hint="eastAsia" w:ascii="阿里巴巴普惠体 2.0 45 Light" w:hAnsi="阿里巴巴普惠体 2.0 45 Light" w:eastAsia="阿里巴巴普惠体 2.0 45 Light" w:cs="阿里巴巴普惠体 2.0 45 Light"/>
              <w:kern w:val="0"/>
              <w:sz w:val="24"/>
              <w:szCs w:val="24"/>
              <w:lang w:val="en-US" w:eastAsia="zh-CN"/>
              <w:rPrChange w:id="4383" w:author="成成" w:date="2025-09-18T15:35:39Z">
                <w:rPr>
                  <w:rFonts w:hint="eastAsia" w:ascii="阿里巴巴普惠体 2.0 45 Light" w:hAnsi="阿里巴巴普惠体 2.0 45 Light" w:eastAsia="阿里巴巴普惠体 2.0 45 Light" w:cs="阿里巴巴普惠体 2.0 45 Light"/>
                  <w:lang w:val="en-US" w:eastAsia="zh-CN"/>
                </w:rPr>
              </w:rPrChange>
            </w:rPr>
            <w:delText>触觉</w:delText>
          </w:r>
        </w:del>
      </w:ins>
      <w:ins w:id="4386" w:author="成成" w:date="2025-09-17T10:45:54Z">
        <w:del w:id="4387" w:author="张健" w:date="2025-09-18T10:52:04Z">
          <w:r>
            <w:rPr>
              <w:rFonts w:hint="eastAsia" w:ascii="阿里巴巴普惠体 2.0 45 Light" w:hAnsi="阿里巴巴普惠体 2.0 45 Light" w:eastAsia="阿里巴巴普惠体 2.0 45 Light" w:cs="阿里巴巴普惠体 2.0 45 Light"/>
              <w:kern w:val="0"/>
              <w:sz w:val="24"/>
              <w:szCs w:val="24"/>
              <w:lang w:val="en-US" w:eastAsia="zh-CN"/>
              <w:rPrChange w:id="4388" w:author="成成" w:date="2025-09-18T15:35:39Z">
                <w:rPr>
                  <w:rFonts w:hint="eastAsia" w:ascii="阿里巴巴普惠体 2.0 45 Light" w:hAnsi="阿里巴巴普惠体 2.0 45 Light" w:eastAsia="阿里巴巴普惠体 2.0 45 Light" w:cs="阿里巴巴普惠体 2.0 45 Light"/>
                  <w:lang w:val="en-US" w:eastAsia="zh-CN"/>
                </w:rPr>
              </w:rPrChange>
            </w:rPr>
            <w:delText>方向</w:delText>
          </w:r>
        </w:del>
      </w:ins>
      <w:ins w:id="4391" w:author="成成" w:date="2025-09-17T10:45:57Z">
        <w:del w:id="4392" w:author="张健" w:date="2025-09-18T10:52:04Z">
          <w:r>
            <w:rPr>
              <w:rFonts w:hint="eastAsia" w:ascii="阿里巴巴普惠体 2.0 45 Light" w:hAnsi="阿里巴巴普惠体 2.0 45 Light" w:eastAsia="阿里巴巴普惠体 2.0 45 Light" w:cs="阿里巴巴普惠体 2.0 45 Light"/>
              <w:kern w:val="0"/>
              <w:sz w:val="24"/>
              <w:szCs w:val="24"/>
              <w:lang w:val="en-US" w:eastAsia="zh-CN"/>
              <w:rPrChange w:id="4393" w:author="成成" w:date="2025-09-18T15:35:39Z">
                <w:rPr>
                  <w:rFonts w:hint="eastAsia" w:ascii="阿里巴巴普惠体 2.0 45 Light" w:hAnsi="阿里巴巴普惠体 2.0 45 Light" w:eastAsia="阿里巴巴普惠体 2.0 45 Light" w:cs="阿里巴巴普惠体 2.0 45 Light"/>
                  <w:lang w:val="en-US" w:eastAsia="zh-CN"/>
                </w:rPr>
              </w:rPrChange>
            </w:rPr>
            <w:delText>以</w:delText>
          </w:r>
        </w:del>
      </w:ins>
      <w:ins w:id="4396" w:author="成成" w:date="2025-09-17T10:46:01Z">
        <w:del w:id="4397" w:author="张健" w:date="2025-09-18T10:52:04Z">
          <w:r>
            <w:rPr>
              <w:rFonts w:hint="eastAsia" w:ascii="阿里巴巴普惠体 2.0 45 Light" w:hAnsi="阿里巴巴普惠体 2.0 45 Light" w:eastAsia="阿里巴巴普惠体 2.0 45 Light" w:cs="阿里巴巴普惠体 2.0 45 Light"/>
              <w:kern w:val="0"/>
              <w:sz w:val="24"/>
              <w:szCs w:val="24"/>
              <w:lang w:val="en-US" w:eastAsia="zh-CN"/>
              <w:rPrChange w:id="4398" w:author="成成" w:date="2025-09-18T15:35:39Z">
                <w:rPr>
                  <w:rFonts w:hint="eastAsia" w:ascii="阿里巴巴普惠体 2.0 45 Light" w:hAnsi="阿里巴巴普惠体 2.0 45 Light" w:eastAsia="阿里巴巴普惠体 2.0 45 Light" w:cs="阿里巴巴普惠体 2.0 45 Light"/>
                  <w:lang w:val="en-US" w:eastAsia="zh-CN"/>
                </w:rPr>
              </w:rPrChange>
            </w:rPr>
            <w:delText>指尖</w:delText>
          </w:r>
        </w:del>
      </w:ins>
      <w:ins w:id="4401" w:author="成成" w:date="2025-09-17T10:46:06Z">
        <w:del w:id="4402" w:author="张健" w:date="2025-09-18T10:52:04Z">
          <w:r>
            <w:rPr>
              <w:rFonts w:hint="eastAsia" w:ascii="阿里巴巴普惠体 2.0 45 Light" w:hAnsi="阿里巴巴普惠体 2.0 45 Light" w:eastAsia="阿里巴巴普惠体 2.0 45 Light" w:cs="阿里巴巴普惠体 2.0 45 Light"/>
              <w:kern w:val="0"/>
              <w:sz w:val="24"/>
              <w:szCs w:val="24"/>
              <w:lang w:val="en-US" w:eastAsia="zh-CN"/>
              <w:rPrChange w:id="4403" w:author="成成" w:date="2025-09-18T15:35:39Z">
                <w:rPr>
                  <w:rFonts w:hint="eastAsia" w:ascii="阿里巴巴普惠体 2.0 45 Light" w:hAnsi="阿里巴巴普惠体 2.0 45 Light" w:eastAsia="阿里巴巴普惠体 2.0 45 Light" w:cs="阿里巴巴普惠体 2.0 45 Light"/>
                  <w:lang w:val="en-US" w:eastAsia="zh-CN"/>
                </w:rPr>
              </w:rPrChange>
            </w:rPr>
            <w:delText>方向</w:delText>
          </w:r>
        </w:del>
      </w:ins>
      <w:ins w:id="4406" w:author="成成" w:date="2025-09-17T10:46:25Z">
        <w:del w:id="4407" w:author="张健" w:date="2025-09-18T10:52:04Z">
          <w:r>
            <w:rPr>
              <w:rFonts w:hint="eastAsia" w:ascii="阿里巴巴普惠体 2.0 45 Light" w:hAnsi="阿里巴巴普惠体 2.0 45 Light" w:eastAsia="阿里巴巴普惠体 2.0 45 Light" w:cs="阿里巴巴普惠体 2.0 45 Light"/>
              <w:kern w:val="0"/>
              <w:sz w:val="24"/>
              <w:szCs w:val="24"/>
              <w:lang w:val="en-US" w:eastAsia="zh-CN"/>
              <w:rPrChange w:id="4408" w:author="成成" w:date="2025-09-18T15:35:39Z">
                <w:rPr>
                  <w:rFonts w:hint="eastAsia" w:ascii="阿里巴巴普惠体 2.0 45 Light" w:hAnsi="阿里巴巴普惠体 2.0 45 Light" w:eastAsia="阿里巴巴普惠体 2.0 45 Light" w:cs="阿里巴巴普惠体 2.0 45 Light"/>
                  <w:lang w:val="en-US" w:eastAsia="zh-CN"/>
                </w:rPr>
              </w:rPrChange>
            </w:rPr>
            <w:delText>顺时针</w:delText>
          </w:r>
        </w:del>
      </w:ins>
      <w:ins w:id="4411" w:author="成成" w:date="2025-09-17T10:47:01Z">
        <w:del w:id="4412" w:author="张健" w:date="2025-09-18T10:52:04Z">
          <w:r>
            <w:rPr>
              <w:rFonts w:hint="eastAsia" w:ascii="阿里巴巴普惠体 2.0 45 Light" w:hAnsi="阿里巴巴普惠体 2.0 45 Light" w:eastAsia="阿里巴巴普惠体 2.0 45 Light" w:cs="阿里巴巴普惠体 2.0 45 Light"/>
              <w:kern w:val="0"/>
              <w:sz w:val="24"/>
              <w:szCs w:val="24"/>
              <w:lang w:val="en-US" w:eastAsia="zh-CN"/>
              <w:rPrChange w:id="4413" w:author="成成" w:date="2025-09-18T15:35:39Z">
                <w:rPr>
                  <w:rFonts w:hint="eastAsia" w:ascii="阿里巴巴普惠体 2.0 45 Light" w:hAnsi="阿里巴巴普惠体 2.0 45 Light" w:eastAsia="阿里巴巴普惠体 2.0 45 Light" w:cs="阿里巴巴普惠体 2.0 45 Light"/>
                  <w:lang w:val="en-US" w:eastAsia="zh-CN"/>
                </w:rPr>
              </w:rPrChange>
            </w:rPr>
            <w:delText>方向</w:delText>
          </w:r>
        </w:del>
      </w:ins>
      <w:ins w:id="4416" w:author="成成" w:date="2025-09-17T10:47:09Z">
        <w:del w:id="4417" w:author="张健" w:date="2025-09-18T10:52:04Z">
          <w:r>
            <w:rPr>
              <w:rFonts w:hint="eastAsia" w:ascii="阿里巴巴普惠体 2.0 45 Light" w:hAnsi="阿里巴巴普惠体 2.0 45 Light" w:eastAsia="阿里巴巴普惠体 2.0 45 Light" w:cs="阿里巴巴普惠体 2.0 45 Light"/>
              <w:kern w:val="0"/>
              <w:sz w:val="24"/>
              <w:szCs w:val="24"/>
              <w:lang w:val="en-US" w:eastAsia="zh-CN"/>
              <w:rPrChange w:id="4418" w:author="成成" w:date="2025-09-18T15:35:39Z">
                <w:rPr>
                  <w:rFonts w:hint="eastAsia" w:ascii="阿里巴巴普惠体 2.0 45 Light" w:hAnsi="阿里巴巴普惠体 2.0 45 Light" w:eastAsia="阿里巴巴普惠体 2.0 45 Light" w:cs="阿里巴巴普惠体 2.0 45 Light"/>
                  <w:lang w:val="en-US" w:eastAsia="zh-CN"/>
                </w:rPr>
              </w:rPrChange>
            </w:rPr>
            <w:delText>增加</w:delText>
          </w:r>
        </w:del>
      </w:ins>
      <w:ins w:id="4421" w:author="成成" w:date="2025-09-17T10:47:11Z">
        <w:del w:id="4422" w:author="张健" w:date="2025-09-18T10:52:04Z">
          <w:r>
            <w:rPr>
              <w:rFonts w:hint="eastAsia" w:ascii="阿里巴巴普惠体 2.0 45 Light" w:hAnsi="阿里巴巴普惠体 2.0 45 Light" w:eastAsia="阿里巴巴普惠体 2.0 45 Light" w:cs="阿里巴巴普惠体 2.0 45 Light"/>
              <w:kern w:val="0"/>
              <w:sz w:val="24"/>
              <w:szCs w:val="24"/>
              <w:lang w:val="en-US" w:eastAsia="zh-CN"/>
              <w:rPrChange w:id="4423" w:author="成成" w:date="2025-09-18T15:35:39Z">
                <w:rPr>
                  <w:rFonts w:hint="eastAsia" w:ascii="阿里巴巴普惠体 2.0 45 Light" w:hAnsi="阿里巴巴普惠体 2.0 45 Light" w:eastAsia="阿里巴巴普惠体 2.0 45 Light" w:cs="阿里巴巴普惠体 2.0 45 Light"/>
                  <w:lang w:val="en-US" w:eastAsia="zh-CN"/>
                </w:rPr>
              </w:rPrChange>
            </w:rPr>
            <w:delText>（</w:delText>
          </w:r>
        </w:del>
      </w:ins>
      <w:ins w:id="4426" w:author="成成" w:date="2025-09-17T10:47:22Z">
        <w:del w:id="4427" w:author="张健" w:date="2025-09-18T10:52:04Z">
          <w:r>
            <w:rPr>
              <w:rFonts w:hint="eastAsia" w:ascii="阿里巴巴普惠体 2.0 45 Light" w:hAnsi="阿里巴巴普惠体 2.0 45 Light" w:eastAsia="阿里巴巴普惠体 2.0 45 Light" w:cs="阿里巴巴普惠体 2.0 45 Light"/>
              <w:kern w:val="0"/>
              <w:sz w:val="24"/>
              <w:szCs w:val="24"/>
              <w:lang w:val="en-US" w:eastAsia="zh-CN"/>
              <w:rPrChange w:id="4428" w:author="成成" w:date="2025-09-18T15:35:39Z">
                <w:rPr>
                  <w:rFonts w:hint="eastAsia" w:ascii="阿里巴巴普惠体 2.0 45 Light" w:hAnsi="阿里巴巴普惠体 2.0 45 Light" w:eastAsia="阿里巴巴普惠体 2.0 45 Light" w:cs="阿里巴巴普惠体 2.0 45 Light"/>
                  <w:lang w:val="en-US" w:eastAsia="zh-CN"/>
                </w:rPr>
              </w:rPrChange>
            </w:rPr>
            <w:delText>0</w:delText>
          </w:r>
        </w:del>
      </w:ins>
      <w:ins w:id="4431" w:author="成成" w:date="2025-09-17T10:47:23Z">
        <w:del w:id="4432" w:author="张健" w:date="2025-09-18T10:52:04Z">
          <w:r>
            <w:rPr>
              <w:rFonts w:hint="eastAsia" w:ascii="阿里巴巴普惠体 2.0 45 Light" w:hAnsi="阿里巴巴普惠体 2.0 45 Light" w:eastAsia="阿里巴巴普惠体 2.0 45 Light" w:cs="阿里巴巴普惠体 2.0 45 Light"/>
              <w:kern w:val="0"/>
              <w:sz w:val="24"/>
              <w:szCs w:val="24"/>
              <w:lang w:val="en-US" w:eastAsia="zh-CN"/>
              <w:rPrChange w:id="4433" w:author="成成" w:date="2025-09-18T15:35:39Z">
                <w:rPr>
                  <w:rFonts w:hint="eastAsia" w:ascii="阿里巴巴普惠体 2.0 45 Light" w:hAnsi="阿里巴巴普惠体 2.0 45 Light" w:eastAsia="阿里巴巴普惠体 2.0 45 Light" w:cs="阿里巴巴普惠体 2.0 45 Light"/>
                  <w:lang w:val="en-US" w:eastAsia="zh-CN"/>
                </w:rPr>
              </w:rPrChange>
            </w:rPr>
            <w:delText>-3</w:delText>
          </w:r>
        </w:del>
      </w:ins>
      <w:ins w:id="4436" w:author="成成" w:date="2025-09-17T10:57:34Z">
        <w:del w:id="4437" w:author="张健" w:date="2025-09-18T10:52:04Z">
          <w:r>
            <w:rPr>
              <w:rFonts w:hint="eastAsia" w:ascii="阿里巴巴普惠体 2.0 45 Light" w:hAnsi="阿里巴巴普惠体 2.0 45 Light" w:eastAsia="阿里巴巴普惠体 2.0 45 Light" w:cs="阿里巴巴普惠体 2.0 45 Light"/>
              <w:kern w:val="0"/>
              <w:sz w:val="24"/>
              <w:szCs w:val="24"/>
              <w:lang w:val="en-US" w:eastAsia="zh-CN"/>
              <w:rPrChange w:id="4438" w:author="成成" w:date="2025-09-18T15:35:39Z">
                <w:rPr>
                  <w:rFonts w:hint="eastAsia" w:ascii="阿里巴巴普惠体 2.0 45 Light" w:hAnsi="阿里巴巴普惠体 2.0 45 Light" w:eastAsia="阿里巴巴普惠体 2.0 45 Light" w:cs="阿里巴巴普惠体 2.0 45 Light"/>
                  <w:lang w:val="en-US" w:eastAsia="zh-CN"/>
                </w:rPr>
              </w:rPrChange>
            </w:rPr>
            <w:delText>5</w:delText>
          </w:r>
        </w:del>
      </w:ins>
      <w:ins w:id="4441" w:author="成成" w:date="2025-09-17T10:57:35Z">
        <w:del w:id="4442" w:author="张健" w:date="2025-09-18T10:52:04Z">
          <w:r>
            <w:rPr>
              <w:rFonts w:hint="eastAsia" w:ascii="阿里巴巴普惠体 2.0 45 Light" w:hAnsi="阿里巴巴普惠体 2.0 45 Light" w:eastAsia="阿里巴巴普惠体 2.0 45 Light" w:cs="阿里巴巴普惠体 2.0 45 Light"/>
              <w:kern w:val="0"/>
              <w:sz w:val="24"/>
              <w:szCs w:val="24"/>
              <w:lang w:val="en-US" w:eastAsia="zh-CN"/>
              <w:rPrChange w:id="4443" w:author="成成" w:date="2025-09-18T15:35:39Z">
                <w:rPr>
                  <w:rFonts w:hint="eastAsia" w:ascii="阿里巴巴普惠体 2.0 45 Light" w:hAnsi="阿里巴巴普惠体 2.0 45 Light" w:eastAsia="阿里巴巴普惠体 2.0 45 Light" w:cs="阿里巴巴普惠体 2.0 45 Light"/>
                  <w:lang w:val="en-US" w:eastAsia="zh-CN"/>
                </w:rPr>
              </w:rPrChange>
            </w:rPr>
            <w:delText>9</w:delText>
          </w:r>
        </w:del>
      </w:ins>
      <w:ins w:id="4446" w:author="成成" w:date="2025-09-17T10:47:27Z">
        <w:del w:id="4447" w:author="张健" w:date="2025-09-18T10:52:04Z">
          <w:r>
            <w:rPr>
              <w:rFonts w:hint="eastAsia" w:ascii="阿里巴巴普惠体 2.0 45 Light" w:hAnsi="阿里巴巴普惠体 2.0 45 Light" w:eastAsia="阿里巴巴普惠体 2.0 45 Light" w:cs="阿里巴巴普惠体 2.0 45 Light"/>
              <w:kern w:val="0"/>
              <w:sz w:val="24"/>
              <w:szCs w:val="24"/>
              <w:lang w:val="en-US" w:eastAsia="zh-CN"/>
              <w:rPrChange w:id="4448" w:author="成成" w:date="2025-09-18T15:35:39Z">
                <w:rPr>
                  <w:rFonts w:hint="eastAsia" w:ascii="阿里巴巴普惠体 2.0 45 Light" w:hAnsi="阿里巴巴普惠体 2.0 45 Light" w:eastAsia="阿里巴巴普惠体 2.0 45 Light" w:cs="阿里巴巴普惠体 2.0 45 Light"/>
                  <w:lang w:val="en-US" w:eastAsia="zh-CN"/>
                </w:rPr>
              </w:rPrChange>
            </w:rPr>
            <w:delText>°</w:delText>
          </w:r>
        </w:del>
      </w:ins>
      <w:ins w:id="4451" w:author="成成" w:date="2025-09-17T10:47:11Z">
        <w:del w:id="4452" w:author="张健" w:date="2025-09-18T10:52:04Z">
          <w:r>
            <w:rPr>
              <w:rFonts w:hint="eastAsia" w:ascii="阿里巴巴普惠体 2.0 45 Light" w:hAnsi="阿里巴巴普惠体 2.0 45 Light" w:eastAsia="阿里巴巴普惠体 2.0 45 Light" w:cs="阿里巴巴普惠体 2.0 45 Light"/>
              <w:kern w:val="0"/>
              <w:sz w:val="24"/>
              <w:szCs w:val="24"/>
              <w:lang w:val="en-US" w:eastAsia="zh-CN"/>
              <w:rPrChange w:id="4453" w:author="成成" w:date="2025-09-18T15:35:39Z">
                <w:rPr>
                  <w:rFonts w:hint="eastAsia" w:ascii="阿里巴巴普惠体 2.0 45 Light" w:hAnsi="阿里巴巴普惠体 2.0 45 Light" w:eastAsia="阿里巴巴普惠体 2.0 45 Light" w:cs="阿里巴巴普惠体 2.0 45 Light"/>
                  <w:lang w:val="en-US" w:eastAsia="zh-CN"/>
                </w:rPr>
              </w:rPrChange>
            </w:rPr>
            <w:delText>）</w:delText>
          </w:r>
        </w:del>
      </w:ins>
      <w:r>
        <w:rPr>
          <w:rFonts w:hint="eastAsia" w:ascii="阿里巴巴普惠体 2.0 45 Light" w:hAnsi="阿里巴巴普惠体 2.0 45 Light" w:eastAsia="阿里巴巴普惠体 2.0 45 Light" w:cs="阿里巴巴普惠体 2.0 45 Light"/>
          <w:kern w:val="0"/>
          <w:sz w:val="24"/>
          <w:szCs w:val="24"/>
          <w:lang w:val="en-US" w:eastAsia="zh-CN"/>
          <w:rPrChange w:id="4456" w:author="成成" w:date="2025-09-18T15:35:39Z">
            <w:rPr>
              <w:rFonts w:hint="eastAsia" w:ascii="阿里巴巴普惠体 2.0 45 Light" w:hAnsi="阿里巴巴普惠体 2.0 45 Light" w:eastAsia="阿里巴巴普惠体 2.0 45 Light" w:cs="阿里巴巴普惠体 2.0 45 Light"/>
              <w:lang w:val="en-US" w:eastAsia="zh-CN"/>
            </w:rPr>
          </w:rPrChange>
        </w:rPr>
        <w:t>。具体数据地址及内容如下</w:t>
      </w:r>
      <w:ins w:id="4457" w:author="成成" w:date="2025-09-18T16:07:58Z">
        <w:r>
          <w:rPr>
            <w:rFonts w:hint="eastAsia" w:ascii="阿里巴巴普惠体 2.0 45 Light" w:hAnsi="阿里巴巴普惠体 2.0 45 Light" w:eastAsia="阿里巴巴普惠体 2.0 45 Light" w:cs="阿里巴巴普惠体 2.0 45 Light"/>
            <w:kern w:val="0"/>
            <w:sz w:val="24"/>
            <w:szCs w:val="24"/>
            <w:rPrChange w:id="4458" w:author="成成" w:date="2025-09-18T16:08:05Z">
              <w:rPr/>
            </w:rPrChange>
          </w:rPr>
          <w:t xml:space="preserve">表 </w:t>
        </w:r>
      </w:ins>
      <w:ins w:id="4460" w:author="成成" w:date="2025-09-18T16:07:58Z">
        <w:r>
          <w:rPr>
            <w:rFonts w:hint="eastAsia" w:ascii="阿里巴巴普惠体 2.0 45 Light" w:hAnsi="阿里巴巴普惠体 2.0 45 Light" w:eastAsia="阿里巴巴普惠体 2.0 45 Light" w:cs="阿里巴巴普惠体 2.0 45 Light"/>
            <w:kern w:val="0"/>
            <w:sz w:val="24"/>
            <w:szCs w:val="24"/>
            <w:rPrChange w:id="4461" w:author="成成" w:date="2025-09-18T16:08:05Z">
              <w:rPr/>
            </w:rPrChange>
          </w:rPr>
          <w:fldChar w:fldCharType="begin"/>
        </w:r>
      </w:ins>
      <w:ins w:id="4463" w:author="成成" w:date="2025-09-18T16:07:58Z">
        <w:r>
          <w:rPr>
            <w:rFonts w:hint="eastAsia" w:ascii="阿里巴巴普惠体 2.0 45 Light" w:hAnsi="阿里巴巴普惠体 2.0 45 Light" w:eastAsia="阿里巴巴普惠体 2.0 45 Light" w:cs="阿里巴巴普惠体 2.0 45 Light"/>
            <w:kern w:val="0"/>
            <w:sz w:val="24"/>
            <w:szCs w:val="24"/>
            <w:rPrChange w:id="4464" w:author="成成" w:date="2025-09-18T16:08:05Z">
              <w:rPr/>
            </w:rPrChange>
          </w:rPr>
          <w:instrText xml:space="preserve"> SEQ 表 \* ARABIC </w:instrText>
        </w:r>
      </w:ins>
      <w:ins w:id="4466" w:author="成成" w:date="2025-09-18T16:07:58Z">
        <w:r>
          <w:rPr>
            <w:rFonts w:hint="eastAsia" w:ascii="阿里巴巴普惠体 2.0 45 Light" w:hAnsi="阿里巴巴普惠体 2.0 45 Light" w:eastAsia="阿里巴巴普惠体 2.0 45 Light" w:cs="阿里巴巴普惠体 2.0 45 Light"/>
            <w:kern w:val="0"/>
            <w:sz w:val="24"/>
            <w:szCs w:val="24"/>
            <w:rPrChange w:id="4467" w:author="成成" w:date="2025-09-18T16:08:05Z">
              <w:rPr/>
            </w:rPrChange>
          </w:rPr>
          <w:fldChar w:fldCharType="separate"/>
        </w:r>
      </w:ins>
      <w:ins w:id="4469" w:author="成成" w:date="2025-09-18T16:08:18Z">
        <w:r>
          <w:rPr>
            <w:rFonts w:hint="eastAsia" w:ascii="阿里巴巴普惠体 2.0 45 Light" w:hAnsi="阿里巴巴普惠体 2.0 45 Light" w:eastAsia="阿里巴巴普惠体 2.0 45 Light" w:cs="阿里巴巴普惠体 2.0 45 Light"/>
            <w:kern w:val="0"/>
            <w:sz w:val="24"/>
            <w:szCs w:val="24"/>
          </w:rPr>
          <w:t>49</w:t>
        </w:r>
      </w:ins>
      <w:ins w:id="4470" w:author="成成" w:date="2025-09-18T16:07:58Z">
        <w:r>
          <w:rPr>
            <w:rFonts w:hint="eastAsia" w:ascii="阿里巴巴普惠体 2.0 45 Light" w:hAnsi="阿里巴巴普惠体 2.0 45 Light" w:eastAsia="阿里巴巴普惠体 2.0 45 Light" w:cs="阿里巴巴普惠体 2.0 45 Light"/>
            <w:kern w:val="0"/>
            <w:sz w:val="24"/>
            <w:szCs w:val="24"/>
            <w:rPrChange w:id="4471" w:author="成成" w:date="2025-09-18T16:08:05Z">
              <w:rPr/>
            </w:rPrChange>
          </w:rPr>
          <w:fldChar w:fldCharType="end"/>
        </w:r>
      </w:ins>
      <w:del w:id="4473" w:author="成成" w:date="2025-09-18T15:33:11Z">
        <w:r>
          <w:rPr>
            <w:rFonts w:hint="eastAsia" w:ascii="阿里巴巴普惠体 2.0 45 Light" w:hAnsi="阿里巴巴普惠体 2.0 45 Light" w:eastAsia="阿里巴巴普惠体 2.0 45 Light" w:cs="阿里巴巴普惠体 2.0 45 Light"/>
            <w:kern w:val="0"/>
            <w:sz w:val="24"/>
            <w:szCs w:val="24"/>
            <w:lang w:val="en-US" w:eastAsia="zh-CN"/>
            <w:rPrChange w:id="4474" w:author="成成" w:date="2025-09-18T15:35:39Z">
              <w:rPr>
                <w:rFonts w:hint="eastAsia" w:ascii="阿里巴巴普惠体 2.0 45 Light" w:hAnsi="阿里巴巴普惠体 2.0 45 Light" w:eastAsia="阿里巴巴普惠体 2.0 45 Light" w:cs="阿里巴巴普惠体 2.0 45 Light"/>
                <w:lang w:val="en-US" w:eastAsia="zh-CN"/>
              </w:rPr>
            </w:rPrChange>
          </w:rPr>
          <w:delText>表</w:delText>
        </w:r>
      </w:del>
      <w:del w:id="4476" w:author="成成" w:date="2025-09-18T15:33:09Z">
        <w:r>
          <w:rPr>
            <w:rFonts w:hint="eastAsia" w:ascii="阿里巴巴普惠体 2.0 45 Light" w:hAnsi="阿里巴巴普惠体 2.0 45 Light" w:eastAsia="阿里巴巴普惠体 2.0 45 Light" w:cs="阿里巴巴普惠体 2.0 45 Light"/>
            <w:kern w:val="0"/>
            <w:sz w:val="24"/>
            <w:szCs w:val="24"/>
            <w:lang w:val="en-US" w:eastAsia="zh-CN"/>
            <w:rPrChange w:id="4477" w:author="成成" w:date="2025-09-18T15:35:39Z">
              <w:rPr>
                <w:rFonts w:hint="eastAsia" w:ascii="阿里巴巴普惠体 2.0 45 Light" w:hAnsi="阿里巴巴普惠体 2.0 45 Light" w:eastAsia="阿里巴巴普惠体 2.0 45 Light" w:cs="阿里巴巴普惠体 2.0 45 Light"/>
                <w:lang w:val="en-US" w:eastAsia="zh-CN"/>
              </w:rPr>
            </w:rPrChange>
          </w:rPr>
          <w:delText>49</w:delText>
        </w:r>
      </w:del>
      <w:r>
        <w:rPr>
          <w:rFonts w:hint="eastAsia" w:ascii="阿里巴巴普惠体 2.0 45 Light" w:hAnsi="阿里巴巴普惠体 2.0 45 Light" w:eastAsia="阿里巴巴普惠体 2.0 45 Light" w:cs="阿里巴巴普惠体 2.0 45 Light"/>
          <w:kern w:val="0"/>
          <w:sz w:val="24"/>
          <w:szCs w:val="24"/>
          <w:lang w:val="en-US" w:eastAsia="zh-CN"/>
          <w:rPrChange w:id="4479" w:author="成成" w:date="2025-09-18T15:35:39Z">
            <w:rPr>
              <w:rFonts w:hint="eastAsia" w:ascii="阿里巴巴普惠体 2.0 45 Light" w:hAnsi="阿里巴巴普惠体 2.0 45 Light" w:eastAsia="阿里巴巴普惠体 2.0 45 Light" w:cs="阿里巴巴普惠体 2.0 45 Light"/>
              <w:lang w:val="en-US" w:eastAsia="zh-CN"/>
            </w:rPr>
          </w:rPrChange>
        </w:rPr>
        <w:t>所示</w:t>
      </w:r>
    </w:p>
    <w:p w14:paraId="19806963">
      <w:pPr>
        <w:pStyle w:val="32"/>
        <w:ind w:firstLine="470"/>
        <w:jc w:val="center"/>
        <w:rPr>
          <w:ins w:id="4481" w:author="成成" w:date="2025-09-18T13:35:50Z"/>
          <w:rFonts w:hint="eastAsia" w:ascii="阿里巴巴普惠体 2.0 45 Light" w:hAnsi="阿里巴巴普惠体 2.0 45 Light" w:eastAsia="阿里巴巴普惠体 2.0 45 Light" w:cs="阿里巴巴普惠体 2.0 45 Light"/>
          <w:lang w:val="en-US" w:eastAsia="zh-CN"/>
        </w:rPr>
        <w:pPrChange w:id="4480" w:author="成成" w:date="2025-09-18T13:35:47Z">
          <w:pPr>
            <w:pStyle w:val="32"/>
            <w:ind w:firstLine="470"/>
          </w:pPr>
        </w:pPrChange>
      </w:pPr>
      <w:ins w:id="4482" w:author="成成" w:date="2025-09-18T13:33:48Z">
        <w:r>
          <w:rPr>
            <w:rFonts w:hint="eastAsia" w:ascii="阿里巴巴普惠体 2.0 45 Light" w:hAnsi="阿里巴巴普惠体 2.0 45 Light" w:eastAsia="阿里巴巴普惠体 2.0 45 Light" w:cs="阿里巴巴普惠体 2.0 45 Light"/>
            <w:lang w:val="en-US" w:eastAsia="zh-CN"/>
          </w:rPr>
          <w:drawing>
            <wp:inline distT="0" distB="0" distL="114300" distR="114300">
              <wp:extent cx="1946275" cy="1889760"/>
              <wp:effectExtent l="0" t="0" r="0" b="15240"/>
              <wp:docPr id="1" name="图片 1" descr="图像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像 2"/>
                      <pic:cNvPicPr>
                        <a:picLocks noChangeAspect="1"/>
                      </pic:cNvPicPr>
                    </pic:nvPicPr>
                    <pic:blipFill>
                      <a:blip r:embed="rId30"/>
                      <a:stretch>
                        <a:fillRect/>
                      </a:stretch>
                    </pic:blipFill>
                    <pic:spPr>
                      <a:xfrm>
                        <a:off x="0" y="0"/>
                        <a:ext cx="1946275" cy="1889760"/>
                      </a:xfrm>
                      <a:prstGeom prst="rect">
                        <a:avLst/>
                      </a:prstGeom>
                    </pic:spPr>
                  </pic:pic>
                </a:graphicData>
              </a:graphic>
            </wp:inline>
          </w:drawing>
        </w:r>
      </w:ins>
    </w:p>
    <w:p w14:paraId="05DC76FD">
      <w:pPr>
        <w:pStyle w:val="32"/>
        <w:ind w:firstLine="470"/>
        <w:jc w:val="center"/>
        <w:rPr>
          <w:rFonts w:hint="default" w:ascii="阿里巴巴普惠体 2.0 45 Light" w:hAnsi="阿里巴巴普惠体 2.0 45 Light" w:eastAsia="阿里巴巴普惠体 2.0 45 Light" w:cs="阿里巴巴普惠体 2.0 45 Light"/>
          <w:lang w:val="en-US" w:eastAsia="zh-CN"/>
        </w:rPr>
        <w:pPrChange w:id="4484" w:author="成成" w:date="2025-09-18T13:35:47Z">
          <w:pPr>
            <w:pStyle w:val="32"/>
            <w:ind w:firstLine="470"/>
          </w:pPr>
        </w:pPrChange>
      </w:pPr>
      <w:ins w:id="4485" w:author="成成" w:date="2025-09-18T16:07:35Z">
        <w:bookmarkStart w:id="665" w:name="_Ref7778"/>
        <w:r>
          <w:rPr>
            <w:rFonts w:hint="eastAsia" w:ascii="阿里巴巴普惠体 2.0 45 Light" w:hAnsi="阿里巴巴普惠体 2.0 45 Light" w:eastAsia="阿里巴巴普惠体 2.0 45 Light" w:cs="阿里巴巴普惠体 2.0 45 Light"/>
            <w:rPrChange w:id="4486" w:author="成成" w:date="2025-09-18T16:09:00Z">
              <w:rPr/>
            </w:rPrChange>
          </w:rPr>
          <w:t xml:space="preserve">图 </w:t>
        </w:r>
      </w:ins>
      <w:ins w:id="4488" w:author="成成" w:date="2025-09-18T16:07:35Z">
        <w:r>
          <w:rPr>
            <w:rFonts w:hint="eastAsia" w:ascii="阿里巴巴普惠体 2.0 45 Light" w:hAnsi="阿里巴巴普惠体 2.0 45 Light" w:eastAsia="阿里巴巴普惠体 2.0 45 Light" w:cs="阿里巴巴普惠体 2.0 45 Light"/>
            <w:rPrChange w:id="4489" w:author="成成" w:date="2025-09-18T16:09:00Z">
              <w:rPr/>
            </w:rPrChange>
          </w:rPr>
          <w:fldChar w:fldCharType="begin"/>
        </w:r>
      </w:ins>
      <w:ins w:id="4491" w:author="成成" w:date="2025-09-18T16:07:35Z">
        <w:r>
          <w:rPr>
            <w:rFonts w:hint="eastAsia" w:ascii="阿里巴巴普惠体 2.0 45 Light" w:hAnsi="阿里巴巴普惠体 2.0 45 Light" w:eastAsia="阿里巴巴普惠体 2.0 45 Light" w:cs="阿里巴巴普惠体 2.0 45 Light"/>
            <w:rPrChange w:id="4492" w:author="成成" w:date="2025-09-18T16:09:00Z">
              <w:rPr/>
            </w:rPrChange>
          </w:rPr>
          <w:instrText xml:space="preserve"> SEQ 图 \* ARABIC </w:instrText>
        </w:r>
      </w:ins>
      <w:ins w:id="4494" w:author="成成" w:date="2025-09-18T16:07:35Z">
        <w:r>
          <w:rPr>
            <w:rFonts w:hint="eastAsia" w:ascii="阿里巴巴普惠体 2.0 45 Light" w:hAnsi="阿里巴巴普惠体 2.0 45 Light" w:eastAsia="阿里巴巴普惠体 2.0 45 Light" w:cs="阿里巴巴普惠体 2.0 45 Light"/>
            <w:rPrChange w:id="4495" w:author="成成" w:date="2025-09-18T16:09:00Z">
              <w:rPr/>
            </w:rPrChange>
          </w:rPr>
          <w:fldChar w:fldCharType="separate"/>
        </w:r>
      </w:ins>
      <w:ins w:id="4497" w:author="成成" w:date="2025-09-18T16:08:18Z">
        <w:r>
          <w:rPr>
            <w:rFonts w:hint="eastAsia" w:ascii="阿里巴巴普惠体 2.0 45 Light" w:hAnsi="阿里巴巴普惠体 2.0 45 Light" w:eastAsia="阿里巴巴普惠体 2.0 45 Light" w:cs="阿里巴巴普惠体 2.0 45 Light"/>
            <w:rPrChange w:id="4498" w:author="成成" w:date="2025-09-18T16:09:00Z">
              <w:rPr/>
            </w:rPrChange>
          </w:rPr>
          <w:t>5</w:t>
        </w:r>
      </w:ins>
      <w:ins w:id="4500" w:author="成成" w:date="2025-09-18T16:07:35Z">
        <w:r>
          <w:rPr>
            <w:rFonts w:hint="eastAsia" w:ascii="阿里巴巴普惠体 2.0 45 Light" w:hAnsi="阿里巴巴普惠体 2.0 45 Light" w:eastAsia="阿里巴巴普惠体 2.0 45 Light" w:cs="阿里巴巴普惠体 2.0 45 Light"/>
            <w:rPrChange w:id="4501" w:author="成成" w:date="2025-09-18T16:09:00Z">
              <w:rPr/>
            </w:rPrChange>
          </w:rPr>
          <w:fldChar w:fldCharType="end"/>
        </w:r>
        <w:bookmarkEnd w:id="665"/>
      </w:ins>
      <w:ins w:id="4503" w:author="成成" w:date="2025-09-18T13:36:03Z">
        <w:r>
          <w:rPr>
            <w:rFonts w:hint="eastAsia" w:ascii="阿里巴巴普惠体 2.0 45 Light" w:hAnsi="阿里巴巴普惠体 2.0 45 Light" w:eastAsia="阿里巴巴普惠体 2.0 45 Light" w:cs="阿里巴巴普惠体 2.0 45 Light"/>
            <w:lang w:val="en-US" w:eastAsia="zh-CN"/>
          </w:rPr>
          <w:t xml:space="preserve"> </w:t>
        </w:r>
      </w:ins>
      <w:ins w:id="4504" w:author="成成" w:date="2025-09-18T13:36:14Z">
        <w:r>
          <w:rPr>
            <w:rFonts w:hint="eastAsia" w:ascii="阿里巴巴普惠体 2.0 45 Light" w:hAnsi="阿里巴巴普惠体 2.0 45 Light" w:eastAsia="阿里巴巴普惠体 2.0 45 Light" w:cs="阿里巴巴普惠体 2.0 45 Light"/>
            <w:lang w:val="en-US" w:eastAsia="zh-CN"/>
          </w:rPr>
          <w:t>切</w:t>
        </w:r>
      </w:ins>
      <w:ins w:id="4505" w:author="成成" w:date="2025-09-18T13:36:17Z">
        <w:r>
          <w:rPr>
            <w:rFonts w:hint="eastAsia" w:ascii="阿里巴巴普惠体 2.0 45 Light" w:hAnsi="阿里巴巴普惠体 2.0 45 Light" w:eastAsia="阿里巴巴普惠体 2.0 45 Light" w:cs="阿里巴巴普惠体 2.0 45 Light"/>
            <w:lang w:val="en-US" w:eastAsia="zh-CN"/>
          </w:rPr>
          <w:t>向</w:t>
        </w:r>
      </w:ins>
      <w:ins w:id="4506" w:author="成成" w:date="2025-09-18T13:36:18Z">
        <w:r>
          <w:rPr>
            <w:rFonts w:hint="eastAsia" w:ascii="阿里巴巴普惠体 2.0 45 Light" w:hAnsi="阿里巴巴普惠体 2.0 45 Light" w:eastAsia="阿里巴巴普惠体 2.0 45 Light" w:cs="阿里巴巴普惠体 2.0 45 Light"/>
            <w:lang w:val="en-US" w:eastAsia="zh-CN"/>
          </w:rPr>
          <w:t>力</w:t>
        </w:r>
      </w:ins>
      <w:ins w:id="4507" w:author="成成" w:date="2025-09-18T13:36:20Z">
        <w:r>
          <w:rPr>
            <w:rFonts w:hint="eastAsia" w:ascii="阿里巴巴普惠体 2.0 45 Light" w:hAnsi="阿里巴巴普惠体 2.0 45 Light" w:eastAsia="阿里巴巴普惠体 2.0 45 Light" w:cs="阿里巴巴普惠体 2.0 45 Light"/>
            <w:lang w:val="en-US" w:eastAsia="zh-CN"/>
          </w:rPr>
          <w:t>方向</w:t>
        </w:r>
      </w:ins>
    </w:p>
    <w:p w14:paraId="4458D05A">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ins w:id="4508" w:author="成成" w:date="2025-09-18T15:33:04Z">
        <w:bookmarkStart w:id="666" w:name="_Ref829"/>
        <w:r>
          <w:rPr>
            <w:rFonts w:hint="eastAsia" w:ascii="阿里巴巴普惠体 2.0 45 Light" w:hAnsi="阿里巴巴普惠体 2.0 45 Light" w:eastAsia="阿里巴巴普惠体 2.0 45 Light" w:cs="阿里巴巴普惠体 2.0 45 Light"/>
            <w:rPrChange w:id="4509" w:author="成成" w:date="2025-09-18T15:35:33Z">
              <w:rPr/>
            </w:rPrChange>
          </w:rPr>
          <w:t xml:space="preserve">表 </w:t>
        </w:r>
      </w:ins>
      <w:ins w:id="4511" w:author="成成" w:date="2025-09-18T15:33:04Z">
        <w:r>
          <w:rPr>
            <w:rFonts w:hint="eastAsia" w:ascii="阿里巴巴普惠体 2.0 45 Light" w:hAnsi="阿里巴巴普惠体 2.0 45 Light" w:eastAsia="阿里巴巴普惠体 2.0 45 Light" w:cs="阿里巴巴普惠体 2.0 45 Light"/>
            <w:rPrChange w:id="4512" w:author="成成" w:date="2025-09-18T15:35:33Z">
              <w:rPr/>
            </w:rPrChange>
          </w:rPr>
          <w:fldChar w:fldCharType="begin"/>
        </w:r>
      </w:ins>
      <w:ins w:id="4514" w:author="成成" w:date="2025-09-18T15:33:04Z">
        <w:r>
          <w:rPr>
            <w:rFonts w:hint="eastAsia" w:ascii="阿里巴巴普惠体 2.0 45 Light" w:hAnsi="阿里巴巴普惠体 2.0 45 Light" w:eastAsia="阿里巴巴普惠体 2.0 45 Light" w:cs="阿里巴巴普惠体 2.0 45 Light"/>
            <w:rPrChange w:id="4515" w:author="成成" w:date="2025-09-18T15:35:33Z">
              <w:rPr/>
            </w:rPrChange>
          </w:rPr>
          <w:instrText xml:space="preserve"> SEQ 表 \* ARABIC </w:instrText>
        </w:r>
      </w:ins>
      <w:ins w:id="4517" w:author="成成" w:date="2025-09-18T15:33:04Z">
        <w:r>
          <w:rPr>
            <w:rFonts w:hint="eastAsia" w:ascii="阿里巴巴普惠体 2.0 45 Light" w:hAnsi="阿里巴巴普惠体 2.0 45 Light" w:eastAsia="阿里巴巴普惠体 2.0 45 Light" w:cs="阿里巴巴普惠体 2.0 45 Light"/>
            <w:rPrChange w:id="4518" w:author="成成" w:date="2025-09-18T15:35:33Z">
              <w:rPr/>
            </w:rPrChange>
          </w:rPr>
          <w:fldChar w:fldCharType="separate"/>
        </w:r>
      </w:ins>
      <w:ins w:id="4520" w:author="成成" w:date="2025-09-18T16:08:18Z">
        <w:r>
          <w:rPr>
            <w:rFonts w:hint="eastAsia" w:ascii="阿里巴巴普惠体 2.0 45 Light" w:hAnsi="阿里巴巴普惠体 2.0 45 Light" w:eastAsia="阿里巴巴普惠体 2.0 45 Light" w:cs="阿里巴巴普惠体 2.0 45 Light"/>
          </w:rPr>
          <w:t>50</w:t>
        </w:r>
      </w:ins>
      <w:ins w:id="4521" w:author="成成" w:date="2025-09-18T15:33:04Z">
        <w:r>
          <w:rPr>
            <w:rFonts w:hint="eastAsia" w:ascii="阿里巴巴普惠体 2.0 45 Light" w:hAnsi="阿里巴巴普惠体 2.0 45 Light" w:eastAsia="阿里巴巴普惠体 2.0 45 Light" w:cs="阿里巴巴普惠体 2.0 45 Light"/>
            <w:rPrChange w:id="4522" w:author="成成" w:date="2025-09-18T15:35:33Z">
              <w:rPr/>
            </w:rPrChange>
          </w:rPr>
          <w:fldChar w:fldCharType="end"/>
        </w:r>
        <w:bookmarkEnd w:id="666"/>
      </w:ins>
      <w:del w:id="4524" w:author="成成" w:date="2025-09-18T15:33:01Z">
        <w:r>
          <w:rPr>
            <w:rFonts w:hint="eastAsia" w:ascii="阿里巴巴普惠体 2.0 45 Light" w:hAnsi="阿里巴巴普惠体 2.0 45 Light" w:eastAsia="阿里巴巴普惠体 2.0 45 Light" w:cs="阿里巴巴普惠体 2.0 45 Light"/>
            <w:lang w:val="en-US" w:eastAsia="zh-CN"/>
          </w:rPr>
          <w:delText>表4</w:delText>
        </w:r>
      </w:del>
      <w:del w:id="4525" w:author="成成" w:date="2025-09-18T15:33:00Z">
        <w:r>
          <w:rPr>
            <w:rFonts w:hint="eastAsia" w:ascii="阿里巴巴普惠体 2.0 45 Light" w:hAnsi="阿里巴巴普惠体 2.0 45 Light" w:eastAsia="阿里巴巴普惠体 2.0 45 Light" w:cs="阿里巴巴普惠体 2.0 45 Light"/>
            <w:lang w:val="en-US" w:eastAsia="zh-CN"/>
          </w:rPr>
          <w:delText>9</w:delText>
        </w:r>
      </w:del>
      <w:r>
        <w:rPr>
          <w:rFonts w:hint="eastAsia" w:ascii="阿里巴巴普惠体 2.0 45 Light" w:hAnsi="阿里巴巴普惠体 2.0 45 Light" w:eastAsia="阿里巴巴普惠体 2.0 45 Light" w:cs="阿里巴巴普惠体 2.0 45 Light"/>
          <w:lang w:val="en-US" w:eastAsia="zh-CN"/>
        </w:rPr>
        <w:t>手指触觉格式说明</w:t>
      </w:r>
    </w:p>
    <w:tbl>
      <w:tblPr>
        <w:tblStyle w:val="25"/>
        <w:tblW w:w="8893"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1"/>
        <w:gridCol w:w="3301"/>
        <w:gridCol w:w="1479"/>
        <w:gridCol w:w="1302"/>
        <w:gridCol w:w="1740"/>
      </w:tblGrid>
      <w:tr w14:paraId="0BC9B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vAlign w:val="center"/>
          </w:tcPr>
          <w:p w14:paraId="0F0B4065">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3301" w:type="dxa"/>
            <w:vAlign w:val="center"/>
          </w:tcPr>
          <w:p w14:paraId="1B675B42">
            <w:pPr>
              <w:pStyle w:val="68"/>
              <w:ind w:firstLine="0" w:firstLineChars="0"/>
              <w:rPr>
                <w:rFonts w:hint="eastAsia" w:ascii="阿里巴巴普惠体 2.0 45 Light" w:hAnsi="阿里巴巴普惠体 2.0 45 Light" w:eastAsia="阿里巴巴普惠体 2.0 45 Light" w:cs="阿里巴巴普惠体 2.0 45 Light"/>
                <w:b/>
                <w:bCs/>
                <w:lang w:eastAsia="zh-CN"/>
              </w:rPr>
            </w:pPr>
            <w:r>
              <w:rPr>
                <w:rFonts w:hint="eastAsia" w:ascii="阿里巴巴普惠体 2.0 45 Light" w:hAnsi="阿里巴巴普惠体 2.0 45 Light" w:eastAsia="阿里巴巴普惠体 2.0 45 Light" w:cs="阿里巴巴普惠体 2.0 45 Light"/>
                <w:b/>
                <w:bCs/>
                <w:lang w:val="en-US" w:eastAsia="zh-CN"/>
              </w:rPr>
              <w:t>含义</w:t>
            </w:r>
          </w:p>
        </w:tc>
        <w:tc>
          <w:tcPr>
            <w:tcW w:w="1479" w:type="dxa"/>
            <w:vAlign w:val="center"/>
          </w:tcPr>
          <w:p w14:paraId="572738AE">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c>
          <w:tcPr>
            <w:tcW w:w="1302" w:type="dxa"/>
            <w:vAlign w:val="center"/>
          </w:tcPr>
          <w:p w14:paraId="32FE3C86">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分辨率</w:t>
            </w:r>
          </w:p>
        </w:tc>
        <w:tc>
          <w:tcPr>
            <w:tcW w:w="1740" w:type="dxa"/>
            <w:vAlign w:val="center"/>
          </w:tcPr>
          <w:p w14:paraId="47398DA3">
            <w:pPr>
              <w:pStyle w:val="68"/>
              <w:ind w:firstLine="0" w:firstLineChars="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读写权限</w:t>
            </w:r>
          </w:p>
        </w:tc>
      </w:tr>
      <w:tr w14:paraId="15BC9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vAlign w:val="center"/>
          </w:tcPr>
          <w:p w14:paraId="4CCA7555">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3000</w:t>
            </w:r>
          </w:p>
        </w:tc>
        <w:tc>
          <w:tcPr>
            <w:tcW w:w="3301" w:type="dxa"/>
            <w:vAlign w:val="center"/>
          </w:tcPr>
          <w:p w14:paraId="46315F4E">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小拇指</w:t>
            </w:r>
            <w:r>
              <w:rPr>
                <w:rFonts w:hint="eastAsia" w:ascii="阿里巴巴普惠体 2.0 45 Light" w:hAnsi="阿里巴巴普惠体 2.0 45 Light" w:eastAsia="阿里巴巴普惠体 2.0 45 Light" w:cs="阿里巴巴普惠体 2.0 45 Light"/>
                <w:lang w:val="en-US" w:eastAsia="zh-CN"/>
              </w:rPr>
              <w:t>触觉法向力数据</w:t>
            </w:r>
          </w:p>
        </w:tc>
        <w:tc>
          <w:tcPr>
            <w:tcW w:w="1479" w:type="dxa"/>
            <w:vAlign w:val="center"/>
          </w:tcPr>
          <w:p w14:paraId="416F870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vAlign w:val="center"/>
          </w:tcPr>
          <w:p w14:paraId="08599E9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0.01N</w:t>
            </w:r>
          </w:p>
        </w:tc>
        <w:tc>
          <w:tcPr>
            <w:tcW w:w="1740" w:type="dxa"/>
            <w:vAlign w:val="center"/>
          </w:tcPr>
          <w:p w14:paraId="0B5B2F22">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R</w:t>
            </w:r>
          </w:p>
        </w:tc>
      </w:tr>
      <w:tr w14:paraId="2B2A5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vAlign w:val="center"/>
          </w:tcPr>
          <w:p w14:paraId="53CE7DE5">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3001</w:t>
            </w:r>
          </w:p>
        </w:tc>
        <w:tc>
          <w:tcPr>
            <w:tcW w:w="3301" w:type="dxa"/>
            <w:vAlign w:val="center"/>
          </w:tcPr>
          <w:p w14:paraId="309EA543">
            <w:pPr>
              <w:pStyle w:val="111"/>
              <w:ind w:firstLine="0" w:firstLineChars="0"/>
              <w:rPr>
                <w:rFonts w:hint="eastAsia" w:ascii="阿里巴巴普惠体 2.0 45 Light" w:hAnsi="阿里巴巴普惠体 2.0 45 Light" w:eastAsia="阿里巴巴普惠体 2.0 45 Light" w:cs="阿里巴巴普惠体 2.0 45 Light"/>
                <w:lang w:val="en-US"/>
              </w:rPr>
            </w:pPr>
            <w:r>
              <w:rPr>
                <w:rFonts w:hint="eastAsia" w:ascii="阿里巴巴普惠体 2.0 45 Light" w:hAnsi="阿里巴巴普惠体 2.0 45 Light" w:eastAsia="阿里巴巴普惠体 2.0 45 Light" w:cs="阿里巴巴普惠体 2.0 45 Light"/>
              </w:rPr>
              <w:t>小拇指</w:t>
            </w:r>
            <w:r>
              <w:rPr>
                <w:rFonts w:hint="eastAsia" w:ascii="阿里巴巴普惠体 2.0 45 Light" w:hAnsi="阿里巴巴普惠体 2.0 45 Light" w:eastAsia="阿里巴巴普惠体 2.0 45 Light" w:cs="阿里巴巴普惠体 2.0 45 Light"/>
                <w:lang w:val="en-US" w:eastAsia="zh-CN"/>
              </w:rPr>
              <w:t>触觉切向力数据</w:t>
            </w:r>
          </w:p>
        </w:tc>
        <w:tc>
          <w:tcPr>
            <w:tcW w:w="1479" w:type="dxa"/>
            <w:vAlign w:val="center"/>
          </w:tcPr>
          <w:p w14:paraId="67D6E6C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vAlign w:val="center"/>
          </w:tcPr>
          <w:p w14:paraId="15AB6E9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0.01N</w:t>
            </w:r>
          </w:p>
        </w:tc>
        <w:tc>
          <w:tcPr>
            <w:tcW w:w="1740" w:type="dxa"/>
            <w:vAlign w:val="center"/>
          </w:tcPr>
          <w:p w14:paraId="57062C5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R</w:t>
            </w:r>
          </w:p>
        </w:tc>
      </w:tr>
      <w:tr w14:paraId="4440D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vAlign w:val="center"/>
          </w:tcPr>
          <w:p w14:paraId="22215DEA">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3002</w:t>
            </w:r>
          </w:p>
        </w:tc>
        <w:tc>
          <w:tcPr>
            <w:tcW w:w="3301" w:type="dxa"/>
            <w:vAlign w:val="center"/>
          </w:tcPr>
          <w:p w14:paraId="54C78D5E">
            <w:pPr>
              <w:pStyle w:val="111"/>
              <w:ind w:firstLine="0" w:firstLineChars="0"/>
              <w:rPr>
                <w:rFonts w:hint="eastAsia" w:ascii="阿里巴巴普惠体 2.0 45 Light" w:hAnsi="阿里巴巴普惠体 2.0 45 Light" w:eastAsia="阿里巴巴普惠体 2.0 45 Light" w:cs="阿里巴巴普惠体 2.0 45 Light"/>
                <w:lang w:val="en-US"/>
              </w:rPr>
            </w:pPr>
            <w:r>
              <w:rPr>
                <w:rFonts w:hint="eastAsia" w:ascii="阿里巴巴普惠体 2.0 45 Light" w:hAnsi="阿里巴巴普惠体 2.0 45 Light" w:eastAsia="阿里巴巴普惠体 2.0 45 Light" w:cs="阿里巴巴普惠体 2.0 45 Light"/>
              </w:rPr>
              <w:t>小拇指</w:t>
            </w:r>
            <w:r>
              <w:rPr>
                <w:rFonts w:hint="eastAsia" w:ascii="阿里巴巴普惠体 2.0 45 Light" w:hAnsi="阿里巴巴普惠体 2.0 45 Light" w:eastAsia="阿里巴巴普惠体 2.0 45 Light" w:cs="阿里巴巴普惠体 2.0 45 Light"/>
                <w:lang w:val="en-US" w:eastAsia="zh-CN"/>
              </w:rPr>
              <w:t>触觉切向力方向</w:t>
            </w:r>
          </w:p>
        </w:tc>
        <w:tc>
          <w:tcPr>
            <w:tcW w:w="1479" w:type="dxa"/>
            <w:vAlign w:val="center"/>
          </w:tcPr>
          <w:p w14:paraId="581C43D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vAlign w:val="center"/>
          </w:tcPr>
          <w:p w14:paraId="14C120A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度</w:t>
            </w:r>
          </w:p>
        </w:tc>
        <w:tc>
          <w:tcPr>
            <w:tcW w:w="1740" w:type="dxa"/>
            <w:vAlign w:val="center"/>
          </w:tcPr>
          <w:p w14:paraId="1064C45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R</w:t>
            </w:r>
          </w:p>
        </w:tc>
      </w:tr>
      <w:tr w14:paraId="2A6FB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vAlign w:val="center"/>
          </w:tcPr>
          <w:p w14:paraId="7B57DF3A">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3003</w:t>
            </w:r>
          </w:p>
        </w:tc>
        <w:tc>
          <w:tcPr>
            <w:tcW w:w="3301" w:type="dxa"/>
            <w:vAlign w:val="center"/>
          </w:tcPr>
          <w:p w14:paraId="1AAF9489">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小拇指触觉接近值低16位</w:t>
            </w:r>
          </w:p>
        </w:tc>
        <w:tc>
          <w:tcPr>
            <w:tcW w:w="1479" w:type="dxa"/>
            <w:vAlign w:val="center"/>
          </w:tcPr>
          <w:p w14:paraId="029137BB">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vMerge w:val="restart"/>
            <w:vAlign w:val="center"/>
          </w:tcPr>
          <w:p w14:paraId="1F71A29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24位</w:t>
            </w:r>
          </w:p>
        </w:tc>
        <w:tc>
          <w:tcPr>
            <w:tcW w:w="1740" w:type="dxa"/>
            <w:vMerge w:val="restart"/>
            <w:vAlign w:val="center"/>
          </w:tcPr>
          <w:p w14:paraId="7FB0F3AF">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R</w:t>
            </w:r>
          </w:p>
        </w:tc>
      </w:tr>
      <w:tr w14:paraId="311EC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vAlign w:val="center"/>
          </w:tcPr>
          <w:p w14:paraId="4E3E60BC">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3004</w:t>
            </w:r>
          </w:p>
        </w:tc>
        <w:tc>
          <w:tcPr>
            <w:tcW w:w="3301" w:type="dxa"/>
            <w:vAlign w:val="center"/>
          </w:tcPr>
          <w:p w14:paraId="0D43DE9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小拇指触觉接近值高16位</w:t>
            </w:r>
          </w:p>
        </w:tc>
        <w:tc>
          <w:tcPr>
            <w:tcW w:w="1479" w:type="dxa"/>
            <w:vAlign w:val="center"/>
          </w:tcPr>
          <w:p w14:paraId="7D072B57">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vMerge w:val="continue"/>
            <w:vAlign w:val="center"/>
          </w:tcPr>
          <w:p w14:paraId="16CAC02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p>
        </w:tc>
        <w:tc>
          <w:tcPr>
            <w:tcW w:w="1740" w:type="dxa"/>
            <w:vMerge w:val="continue"/>
            <w:vAlign w:val="center"/>
          </w:tcPr>
          <w:p w14:paraId="3B8B5FF5">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p>
        </w:tc>
      </w:tr>
      <w:tr w14:paraId="4AEDA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vAlign w:val="center"/>
          </w:tcPr>
          <w:p w14:paraId="47B3AB5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3005</w:t>
            </w:r>
          </w:p>
        </w:tc>
        <w:tc>
          <w:tcPr>
            <w:tcW w:w="3301" w:type="dxa"/>
            <w:vAlign w:val="center"/>
          </w:tcPr>
          <w:p w14:paraId="65E6C59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无名</w:t>
            </w:r>
            <w:r>
              <w:rPr>
                <w:rFonts w:hint="eastAsia" w:ascii="阿里巴巴普惠体 2.0 45 Light" w:hAnsi="阿里巴巴普惠体 2.0 45 Light" w:eastAsia="阿里巴巴普惠体 2.0 45 Light" w:cs="阿里巴巴普惠体 2.0 45 Light"/>
              </w:rPr>
              <w:t>指</w:t>
            </w:r>
            <w:r>
              <w:rPr>
                <w:rFonts w:hint="eastAsia" w:ascii="阿里巴巴普惠体 2.0 45 Light" w:hAnsi="阿里巴巴普惠体 2.0 45 Light" w:eastAsia="阿里巴巴普惠体 2.0 45 Light" w:cs="阿里巴巴普惠体 2.0 45 Light"/>
                <w:lang w:val="en-US" w:eastAsia="zh-CN"/>
              </w:rPr>
              <w:t>触觉法向力数据</w:t>
            </w:r>
          </w:p>
        </w:tc>
        <w:tc>
          <w:tcPr>
            <w:tcW w:w="1479" w:type="dxa"/>
            <w:vAlign w:val="center"/>
          </w:tcPr>
          <w:p w14:paraId="16A7C42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vAlign w:val="center"/>
          </w:tcPr>
          <w:p w14:paraId="16A7BEA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0.01N</w:t>
            </w:r>
          </w:p>
        </w:tc>
        <w:tc>
          <w:tcPr>
            <w:tcW w:w="1740" w:type="dxa"/>
            <w:vAlign w:val="center"/>
          </w:tcPr>
          <w:p w14:paraId="307E899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R</w:t>
            </w:r>
          </w:p>
        </w:tc>
      </w:tr>
      <w:tr w14:paraId="50F65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vAlign w:val="center"/>
          </w:tcPr>
          <w:p w14:paraId="48B611E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3006</w:t>
            </w:r>
          </w:p>
        </w:tc>
        <w:tc>
          <w:tcPr>
            <w:tcW w:w="3301" w:type="dxa"/>
            <w:vAlign w:val="center"/>
          </w:tcPr>
          <w:p w14:paraId="46D6075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无名</w:t>
            </w:r>
            <w:r>
              <w:rPr>
                <w:rFonts w:hint="eastAsia" w:ascii="阿里巴巴普惠体 2.0 45 Light" w:hAnsi="阿里巴巴普惠体 2.0 45 Light" w:eastAsia="阿里巴巴普惠体 2.0 45 Light" w:cs="阿里巴巴普惠体 2.0 45 Light"/>
              </w:rPr>
              <w:t>指</w:t>
            </w:r>
            <w:r>
              <w:rPr>
                <w:rFonts w:hint="eastAsia" w:ascii="阿里巴巴普惠体 2.0 45 Light" w:hAnsi="阿里巴巴普惠体 2.0 45 Light" w:eastAsia="阿里巴巴普惠体 2.0 45 Light" w:cs="阿里巴巴普惠体 2.0 45 Light"/>
                <w:lang w:val="en-US" w:eastAsia="zh-CN"/>
              </w:rPr>
              <w:t>触觉切向力数据</w:t>
            </w:r>
          </w:p>
        </w:tc>
        <w:tc>
          <w:tcPr>
            <w:tcW w:w="1479" w:type="dxa"/>
            <w:vAlign w:val="center"/>
          </w:tcPr>
          <w:p w14:paraId="09BF74F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vAlign w:val="center"/>
          </w:tcPr>
          <w:p w14:paraId="2583510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0.01N</w:t>
            </w:r>
          </w:p>
        </w:tc>
        <w:tc>
          <w:tcPr>
            <w:tcW w:w="1740" w:type="dxa"/>
            <w:vAlign w:val="center"/>
          </w:tcPr>
          <w:p w14:paraId="11F0450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R</w:t>
            </w:r>
          </w:p>
        </w:tc>
      </w:tr>
      <w:tr w14:paraId="1FF3B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vAlign w:val="center"/>
          </w:tcPr>
          <w:p w14:paraId="0713469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3007</w:t>
            </w:r>
          </w:p>
        </w:tc>
        <w:tc>
          <w:tcPr>
            <w:tcW w:w="3301" w:type="dxa"/>
            <w:vAlign w:val="center"/>
          </w:tcPr>
          <w:p w14:paraId="1B80961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无名</w:t>
            </w:r>
            <w:r>
              <w:rPr>
                <w:rFonts w:hint="eastAsia" w:ascii="阿里巴巴普惠体 2.0 45 Light" w:hAnsi="阿里巴巴普惠体 2.0 45 Light" w:eastAsia="阿里巴巴普惠体 2.0 45 Light" w:cs="阿里巴巴普惠体 2.0 45 Light"/>
              </w:rPr>
              <w:t>指</w:t>
            </w:r>
            <w:r>
              <w:rPr>
                <w:rFonts w:hint="eastAsia" w:ascii="阿里巴巴普惠体 2.0 45 Light" w:hAnsi="阿里巴巴普惠体 2.0 45 Light" w:eastAsia="阿里巴巴普惠体 2.0 45 Light" w:cs="阿里巴巴普惠体 2.0 45 Light"/>
                <w:lang w:val="en-US" w:eastAsia="zh-CN"/>
              </w:rPr>
              <w:t>触觉切向力方向</w:t>
            </w:r>
          </w:p>
        </w:tc>
        <w:tc>
          <w:tcPr>
            <w:tcW w:w="1479" w:type="dxa"/>
            <w:vAlign w:val="center"/>
          </w:tcPr>
          <w:p w14:paraId="1605A39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vAlign w:val="center"/>
          </w:tcPr>
          <w:p w14:paraId="6D969FF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度</w:t>
            </w:r>
          </w:p>
        </w:tc>
        <w:tc>
          <w:tcPr>
            <w:tcW w:w="1740" w:type="dxa"/>
            <w:vAlign w:val="center"/>
          </w:tcPr>
          <w:p w14:paraId="7255621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R</w:t>
            </w:r>
          </w:p>
        </w:tc>
      </w:tr>
      <w:tr w14:paraId="0D3DB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vAlign w:val="center"/>
          </w:tcPr>
          <w:p w14:paraId="4801385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3008</w:t>
            </w:r>
          </w:p>
        </w:tc>
        <w:tc>
          <w:tcPr>
            <w:tcW w:w="3301" w:type="dxa"/>
            <w:shd w:val="clear" w:color="auto" w:fill="auto"/>
            <w:vAlign w:val="center"/>
          </w:tcPr>
          <w:p w14:paraId="162145A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无名指触觉接近值低16位</w:t>
            </w:r>
          </w:p>
        </w:tc>
        <w:tc>
          <w:tcPr>
            <w:tcW w:w="1479" w:type="dxa"/>
            <w:vAlign w:val="center"/>
          </w:tcPr>
          <w:p w14:paraId="3746080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vMerge w:val="restart"/>
            <w:vAlign w:val="center"/>
          </w:tcPr>
          <w:p w14:paraId="51A3D34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24位</w:t>
            </w:r>
          </w:p>
        </w:tc>
        <w:tc>
          <w:tcPr>
            <w:tcW w:w="1740" w:type="dxa"/>
            <w:vMerge w:val="restart"/>
            <w:vAlign w:val="center"/>
          </w:tcPr>
          <w:p w14:paraId="567DFB7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R</w:t>
            </w:r>
          </w:p>
        </w:tc>
      </w:tr>
      <w:tr w14:paraId="7807B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vAlign w:val="center"/>
          </w:tcPr>
          <w:p w14:paraId="34966CD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3009</w:t>
            </w:r>
          </w:p>
        </w:tc>
        <w:tc>
          <w:tcPr>
            <w:tcW w:w="3301" w:type="dxa"/>
            <w:shd w:val="clear" w:color="auto" w:fill="auto"/>
            <w:vAlign w:val="center"/>
          </w:tcPr>
          <w:p w14:paraId="6407607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无名指触觉接近值高16位</w:t>
            </w:r>
          </w:p>
        </w:tc>
        <w:tc>
          <w:tcPr>
            <w:tcW w:w="1479" w:type="dxa"/>
            <w:vAlign w:val="center"/>
          </w:tcPr>
          <w:p w14:paraId="1E69D4D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vMerge w:val="continue"/>
            <w:vAlign w:val="center"/>
          </w:tcPr>
          <w:p w14:paraId="2633E5A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p>
        </w:tc>
        <w:tc>
          <w:tcPr>
            <w:tcW w:w="1740" w:type="dxa"/>
            <w:vMerge w:val="continue"/>
            <w:vAlign w:val="center"/>
          </w:tcPr>
          <w:p w14:paraId="1A00913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p>
        </w:tc>
      </w:tr>
      <w:tr w14:paraId="399645AC">
        <w:tblPrEx>
          <w:tblCellMar>
            <w:top w:w="0" w:type="dxa"/>
            <w:left w:w="108" w:type="dxa"/>
            <w:bottom w:w="0" w:type="dxa"/>
            <w:right w:w="108" w:type="dxa"/>
          </w:tblCellMar>
        </w:tblPrEx>
        <w:trPr>
          <w:trHeight w:val="510" w:hRule="atLeast"/>
        </w:trPr>
        <w:tc>
          <w:tcPr>
            <w:tcW w:w="1071" w:type="dxa"/>
            <w:shd w:val="clear" w:color="auto" w:fill="auto"/>
            <w:vAlign w:val="center"/>
          </w:tcPr>
          <w:p w14:paraId="38F535C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3010</w:t>
            </w:r>
          </w:p>
        </w:tc>
        <w:tc>
          <w:tcPr>
            <w:tcW w:w="3301" w:type="dxa"/>
            <w:shd w:val="clear" w:color="auto" w:fill="auto"/>
            <w:vAlign w:val="center"/>
          </w:tcPr>
          <w:p w14:paraId="314DEED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中</w:t>
            </w:r>
            <w:r>
              <w:rPr>
                <w:rFonts w:hint="eastAsia" w:ascii="阿里巴巴普惠体 2.0 45 Light" w:hAnsi="阿里巴巴普惠体 2.0 45 Light" w:eastAsia="阿里巴巴普惠体 2.0 45 Light" w:cs="阿里巴巴普惠体 2.0 45 Light"/>
              </w:rPr>
              <w:t>指</w:t>
            </w:r>
            <w:r>
              <w:rPr>
                <w:rFonts w:hint="eastAsia" w:ascii="阿里巴巴普惠体 2.0 45 Light" w:hAnsi="阿里巴巴普惠体 2.0 45 Light" w:eastAsia="阿里巴巴普惠体 2.0 45 Light" w:cs="阿里巴巴普惠体 2.0 45 Light"/>
                <w:lang w:val="en-US" w:eastAsia="zh-CN"/>
              </w:rPr>
              <w:t>触觉法向力数据</w:t>
            </w:r>
          </w:p>
        </w:tc>
        <w:tc>
          <w:tcPr>
            <w:tcW w:w="1479" w:type="dxa"/>
            <w:shd w:val="clear" w:color="auto" w:fill="auto"/>
            <w:vAlign w:val="center"/>
          </w:tcPr>
          <w:p w14:paraId="4158921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shd w:val="clear" w:color="auto" w:fill="auto"/>
            <w:vAlign w:val="center"/>
          </w:tcPr>
          <w:p w14:paraId="0A57FC9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0.01N</w:t>
            </w:r>
          </w:p>
        </w:tc>
        <w:tc>
          <w:tcPr>
            <w:tcW w:w="1740" w:type="dxa"/>
            <w:shd w:val="clear" w:color="auto" w:fill="auto"/>
            <w:vAlign w:val="center"/>
          </w:tcPr>
          <w:p w14:paraId="67DC2DB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R</w:t>
            </w:r>
          </w:p>
        </w:tc>
      </w:tr>
      <w:tr w14:paraId="4757A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shd w:val="clear" w:color="auto" w:fill="auto"/>
            <w:vAlign w:val="center"/>
          </w:tcPr>
          <w:p w14:paraId="39237FC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3011</w:t>
            </w:r>
          </w:p>
        </w:tc>
        <w:tc>
          <w:tcPr>
            <w:tcW w:w="3301" w:type="dxa"/>
            <w:shd w:val="clear" w:color="auto" w:fill="auto"/>
            <w:vAlign w:val="center"/>
          </w:tcPr>
          <w:p w14:paraId="0D7A189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中</w:t>
            </w:r>
            <w:r>
              <w:rPr>
                <w:rFonts w:hint="eastAsia" w:ascii="阿里巴巴普惠体 2.0 45 Light" w:hAnsi="阿里巴巴普惠体 2.0 45 Light" w:eastAsia="阿里巴巴普惠体 2.0 45 Light" w:cs="阿里巴巴普惠体 2.0 45 Light"/>
              </w:rPr>
              <w:t>指</w:t>
            </w:r>
            <w:r>
              <w:rPr>
                <w:rFonts w:hint="eastAsia" w:ascii="阿里巴巴普惠体 2.0 45 Light" w:hAnsi="阿里巴巴普惠体 2.0 45 Light" w:eastAsia="阿里巴巴普惠体 2.0 45 Light" w:cs="阿里巴巴普惠体 2.0 45 Light"/>
                <w:lang w:val="en-US" w:eastAsia="zh-CN"/>
              </w:rPr>
              <w:t>触觉切向力数据</w:t>
            </w:r>
          </w:p>
        </w:tc>
        <w:tc>
          <w:tcPr>
            <w:tcW w:w="1479" w:type="dxa"/>
            <w:shd w:val="clear" w:color="auto" w:fill="auto"/>
            <w:vAlign w:val="center"/>
          </w:tcPr>
          <w:p w14:paraId="4493E34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shd w:val="clear" w:color="auto" w:fill="auto"/>
            <w:vAlign w:val="center"/>
          </w:tcPr>
          <w:p w14:paraId="0FA528E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0.01N</w:t>
            </w:r>
          </w:p>
        </w:tc>
        <w:tc>
          <w:tcPr>
            <w:tcW w:w="1740" w:type="dxa"/>
            <w:shd w:val="clear" w:color="auto" w:fill="auto"/>
            <w:vAlign w:val="center"/>
          </w:tcPr>
          <w:p w14:paraId="15B1BBE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R</w:t>
            </w:r>
          </w:p>
        </w:tc>
      </w:tr>
      <w:tr w14:paraId="51264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shd w:val="clear" w:color="auto" w:fill="auto"/>
            <w:vAlign w:val="center"/>
          </w:tcPr>
          <w:p w14:paraId="16A7729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3012</w:t>
            </w:r>
          </w:p>
        </w:tc>
        <w:tc>
          <w:tcPr>
            <w:tcW w:w="3301" w:type="dxa"/>
            <w:shd w:val="clear" w:color="auto" w:fill="auto"/>
            <w:vAlign w:val="center"/>
          </w:tcPr>
          <w:p w14:paraId="4FE0409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中</w:t>
            </w:r>
            <w:r>
              <w:rPr>
                <w:rFonts w:hint="eastAsia" w:ascii="阿里巴巴普惠体 2.0 45 Light" w:hAnsi="阿里巴巴普惠体 2.0 45 Light" w:eastAsia="阿里巴巴普惠体 2.0 45 Light" w:cs="阿里巴巴普惠体 2.0 45 Light"/>
              </w:rPr>
              <w:t>指</w:t>
            </w:r>
            <w:r>
              <w:rPr>
                <w:rFonts w:hint="eastAsia" w:ascii="阿里巴巴普惠体 2.0 45 Light" w:hAnsi="阿里巴巴普惠体 2.0 45 Light" w:eastAsia="阿里巴巴普惠体 2.0 45 Light" w:cs="阿里巴巴普惠体 2.0 45 Light"/>
                <w:lang w:val="en-US" w:eastAsia="zh-CN"/>
              </w:rPr>
              <w:t>触觉切向力方向</w:t>
            </w:r>
          </w:p>
        </w:tc>
        <w:tc>
          <w:tcPr>
            <w:tcW w:w="1479" w:type="dxa"/>
            <w:shd w:val="clear" w:color="auto" w:fill="auto"/>
            <w:vAlign w:val="center"/>
          </w:tcPr>
          <w:p w14:paraId="6748562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shd w:val="clear" w:color="auto" w:fill="auto"/>
            <w:vAlign w:val="center"/>
          </w:tcPr>
          <w:p w14:paraId="52E0158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度</w:t>
            </w:r>
          </w:p>
        </w:tc>
        <w:tc>
          <w:tcPr>
            <w:tcW w:w="1740" w:type="dxa"/>
            <w:shd w:val="clear" w:color="auto" w:fill="auto"/>
            <w:vAlign w:val="center"/>
          </w:tcPr>
          <w:p w14:paraId="3394226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R</w:t>
            </w:r>
          </w:p>
        </w:tc>
      </w:tr>
      <w:tr w14:paraId="4762E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shd w:val="clear" w:color="auto" w:fill="auto"/>
            <w:vAlign w:val="center"/>
          </w:tcPr>
          <w:p w14:paraId="4837BD7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3013</w:t>
            </w:r>
          </w:p>
        </w:tc>
        <w:tc>
          <w:tcPr>
            <w:tcW w:w="3301" w:type="dxa"/>
            <w:shd w:val="clear" w:color="auto" w:fill="auto"/>
            <w:vAlign w:val="center"/>
          </w:tcPr>
          <w:p w14:paraId="0AF7B20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中指触觉接近值低16位</w:t>
            </w:r>
          </w:p>
        </w:tc>
        <w:tc>
          <w:tcPr>
            <w:tcW w:w="1479" w:type="dxa"/>
            <w:shd w:val="clear" w:color="auto" w:fill="auto"/>
            <w:vAlign w:val="center"/>
          </w:tcPr>
          <w:p w14:paraId="440B497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vMerge w:val="restart"/>
            <w:shd w:val="clear" w:color="auto" w:fill="auto"/>
            <w:vAlign w:val="center"/>
          </w:tcPr>
          <w:p w14:paraId="5D5A5E7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24位</w:t>
            </w:r>
          </w:p>
        </w:tc>
        <w:tc>
          <w:tcPr>
            <w:tcW w:w="1740" w:type="dxa"/>
            <w:vMerge w:val="restart"/>
            <w:shd w:val="clear" w:color="auto" w:fill="auto"/>
            <w:vAlign w:val="center"/>
          </w:tcPr>
          <w:p w14:paraId="1C9E6F7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R</w:t>
            </w:r>
          </w:p>
        </w:tc>
      </w:tr>
      <w:tr w14:paraId="40673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shd w:val="clear" w:color="auto" w:fill="auto"/>
            <w:vAlign w:val="center"/>
          </w:tcPr>
          <w:p w14:paraId="6105693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3014</w:t>
            </w:r>
          </w:p>
        </w:tc>
        <w:tc>
          <w:tcPr>
            <w:tcW w:w="3301" w:type="dxa"/>
            <w:shd w:val="clear" w:color="auto" w:fill="auto"/>
            <w:vAlign w:val="center"/>
          </w:tcPr>
          <w:p w14:paraId="3BD9449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中指触觉接近值高16位</w:t>
            </w:r>
          </w:p>
        </w:tc>
        <w:tc>
          <w:tcPr>
            <w:tcW w:w="1479" w:type="dxa"/>
            <w:shd w:val="clear" w:color="auto" w:fill="auto"/>
            <w:vAlign w:val="center"/>
          </w:tcPr>
          <w:p w14:paraId="6AC8CB3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vMerge w:val="continue"/>
            <w:shd w:val="clear" w:color="auto" w:fill="auto"/>
            <w:vAlign w:val="center"/>
          </w:tcPr>
          <w:p w14:paraId="4B75D42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p>
        </w:tc>
        <w:tc>
          <w:tcPr>
            <w:tcW w:w="1740" w:type="dxa"/>
            <w:vMerge w:val="continue"/>
            <w:shd w:val="clear" w:color="auto" w:fill="auto"/>
            <w:vAlign w:val="center"/>
          </w:tcPr>
          <w:p w14:paraId="1E51440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p>
        </w:tc>
      </w:tr>
      <w:tr w14:paraId="1BB5C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shd w:val="clear" w:color="auto" w:fill="auto"/>
            <w:vAlign w:val="center"/>
          </w:tcPr>
          <w:p w14:paraId="64899FB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3015</w:t>
            </w:r>
          </w:p>
        </w:tc>
        <w:tc>
          <w:tcPr>
            <w:tcW w:w="3301" w:type="dxa"/>
            <w:shd w:val="clear" w:color="auto" w:fill="auto"/>
            <w:vAlign w:val="center"/>
          </w:tcPr>
          <w:p w14:paraId="37C1A44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食</w:t>
            </w:r>
            <w:r>
              <w:rPr>
                <w:rFonts w:hint="eastAsia" w:ascii="阿里巴巴普惠体 2.0 45 Light" w:hAnsi="阿里巴巴普惠体 2.0 45 Light" w:eastAsia="阿里巴巴普惠体 2.0 45 Light" w:cs="阿里巴巴普惠体 2.0 45 Light"/>
              </w:rPr>
              <w:t>指</w:t>
            </w:r>
            <w:r>
              <w:rPr>
                <w:rFonts w:hint="eastAsia" w:ascii="阿里巴巴普惠体 2.0 45 Light" w:hAnsi="阿里巴巴普惠体 2.0 45 Light" w:eastAsia="阿里巴巴普惠体 2.0 45 Light" w:cs="阿里巴巴普惠体 2.0 45 Light"/>
                <w:lang w:val="en-US" w:eastAsia="zh-CN"/>
              </w:rPr>
              <w:t>触觉法向力数据</w:t>
            </w:r>
          </w:p>
        </w:tc>
        <w:tc>
          <w:tcPr>
            <w:tcW w:w="1479" w:type="dxa"/>
            <w:shd w:val="clear" w:color="auto" w:fill="auto"/>
            <w:vAlign w:val="center"/>
          </w:tcPr>
          <w:p w14:paraId="34A1451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shd w:val="clear" w:color="auto" w:fill="auto"/>
            <w:vAlign w:val="center"/>
          </w:tcPr>
          <w:p w14:paraId="02AE905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0.01N</w:t>
            </w:r>
          </w:p>
        </w:tc>
        <w:tc>
          <w:tcPr>
            <w:tcW w:w="1740" w:type="dxa"/>
            <w:shd w:val="clear" w:color="auto" w:fill="auto"/>
            <w:vAlign w:val="center"/>
          </w:tcPr>
          <w:p w14:paraId="11161FA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R</w:t>
            </w:r>
          </w:p>
        </w:tc>
      </w:tr>
      <w:tr w14:paraId="1FD10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shd w:val="clear" w:color="auto" w:fill="auto"/>
            <w:vAlign w:val="center"/>
          </w:tcPr>
          <w:p w14:paraId="1F44BCD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3016</w:t>
            </w:r>
          </w:p>
        </w:tc>
        <w:tc>
          <w:tcPr>
            <w:tcW w:w="3301" w:type="dxa"/>
            <w:shd w:val="clear" w:color="auto" w:fill="auto"/>
            <w:vAlign w:val="center"/>
          </w:tcPr>
          <w:p w14:paraId="20C82AA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食</w:t>
            </w:r>
            <w:r>
              <w:rPr>
                <w:rFonts w:hint="eastAsia" w:ascii="阿里巴巴普惠体 2.0 45 Light" w:hAnsi="阿里巴巴普惠体 2.0 45 Light" w:eastAsia="阿里巴巴普惠体 2.0 45 Light" w:cs="阿里巴巴普惠体 2.0 45 Light"/>
              </w:rPr>
              <w:t>指</w:t>
            </w:r>
            <w:r>
              <w:rPr>
                <w:rFonts w:hint="eastAsia" w:ascii="阿里巴巴普惠体 2.0 45 Light" w:hAnsi="阿里巴巴普惠体 2.0 45 Light" w:eastAsia="阿里巴巴普惠体 2.0 45 Light" w:cs="阿里巴巴普惠体 2.0 45 Light"/>
                <w:lang w:val="en-US" w:eastAsia="zh-CN"/>
              </w:rPr>
              <w:t>触觉切向力数据</w:t>
            </w:r>
          </w:p>
        </w:tc>
        <w:tc>
          <w:tcPr>
            <w:tcW w:w="1479" w:type="dxa"/>
            <w:shd w:val="clear" w:color="auto" w:fill="auto"/>
            <w:vAlign w:val="center"/>
          </w:tcPr>
          <w:p w14:paraId="7F05238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shd w:val="clear" w:color="auto" w:fill="auto"/>
            <w:vAlign w:val="center"/>
          </w:tcPr>
          <w:p w14:paraId="01F55C7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0.01N</w:t>
            </w:r>
          </w:p>
        </w:tc>
        <w:tc>
          <w:tcPr>
            <w:tcW w:w="1740" w:type="dxa"/>
            <w:shd w:val="clear" w:color="auto" w:fill="auto"/>
            <w:vAlign w:val="center"/>
          </w:tcPr>
          <w:p w14:paraId="55188A1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R</w:t>
            </w:r>
          </w:p>
        </w:tc>
      </w:tr>
      <w:tr w14:paraId="27B64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shd w:val="clear" w:color="auto" w:fill="auto"/>
            <w:vAlign w:val="center"/>
          </w:tcPr>
          <w:p w14:paraId="3388106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3017</w:t>
            </w:r>
          </w:p>
        </w:tc>
        <w:tc>
          <w:tcPr>
            <w:tcW w:w="3301" w:type="dxa"/>
            <w:shd w:val="clear" w:color="auto" w:fill="auto"/>
            <w:vAlign w:val="center"/>
          </w:tcPr>
          <w:p w14:paraId="557807F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食</w:t>
            </w:r>
            <w:r>
              <w:rPr>
                <w:rFonts w:hint="eastAsia" w:ascii="阿里巴巴普惠体 2.0 45 Light" w:hAnsi="阿里巴巴普惠体 2.0 45 Light" w:eastAsia="阿里巴巴普惠体 2.0 45 Light" w:cs="阿里巴巴普惠体 2.0 45 Light"/>
              </w:rPr>
              <w:t>指</w:t>
            </w:r>
            <w:r>
              <w:rPr>
                <w:rFonts w:hint="eastAsia" w:ascii="阿里巴巴普惠体 2.0 45 Light" w:hAnsi="阿里巴巴普惠体 2.0 45 Light" w:eastAsia="阿里巴巴普惠体 2.0 45 Light" w:cs="阿里巴巴普惠体 2.0 45 Light"/>
                <w:lang w:val="en-US" w:eastAsia="zh-CN"/>
              </w:rPr>
              <w:t>触觉切向力方向</w:t>
            </w:r>
          </w:p>
        </w:tc>
        <w:tc>
          <w:tcPr>
            <w:tcW w:w="1479" w:type="dxa"/>
            <w:shd w:val="clear" w:color="auto" w:fill="auto"/>
            <w:vAlign w:val="center"/>
          </w:tcPr>
          <w:p w14:paraId="4E6DC28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shd w:val="clear" w:color="auto" w:fill="auto"/>
            <w:vAlign w:val="center"/>
          </w:tcPr>
          <w:p w14:paraId="6824A63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度</w:t>
            </w:r>
          </w:p>
        </w:tc>
        <w:tc>
          <w:tcPr>
            <w:tcW w:w="1740" w:type="dxa"/>
            <w:shd w:val="clear" w:color="auto" w:fill="auto"/>
            <w:vAlign w:val="center"/>
          </w:tcPr>
          <w:p w14:paraId="2D289C3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R</w:t>
            </w:r>
          </w:p>
        </w:tc>
      </w:tr>
      <w:tr w14:paraId="74E78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shd w:val="clear" w:color="auto" w:fill="auto"/>
            <w:vAlign w:val="center"/>
          </w:tcPr>
          <w:p w14:paraId="05385EE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3018</w:t>
            </w:r>
          </w:p>
        </w:tc>
        <w:tc>
          <w:tcPr>
            <w:tcW w:w="3301" w:type="dxa"/>
            <w:shd w:val="clear" w:color="auto" w:fill="auto"/>
            <w:vAlign w:val="center"/>
          </w:tcPr>
          <w:p w14:paraId="2958EB4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食指触觉接近值低16位</w:t>
            </w:r>
          </w:p>
        </w:tc>
        <w:tc>
          <w:tcPr>
            <w:tcW w:w="1479" w:type="dxa"/>
            <w:shd w:val="clear" w:color="auto" w:fill="auto"/>
            <w:vAlign w:val="center"/>
          </w:tcPr>
          <w:p w14:paraId="338ED71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vMerge w:val="restart"/>
            <w:shd w:val="clear" w:color="auto" w:fill="auto"/>
            <w:vAlign w:val="center"/>
          </w:tcPr>
          <w:p w14:paraId="1FC5DAD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24位</w:t>
            </w:r>
          </w:p>
        </w:tc>
        <w:tc>
          <w:tcPr>
            <w:tcW w:w="1740" w:type="dxa"/>
            <w:vMerge w:val="restart"/>
            <w:shd w:val="clear" w:color="auto" w:fill="auto"/>
            <w:vAlign w:val="center"/>
          </w:tcPr>
          <w:p w14:paraId="6E202FA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R</w:t>
            </w:r>
          </w:p>
        </w:tc>
      </w:tr>
      <w:tr w14:paraId="4C38E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shd w:val="clear" w:color="auto" w:fill="auto"/>
            <w:vAlign w:val="center"/>
          </w:tcPr>
          <w:p w14:paraId="008A6EC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3019</w:t>
            </w:r>
          </w:p>
        </w:tc>
        <w:tc>
          <w:tcPr>
            <w:tcW w:w="3301" w:type="dxa"/>
            <w:shd w:val="clear" w:color="auto" w:fill="auto"/>
            <w:vAlign w:val="center"/>
          </w:tcPr>
          <w:p w14:paraId="07F9A95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食指触觉接近值高16位</w:t>
            </w:r>
          </w:p>
        </w:tc>
        <w:tc>
          <w:tcPr>
            <w:tcW w:w="1479" w:type="dxa"/>
            <w:shd w:val="clear" w:color="auto" w:fill="auto"/>
            <w:vAlign w:val="center"/>
          </w:tcPr>
          <w:p w14:paraId="18D6FD5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vMerge w:val="continue"/>
            <w:shd w:val="clear" w:color="auto" w:fill="auto"/>
            <w:vAlign w:val="center"/>
          </w:tcPr>
          <w:p w14:paraId="33E30D6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p>
        </w:tc>
        <w:tc>
          <w:tcPr>
            <w:tcW w:w="1740" w:type="dxa"/>
            <w:vMerge w:val="continue"/>
            <w:shd w:val="clear" w:color="auto" w:fill="auto"/>
            <w:vAlign w:val="center"/>
          </w:tcPr>
          <w:p w14:paraId="41FDD10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p>
        </w:tc>
      </w:tr>
      <w:tr w14:paraId="71104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shd w:val="clear" w:color="auto" w:fill="auto"/>
            <w:vAlign w:val="center"/>
          </w:tcPr>
          <w:p w14:paraId="5CAFF54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3020</w:t>
            </w:r>
          </w:p>
        </w:tc>
        <w:tc>
          <w:tcPr>
            <w:tcW w:w="3301" w:type="dxa"/>
            <w:shd w:val="clear" w:color="auto" w:fill="auto"/>
            <w:vAlign w:val="center"/>
          </w:tcPr>
          <w:p w14:paraId="278AF99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大拇</w:t>
            </w:r>
            <w:r>
              <w:rPr>
                <w:rFonts w:hint="eastAsia" w:ascii="阿里巴巴普惠体 2.0 45 Light" w:hAnsi="阿里巴巴普惠体 2.0 45 Light" w:eastAsia="阿里巴巴普惠体 2.0 45 Light" w:cs="阿里巴巴普惠体 2.0 45 Light"/>
              </w:rPr>
              <w:t>指</w:t>
            </w:r>
            <w:r>
              <w:rPr>
                <w:rFonts w:hint="eastAsia" w:ascii="阿里巴巴普惠体 2.0 45 Light" w:hAnsi="阿里巴巴普惠体 2.0 45 Light" w:eastAsia="阿里巴巴普惠体 2.0 45 Light" w:cs="阿里巴巴普惠体 2.0 45 Light"/>
                <w:lang w:val="en-US" w:eastAsia="zh-CN"/>
              </w:rPr>
              <w:t>触觉法向力数据</w:t>
            </w:r>
          </w:p>
        </w:tc>
        <w:tc>
          <w:tcPr>
            <w:tcW w:w="1479" w:type="dxa"/>
            <w:shd w:val="clear" w:color="auto" w:fill="auto"/>
            <w:vAlign w:val="center"/>
          </w:tcPr>
          <w:p w14:paraId="7E76B34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shd w:val="clear" w:color="auto" w:fill="auto"/>
            <w:vAlign w:val="center"/>
          </w:tcPr>
          <w:p w14:paraId="57E6FB3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0.01N</w:t>
            </w:r>
          </w:p>
        </w:tc>
        <w:tc>
          <w:tcPr>
            <w:tcW w:w="1740" w:type="dxa"/>
            <w:shd w:val="clear" w:color="auto" w:fill="auto"/>
            <w:vAlign w:val="center"/>
          </w:tcPr>
          <w:p w14:paraId="1FD4FFC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R</w:t>
            </w:r>
          </w:p>
        </w:tc>
      </w:tr>
      <w:tr w14:paraId="50363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shd w:val="clear" w:color="auto" w:fill="auto"/>
            <w:vAlign w:val="center"/>
          </w:tcPr>
          <w:p w14:paraId="01C4FA1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3021</w:t>
            </w:r>
          </w:p>
        </w:tc>
        <w:tc>
          <w:tcPr>
            <w:tcW w:w="3301" w:type="dxa"/>
            <w:shd w:val="clear" w:color="auto" w:fill="auto"/>
            <w:vAlign w:val="center"/>
          </w:tcPr>
          <w:p w14:paraId="244F798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大拇</w:t>
            </w:r>
            <w:r>
              <w:rPr>
                <w:rFonts w:hint="eastAsia" w:ascii="阿里巴巴普惠体 2.0 45 Light" w:hAnsi="阿里巴巴普惠体 2.0 45 Light" w:eastAsia="阿里巴巴普惠体 2.0 45 Light" w:cs="阿里巴巴普惠体 2.0 45 Light"/>
              </w:rPr>
              <w:t>指</w:t>
            </w:r>
            <w:r>
              <w:rPr>
                <w:rFonts w:hint="eastAsia" w:ascii="阿里巴巴普惠体 2.0 45 Light" w:hAnsi="阿里巴巴普惠体 2.0 45 Light" w:eastAsia="阿里巴巴普惠体 2.0 45 Light" w:cs="阿里巴巴普惠体 2.0 45 Light"/>
                <w:lang w:val="en-US" w:eastAsia="zh-CN"/>
              </w:rPr>
              <w:t>触觉切向力数据</w:t>
            </w:r>
          </w:p>
        </w:tc>
        <w:tc>
          <w:tcPr>
            <w:tcW w:w="1479" w:type="dxa"/>
            <w:shd w:val="clear" w:color="auto" w:fill="auto"/>
            <w:vAlign w:val="center"/>
          </w:tcPr>
          <w:p w14:paraId="47CD05F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shd w:val="clear" w:color="auto" w:fill="auto"/>
            <w:vAlign w:val="center"/>
          </w:tcPr>
          <w:p w14:paraId="60D438F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0.01N</w:t>
            </w:r>
          </w:p>
        </w:tc>
        <w:tc>
          <w:tcPr>
            <w:tcW w:w="1740" w:type="dxa"/>
            <w:shd w:val="clear" w:color="auto" w:fill="auto"/>
            <w:vAlign w:val="center"/>
          </w:tcPr>
          <w:p w14:paraId="304C8A4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R</w:t>
            </w:r>
          </w:p>
        </w:tc>
      </w:tr>
      <w:tr w14:paraId="34F9E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shd w:val="clear" w:color="auto" w:fill="auto"/>
            <w:vAlign w:val="center"/>
          </w:tcPr>
          <w:p w14:paraId="66360E8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3022</w:t>
            </w:r>
          </w:p>
        </w:tc>
        <w:tc>
          <w:tcPr>
            <w:tcW w:w="3301" w:type="dxa"/>
            <w:shd w:val="clear" w:color="auto" w:fill="auto"/>
            <w:vAlign w:val="center"/>
          </w:tcPr>
          <w:p w14:paraId="171B193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大拇</w:t>
            </w:r>
            <w:r>
              <w:rPr>
                <w:rFonts w:hint="eastAsia" w:ascii="阿里巴巴普惠体 2.0 45 Light" w:hAnsi="阿里巴巴普惠体 2.0 45 Light" w:eastAsia="阿里巴巴普惠体 2.0 45 Light" w:cs="阿里巴巴普惠体 2.0 45 Light"/>
              </w:rPr>
              <w:t>指</w:t>
            </w:r>
            <w:r>
              <w:rPr>
                <w:rFonts w:hint="eastAsia" w:ascii="阿里巴巴普惠体 2.0 45 Light" w:hAnsi="阿里巴巴普惠体 2.0 45 Light" w:eastAsia="阿里巴巴普惠体 2.0 45 Light" w:cs="阿里巴巴普惠体 2.0 45 Light"/>
                <w:lang w:val="en-US" w:eastAsia="zh-CN"/>
              </w:rPr>
              <w:t>触觉切向力方向</w:t>
            </w:r>
          </w:p>
        </w:tc>
        <w:tc>
          <w:tcPr>
            <w:tcW w:w="1479" w:type="dxa"/>
            <w:shd w:val="clear" w:color="auto" w:fill="auto"/>
            <w:vAlign w:val="center"/>
          </w:tcPr>
          <w:p w14:paraId="189F878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shd w:val="clear" w:color="auto" w:fill="auto"/>
            <w:vAlign w:val="center"/>
          </w:tcPr>
          <w:p w14:paraId="1A989F9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度</w:t>
            </w:r>
          </w:p>
        </w:tc>
        <w:tc>
          <w:tcPr>
            <w:tcW w:w="1740" w:type="dxa"/>
            <w:shd w:val="clear" w:color="auto" w:fill="auto"/>
            <w:vAlign w:val="center"/>
          </w:tcPr>
          <w:p w14:paraId="27D5B52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R</w:t>
            </w:r>
          </w:p>
        </w:tc>
      </w:tr>
      <w:tr w14:paraId="580A0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shd w:val="clear" w:color="auto" w:fill="auto"/>
            <w:vAlign w:val="center"/>
          </w:tcPr>
          <w:p w14:paraId="575DE61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3023</w:t>
            </w:r>
          </w:p>
        </w:tc>
        <w:tc>
          <w:tcPr>
            <w:tcW w:w="3301" w:type="dxa"/>
            <w:shd w:val="clear" w:color="auto" w:fill="auto"/>
            <w:vAlign w:val="center"/>
          </w:tcPr>
          <w:p w14:paraId="5B86AF6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大拇指触觉接近值低16位</w:t>
            </w:r>
          </w:p>
        </w:tc>
        <w:tc>
          <w:tcPr>
            <w:tcW w:w="1479" w:type="dxa"/>
            <w:shd w:val="clear" w:color="auto" w:fill="auto"/>
            <w:vAlign w:val="center"/>
          </w:tcPr>
          <w:p w14:paraId="14F05DA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vMerge w:val="restart"/>
            <w:shd w:val="clear" w:color="auto" w:fill="auto"/>
            <w:vAlign w:val="center"/>
          </w:tcPr>
          <w:p w14:paraId="27098B8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24位</w:t>
            </w:r>
          </w:p>
        </w:tc>
        <w:tc>
          <w:tcPr>
            <w:tcW w:w="1740" w:type="dxa"/>
            <w:vMerge w:val="restart"/>
            <w:shd w:val="clear" w:color="auto" w:fill="auto"/>
            <w:vAlign w:val="center"/>
          </w:tcPr>
          <w:p w14:paraId="59CEA55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R</w:t>
            </w:r>
          </w:p>
        </w:tc>
      </w:tr>
      <w:tr w14:paraId="57B63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shd w:val="clear" w:color="auto" w:fill="auto"/>
            <w:vAlign w:val="center"/>
          </w:tcPr>
          <w:p w14:paraId="3401BC6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3024</w:t>
            </w:r>
          </w:p>
        </w:tc>
        <w:tc>
          <w:tcPr>
            <w:tcW w:w="3301" w:type="dxa"/>
            <w:shd w:val="clear" w:color="auto" w:fill="auto"/>
            <w:vAlign w:val="center"/>
          </w:tcPr>
          <w:p w14:paraId="6F5DB32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大拇指触觉接近值高16位</w:t>
            </w:r>
          </w:p>
        </w:tc>
        <w:tc>
          <w:tcPr>
            <w:tcW w:w="1479" w:type="dxa"/>
            <w:shd w:val="clear" w:color="auto" w:fill="auto"/>
            <w:vAlign w:val="center"/>
          </w:tcPr>
          <w:p w14:paraId="49D70AC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vMerge w:val="continue"/>
            <w:shd w:val="clear" w:color="auto" w:fill="auto"/>
            <w:vAlign w:val="center"/>
          </w:tcPr>
          <w:p w14:paraId="5D8DFFD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p>
        </w:tc>
        <w:tc>
          <w:tcPr>
            <w:tcW w:w="1740" w:type="dxa"/>
            <w:vMerge w:val="continue"/>
            <w:shd w:val="clear" w:color="auto" w:fill="auto"/>
            <w:vAlign w:val="center"/>
          </w:tcPr>
          <w:p w14:paraId="42C0F83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p>
        </w:tc>
      </w:tr>
      <w:tr w14:paraId="0F476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shd w:val="clear" w:color="auto" w:fill="auto"/>
            <w:vAlign w:val="center"/>
          </w:tcPr>
          <w:p w14:paraId="124F9F6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3025</w:t>
            </w:r>
          </w:p>
        </w:tc>
        <w:tc>
          <w:tcPr>
            <w:tcW w:w="3301" w:type="dxa"/>
            <w:shd w:val="clear" w:color="auto" w:fill="auto"/>
            <w:vAlign w:val="center"/>
          </w:tcPr>
          <w:p w14:paraId="71F0E72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掌心（右）触觉法向力数据</w:t>
            </w:r>
          </w:p>
        </w:tc>
        <w:tc>
          <w:tcPr>
            <w:tcW w:w="1479" w:type="dxa"/>
            <w:shd w:val="clear" w:color="auto" w:fill="auto"/>
            <w:vAlign w:val="center"/>
          </w:tcPr>
          <w:p w14:paraId="74B80E4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shd w:val="clear" w:color="auto" w:fill="auto"/>
            <w:vAlign w:val="center"/>
          </w:tcPr>
          <w:p w14:paraId="544BF62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0.01N</w:t>
            </w:r>
          </w:p>
        </w:tc>
        <w:tc>
          <w:tcPr>
            <w:tcW w:w="1740" w:type="dxa"/>
            <w:shd w:val="clear" w:color="auto" w:fill="auto"/>
            <w:vAlign w:val="center"/>
          </w:tcPr>
          <w:p w14:paraId="0D225BC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R</w:t>
            </w:r>
          </w:p>
        </w:tc>
      </w:tr>
      <w:tr w14:paraId="2733C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shd w:val="clear" w:color="auto" w:fill="auto"/>
            <w:vAlign w:val="center"/>
          </w:tcPr>
          <w:p w14:paraId="0465603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3026</w:t>
            </w:r>
          </w:p>
        </w:tc>
        <w:tc>
          <w:tcPr>
            <w:tcW w:w="3301" w:type="dxa"/>
            <w:shd w:val="clear" w:color="auto" w:fill="auto"/>
            <w:vAlign w:val="center"/>
          </w:tcPr>
          <w:p w14:paraId="7356B43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掌心（右）触觉切向力数据</w:t>
            </w:r>
          </w:p>
        </w:tc>
        <w:tc>
          <w:tcPr>
            <w:tcW w:w="1479" w:type="dxa"/>
            <w:shd w:val="clear" w:color="auto" w:fill="auto"/>
            <w:vAlign w:val="center"/>
          </w:tcPr>
          <w:p w14:paraId="5A16C78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shd w:val="clear" w:color="auto" w:fill="auto"/>
            <w:vAlign w:val="center"/>
          </w:tcPr>
          <w:p w14:paraId="13E3A0F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0.01N</w:t>
            </w:r>
          </w:p>
        </w:tc>
        <w:tc>
          <w:tcPr>
            <w:tcW w:w="1740" w:type="dxa"/>
            <w:shd w:val="clear" w:color="auto" w:fill="auto"/>
            <w:vAlign w:val="center"/>
          </w:tcPr>
          <w:p w14:paraId="0D28005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R</w:t>
            </w:r>
          </w:p>
        </w:tc>
      </w:tr>
      <w:tr w14:paraId="467FD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shd w:val="clear" w:color="auto" w:fill="auto"/>
            <w:vAlign w:val="center"/>
          </w:tcPr>
          <w:p w14:paraId="26CD20B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3027</w:t>
            </w:r>
          </w:p>
        </w:tc>
        <w:tc>
          <w:tcPr>
            <w:tcW w:w="3301" w:type="dxa"/>
            <w:shd w:val="clear" w:color="auto" w:fill="auto"/>
            <w:vAlign w:val="center"/>
          </w:tcPr>
          <w:p w14:paraId="6779049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掌心（右）触觉切向力方向</w:t>
            </w:r>
          </w:p>
        </w:tc>
        <w:tc>
          <w:tcPr>
            <w:tcW w:w="1479" w:type="dxa"/>
            <w:shd w:val="clear" w:color="auto" w:fill="auto"/>
            <w:vAlign w:val="center"/>
          </w:tcPr>
          <w:p w14:paraId="404F178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shd w:val="clear" w:color="auto" w:fill="auto"/>
            <w:vAlign w:val="center"/>
          </w:tcPr>
          <w:p w14:paraId="12300F0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度</w:t>
            </w:r>
          </w:p>
        </w:tc>
        <w:tc>
          <w:tcPr>
            <w:tcW w:w="1740" w:type="dxa"/>
            <w:shd w:val="clear" w:color="auto" w:fill="auto"/>
            <w:vAlign w:val="center"/>
          </w:tcPr>
          <w:p w14:paraId="1E91E04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R</w:t>
            </w:r>
          </w:p>
        </w:tc>
      </w:tr>
      <w:tr w14:paraId="3311D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shd w:val="clear" w:color="auto" w:fill="auto"/>
            <w:vAlign w:val="center"/>
          </w:tcPr>
          <w:p w14:paraId="4685C9E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3028</w:t>
            </w:r>
          </w:p>
        </w:tc>
        <w:tc>
          <w:tcPr>
            <w:tcW w:w="3301" w:type="dxa"/>
            <w:shd w:val="clear" w:color="auto" w:fill="auto"/>
            <w:vAlign w:val="center"/>
          </w:tcPr>
          <w:p w14:paraId="492801E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掌心（中）触觉法向力数据</w:t>
            </w:r>
          </w:p>
        </w:tc>
        <w:tc>
          <w:tcPr>
            <w:tcW w:w="1479" w:type="dxa"/>
            <w:shd w:val="clear" w:color="auto" w:fill="auto"/>
            <w:vAlign w:val="center"/>
          </w:tcPr>
          <w:p w14:paraId="2C6392C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shd w:val="clear" w:color="auto" w:fill="auto"/>
            <w:vAlign w:val="center"/>
          </w:tcPr>
          <w:p w14:paraId="6343570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0.01N</w:t>
            </w:r>
          </w:p>
        </w:tc>
        <w:tc>
          <w:tcPr>
            <w:tcW w:w="1740" w:type="dxa"/>
            <w:shd w:val="clear" w:color="auto" w:fill="auto"/>
            <w:vAlign w:val="center"/>
          </w:tcPr>
          <w:p w14:paraId="496787D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R</w:t>
            </w:r>
          </w:p>
        </w:tc>
      </w:tr>
      <w:tr w14:paraId="342B1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shd w:val="clear" w:color="auto" w:fill="auto"/>
            <w:vAlign w:val="center"/>
          </w:tcPr>
          <w:p w14:paraId="666368D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3029</w:t>
            </w:r>
          </w:p>
        </w:tc>
        <w:tc>
          <w:tcPr>
            <w:tcW w:w="3301" w:type="dxa"/>
            <w:shd w:val="clear" w:color="auto" w:fill="auto"/>
            <w:vAlign w:val="center"/>
          </w:tcPr>
          <w:p w14:paraId="6BB351B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掌心（中）触觉切向力数据</w:t>
            </w:r>
          </w:p>
        </w:tc>
        <w:tc>
          <w:tcPr>
            <w:tcW w:w="1479" w:type="dxa"/>
            <w:shd w:val="clear" w:color="auto" w:fill="auto"/>
            <w:vAlign w:val="center"/>
          </w:tcPr>
          <w:p w14:paraId="18DF964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shd w:val="clear" w:color="auto" w:fill="auto"/>
            <w:vAlign w:val="center"/>
          </w:tcPr>
          <w:p w14:paraId="05D7933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0.01N</w:t>
            </w:r>
          </w:p>
        </w:tc>
        <w:tc>
          <w:tcPr>
            <w:tcW w:w="1740" w:type="dxa"/>
            <w:shd w:val="clear" w:color="auto" w:fill="auto"/>
            <w:vAlign w:val="center"/>
          </w:tcPr>
          <w:p w14:paraId="0DEBA88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R</w:t>
            </w:r>
          </w:p>
        </w:tc>
      </w:tr>
      <w:tr w14:paraId="7124A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shd w:val="clear" w:color="auto" w:fill="auto"/>
            <w:vAlign w:val="center"/>
          </w:tcPr>
          <w:p w14:paraId="2C7D859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3030</w:t>
            </w:r>
          </w:p>
        </w:tc>
        <w:tc>
          <w:tcPr>
            <w:tcW w:w="3301" w:type="dxa"/>
            <w:shd w:val="clear" w:color="auto" w:fill="auto"/>
            <w:vAlign w:val="center"/>
          </w:tcPr>
          <w:p w14:paraId="6B5A510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掌心（中）触觉切向力方向</w:t>
            </w:r>
          </w:p>
        </w:tc>
        <w:tc>
          <w:tcPr>
            <w:tcW w:w="1479" w:type="dxa"/>
            <w:shd w:val="clear" w:color="auto" w:fill="auto"/>
            <w:vAlign w:val="center"/>
          </w:tcPr>
          <w:p w14:paraId="4751386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shd w:val="clear" w:color="auto" w:fill="auto"/>
            <w:vAlign w:val="center"/>
          </w:tcPr>
          <w:p w14:paraId="4D4844F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度</w:t>
            </w:r>
          </w:p>
        </w:tc>
        <w:tc>
          <w:tcPr>
            <w:tcW w:w="1740" w:type="dxa"/>
            <w:shd w:val="clear" w:color="auto" w:fill="auto"/>
            <w:vAlign w:val="center"/>
          </w:tcPr>
          <w:p w14:paraId="6F3453C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R</w:t>
            </w:r>
          </w:p>
        </w:tc>
      </w:tr>
      <w:tr w14:paraId="0A52F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shd w:val="clear" w:color="auto" w:fill="auto"/>
            <w:vAlign w:val="center"/>
          </w:tcPr>
          <w:p w14:paraId="7CA76D7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3031</w:t>
            </w:r>
          </w:p>
        </w:tc>
        <w:tc>
          <w:tcPr>
            <w:tcW w:w="3301" w:type="dxa"/>
            <w:shd w:val="clear" w:color="auto" w:fill="auto"/>
            <w:vAlign w:val="center"/>
          </w:tcPr>
          <w:p w14:paraId="202613F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掌心（左）触觉法向力数据</w:t>
            </w:r>
          </w:p>
        </w:tc>
        <w:tc>
          <w:tcPr>
            <w:tcW w:w="1479" w:type="dxa"/>
            <w:shd w:val="clear" w:color="auto" w:fill="auto"/>
            <w:vAlign w:val="center"/>
          </w:tcPr>
          <w:p w14:paraId="6777B54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shd w:val="clear" w:color="auto" w:fill="auto"/>
            <w:vAlign w:val="center"/>
          </w:tcPr>
          <w:p w14:paraId="6ED67B1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0.01N</w:t>
            </w:r>
          </w:p>
        </w:tc>
        <w:tc>
          <w:tcPr>
            <w:tcW w:w="1740" w:type="dxa"/>
            <w:shd w:val="clear" w:color="auto" w:fill="auto"/>
            <w:vAlign w:val="center"/>
          </w:tcPr>
          <w:p w14:paraId="1441315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R</w:t>
            </w:r>
          </w:p>
        </w:tc>
      </w:tr>
      <w:tr w14:paraId="4DA1F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shd w:val="clear" w:color="auto" w:fill="auto"/>
            <w:vAlign w:val="center"/>
          </w:tcPr>
          <w:p w14:paraId="7F9CDBE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3032</w:t>
            </w:r>
          </w:p>
        </w:tc>
        <w:tc>
          <w:tcPr>
            <w:tcW w:w="3301" w:type="dxa"/>
            <w:shd w:val="clear" w:color="auto" w:fill="auto"/>
            <w:vAlign w:val="center"/>
          </w:tcPr>
          <w:p w14:paraId="6EBAD15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掌心（左）触觉切向力数据</w:t>
            </w:r>
          </w:p>
        </w:tc>
        <w:tc>
          <w:tcPr>
            <w:tcW w:w="1479" w:type="dxa"/>
            <w:shd w:val="clear" w:color="auto" w:fill="auto"/>
            <w:vAlign w:val="center"/>
          </w:tcPr>
          <w:p w14:paraId="5EB7612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shd w:val="clear" w:color="auto" w:fill="auto"/>
            <w:vAlign w:val="center"/>
          </w:tcPr>
          <w:p w14:paraId="40DE5DC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0.01N</w:t>
            </w:r>
          </w:p>
        </w:tc>
        <w:tc>
          <w:tcPr>
            <w:tcW w:w="1740" w:type="dxa"/>
            <w:shd w:val="clear" w:color="auto" w:fill="auto"/>
            <w:vAlign w:val="center"/>
          </w:tcPr>
          <w:p w14:paraId="5D81AEA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R</w:t>
            </w:r>
          </w:p>
        </w:tc>
      </w:tr>
      <w:tr w14:paraId="7E446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1" w:type="dxa"/>
            <w:shd w:val="clear" w:color="auto" w:fill="auto"/>
            <w:vAlign w:val="center"/>
          </w:tcPr>
          <w:p w14:paraId="3DF6629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3033</w:t>
            </w:r>
          </w:p>
        </w:tc>
        <w:tc>
          <w:tcPr>
            <w:tcW w:w="3301" w:type="dxa"/>
            <w:shd w:val="clear" w:color="auto" w:fill="auto"/>
            <w:vAlign w:val="center"/>
          </w:tcPr>
          <w:p w14:paraId="087C506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掌心（左）触觉切向力方向</w:t>
            </w:r>
          </w:p>
        </w:tc>
        <w:tc>
          <w:tcPr>
            <w:tcW w:w="1479" w:type="dxa"/>
            <w:shd w:val="clear" w:color="auto" w:fill="auto"/>
            <w:vAlign w:val="center"/>
          </w:tcPr>
          <w:p w14:paraId="15E0CCD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302" w:type="dxa"/>
            <w:shd w:val="clear" w:color="auto" w:fill="auto"/>
            <w:vAlign w:val="center"/>
          </w:tcPr>
          <w:p w14:paraId="15B044A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度</w:t>
            </w:r>
          </w:p>
        </w:tc>
        <w:tc>
          <w:tcPr>
            <w:tcW w:w="1740" w:type="dxa"/>
            <w:shd w:val="clear" w:color="auto" w:fill="auto"/>
            <w:vAlign w:val="center"/>
          </w:tcPr>
          <w:p w14:paraId="2B53188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R</w:t>
            </w:r>
          </w:p>
        </w:tc>
      </w:tr>
    </w:tbl>
    <w:p w14:paraId="0D2C62CB">
      <w:pPr>
        <w:rPr>
          <w:rFonts w:hint="eastAsia" w:ascii="阿里巴巴普惠体 2.0 45 Light" w:hAnsi="阿里巴巴普惠体 2.0 45 Light" w:eastAsia="阿里巴巴普惠体 2.0 45 Light" w:cs="阿里巴巴普惠体 2.0 45 Light"/>
        </w:rPr>
      </w:pPr>
    </w:p>
    <w:p w14:paraId="50ECEAA1">
      <w:pPr>
        <w:pStyle w:val="4"/>
        <w:numPr>
          <w:ilvl w:val="-1"/>
          <w:numId w:val="0"/>
        </w:numPr>
        <w:ind w:left="0" w:firstLine="276" w:firstLineChars="100"/>
        <w:rPr>
          <w:rFonts w:hint="eastAsia" w:ascii="阿里巴巴普惠体 2.0 45 Light" w:hAnsi="阿里巴巴普惠体 2.0 45 Light" w:eastAsia="阿里巴巴普惠体 2.0 45 Light" w:cs="阿里巴巴普惠体 2.0 45 Light"/>
          <w:b/>
          <w:bCs/>
          <w:sz w:val="24"/>
          <w:lang w:val="en-US" w:eastAsia="zh-CN"/>
          <w:rPrChange w:id="4526" w:author="成成" w:date="2025-09-18T16:17:41Z">
            <w:rPr>
              <w:rFonts w:hint="eastAsia" w:ascii="阿里巴巴普惠体 2.0 45 Light" w:hAnsi="阿里巴巴普惠体 2.0 45 Light" w:eastAsia="阿里巴巴普惠体 2.0 45 Light" w:cs="阿里巴巴普惠体 2.0 45 Light"/>
              <w:lang w:val="en-US" w:eastAsia="zh-CN"/>
            </w:rPr>
          </w:rPrChange>
        </w:rPr>
      </w:pPr>
      <w:bookmarkStart w:id="667" w:name="_Toc13845"/>
      <w:bookmarkStart w:id="668" w:name="_Toc7938"/>
      <w:bookmarkStart w:id="669" w:name="_Toc8340"/>
      <w:bookmarkStart w:id="670" w:name="_Toc10819"/>
      <w:bookmarkStart w:id="671" w:name="_Toc4424"/>
      <w:bookmarkStart w:id="672" w:name="_Toc12082"/>
      <w:bookmarkStart w:id="673" w:name="_Toc20095"/>
      <w:bookmarkStart w:id="674" w:name="_Toc11954"/>
      <w:bookmarkStart w:id="675" w:name="_Toc29896"/>
      <w:r>
        <w:rPr>
          <w:rFonts w:hint="eastAsia" w:ascii="阿里巴巴普惠体 2.0 45 Light" w:hAnsi="阿里巴巴普惠体 2.0 45 Light" w:eastAsia="阿里巴巴普惠体 2.0 45 Light" w:cs="阿里巴巴普惠体 2.0 45 Light"/>
          <w:lang w:val="en-US" w:eastAsia="zh-CN"/>
        </w:rPr>
        <w:t xml:space="preserve">2.6 </w:t>
      </w:r>
      <w:r>
        <w:rPr>
          <w:rFonts w:hint="eastAsia" w:ascii="阿里巴巴普惠体 2.0 45 Light" w:hAnsi="阿里巴巴普惠体 2.0 45 Light" w:eastAsia="阿里巴巴普惠体 2.0 45 Light" w:cs="阿里巴巴普惠体 2.0 45 Light"/>
          <w:b/>
          <w:bCs/>
          <w:sz w:val="24"/>
          <w:lang w:val="en-US" w:eastAsia="zh-CN"/>
          <w:rPrChange w:id="4527" w:author="成成" w:date="2025-09-18T16:17:41Z">
            <w:rPr>
              <w:rFonts w:hint="eastAsia" w:ascii="阿里巴巴普惠体 2.0 45 Light" w:hAnsi="阿里巴巴普惠体 2.0 45 Light" w:eastAsia="阿里巴巴普惠体 2.0 45 Light" w:cs="阿里巴巴普惠体 2.0 45 Light"/>
              <w:lang w:val="en-US" w:eastAsia="zh-CN"/>
            </w:rPr>
          </w:rPrChange>
        </w:rPr>
        <w:t>EtherCAT协议概要</w:t>
      </w:r>
      <w:bookmarkEnd w:id="667"/>
      <w:bookmarkEnd w:id="668"/>
      <w:bookmarkEnd w:id="669"/>
      <w:bookmarkEnd w:id="670"/>
      <w:bookmarkEnd w:id="671"/>
      <w:bookmarkEnd w:id="672"/>
      <w:bookmarkEnd w:id="673"/>
      <w:bookmarkEnd w:id="674"/>
      <w:bookmarkEnd w:id="675"/>
    </w:p>
    <w:p w14:paraId="3E73A55A">
      <w:pPr>
        <w:pStyle w:val="12"/>
        <w:ind w:firstLine="472" w:firstLineChars="200"/>
        <w:rPr>
          <w:rFonts w:hint="eastAsia" w:ascii="阿里巴巴普惠体 2.0 45 Light" w:hAnsi="阿里巴巴普惠体 2.0 45 Light" w:eastAsia="阿里巴巴普惠体 2.0 45 Light" w:cs="阿里巴巴普惠体 2.0 45 Light"/>
          <w:kern w:val="0"/>
          <w:sz w:val="24"/>
          <w:szCs w:val="24"/>
          <w:lang w:val="en-US" w:eastAsia="zh-CN"/>
          <w:rPrChange w:id="4529" w:author="成成" w:date="2025-09-18T15:35:06Z">
            <w:rPr>
              <w:rFonts w:hint="eastAsia" w:ascii="阿里巴巴普惠体 2.0 45 Light" w:hAnsi="阿里巴巴普惠体 2.0 45 Light" w:eastAsia="阿里巴巴普惠体 2.0 45 Light" w:cs="阿里巴巴普惠体 2.0 45 Light"/>
              <w:lang w:val="en-US" w:eastAsia="zh-CN"/>
            </w:rPr>
          </w:rPrChange>
        </w:rPr>
        <w:pPrChange w:id="4528" w:author="成成" w:date="2025-09-18T15:35:20Z">
          <w:pPr>
            <w:pStyle w:val="3"/>
          </w:pPr>
        </w:pPrChange>
      </w:pPr>
      <w:r>
        <w:rPr>
          <w:rFonts w:hint="eastAsia" w:ascii="阿里巴巴普惠体 2.0 45 Light" w:hAnsi="阿里巴巴普惠体 2.0 45 Light" w:eastAsia="阿里巴巴普惠体 2.0 45 Light" w:cs="阿里巴巴普惠体 2.0 45 Light"/>
          <w:kern w:val="0"/>
          <w:sz w:val="24"/>
          <w:szCs w:val="24"/>
          <w:lang w:val="en-US" w:eastAsia="zh-CN"/>
          <w:rPrChange w:id="4530" w:author="成成" w:date="2025-09-18T15:35:13Z">
            <w:rPr>
              <w:rFonts w:hint="eastAsia" w:ascii="阿里巴巴普惠体 2.0 45 Light" w:hAnsi="阿里巴巴普惠体 2.0 45 Light" w:eastAsia="阿里巴巴普惠体 2.0 45 Light" w:cs="阿里巴巴普惠体 2.0 45 Light"/>
              <w:lang w:val="en-US" w:eastAsia="zh-CN"/>
            </w:rPr>
          </w:rPrChange>
        </w:rPr>
        <w:t>EtherCAT总线的I/O模式是一种基于实时以太网的高效数据交换机制,</w:t>
      </w:r>
      <w:r>
        <w:rPr>
          <w:rFonts w:hint="eastAsia" w:ascii="阿里巴巴普惠体 2.0 45 Light" w:hAnsi="阿里巴巴普惠体 2.0 45 Light" w:eastAsia="阿里巴巴普惠体 2.0 45 Light" w:cs="阿里巴巴普惠体 2.0 45 Light"/>
          <w:kern w:val="0"/>
          <w:sz w:val="24"/>
          <w:szCs w:val="24"/>
          <w:lang w:val="en-US" w:eastAsia="zh-CN"/>
          <w:rPrChange w:id="4531" w:author="成成" w:date="2025-09-18T15:35:06Z">
            <w:rPr>
              <w:rFonts w:hint="eastAsia" w:ascii="阿里巴巴普惠体 2.0 45 Light" w:hAnsi="阿里巴巴普惠体 2.0 45 Light" w:eastAsia="阿里巴巴普惠体 2.0 45 Light" w:cs="阿里巴巴普惠体 2.0 45 Light"/>
              <w:lang w:val="en-US" w:eastAsia="zh-CN"/>
            </w:rPr>
          </w:rPrChange>
        </w:rPr>
        <w:t>其核心在于通过分布式时钟同步和过程数据对象（PDO）实现超低延迟的输入/输出控制.目前Ether CAT仅支持I/O协议，不支持CIA402协议，不支持DC模式</w:t>
      </w:r>
      <w:ins w:id="4532" w:author="成成" w:date="2025-09-18T15:33:46Z">
        <w:r>
          <w:rPr>
            <w:rFonts w:hint="eastAsia" w:ascii="阿里巴巴普惠体 2.0 45 Light" w:hAnsi="阿里巴巴普惠体 2.0 45 Light" w:eastAsia="阿里巴巴普惠体 2.0 45 Light" w:cs="阿里巴巴普惠体 2.0 45 Light"/>
            <w:kern w:val="0"/>
            <w:sz w:val="24"/>
            <w:szCs w:val="24"/>
            <w:lang w:val="en-US" w:eastAsia="zh-CN"/>
            <w:rPrChange w:id="4533" w:author="成成" w:date="2025-09-18T15:35:06Z">
              <w:rPr>
                <w:rFonts w:hint="eastAsia" w:ascii="阿里巴巴普惠体 2.0 45 Light" w:hAnsi="阿里巴巴普惠体 2.0 45 Light" w:eastAsia="阿里巴巴普惠体 2.0 45 Light" w:cs="阿里巴巴普惠体 2.0 45 Light"/>
                <w:lang w:val="en-US" w:eastAsia="zh-CN"/>
              </w:rPr>
            </w:rPrChange>
          </w:rPr>
          <w:t>，</w:t>
        </w:r>
      </w:ins>
      <w:ins w:id="4535" w:author="成成" w:date="2025-09-18T15:33:49Z">
        <w:r>
          <w:rPr>
            <w:rFonts w:hint="eastAsia" w:ascii="阿里巴巴普惠体 2.0 45 Light" w:hAnsi="阿里巴巴普惠体 2.0 45 Light" w:eastAsia="阿里巴巴普惠体 2.0 45 Light" w:cs="阿里巴巴普惠体 2.0 45 Light"/>
            <w:kern w:val="0"/>
            <w:sz w:val="24"/>
            <w:szCs w:val="24"/>
            <w:lang w:val="en-US" w:eastAsia="zh-CN"/>
            <w:rPrChange w:id="4536" w:author="成成" w:date="2025-09-18T15:35:06Z">
              <w:rPr>
                <w:rFonts w:hint="eastAsia" w:ascii="阿里巴巴普惠体 2.0 45 Light" w:hAnsi="阿里巴巴普惠体 2.0 45 Light" w:eastAsia="阿里巴巴普惠体 2.0 45 Light" w:cs="阿里巴巴普惠体 2.0 45 Light"/>
                <w:lang w:val="en-US" w:eastAsia="zh-CN"/>
              </w:rPr>
            </w:rPrChange>
          </w:rPr>
          <w:t>见</w:t>
        </w:r>
      </w:ins>
      <w:ins w:id="4538" w:author="成成" w:date="2025-09-18T15:33:55Z">
        <w:r>
          <w:rPr>
            <w:rFonts w:hint="eastAsia" w:ascii="阿里巴巴普惠体 2.0 45 Light" w:hAnsi="阿里巴巴普惠体 2.0 45 Light" w:eastAsia="阿里巴巴普惠体 2.0 45 Light" w:cs="阿里巴巴普惠体 2.0 45 Light"/>
            <w:kern w:val="0"/>
            <w:sz w:val="24"/>
            <w:szCs w:val="24"/>
            <w:lang w:val="en-US" w:eastAsia="zh-CN"/>
            <w:rPrChange w:id="4539" w:author="成成" w:date="2025-09-18T15:35:06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4541" w:author="成成" w:date="2025-09-18T15:33:55Z">
        <w:r>
          <w:rPr>
            <w:rFonts w:hint="eastAsia" w:ascii="阿里巴巴普惠体 2.0 45 Light" w:hAnsi="阿里巴巴普惠体 2.0 45 Light" w:eastAsia="阿里巴巴普惠体 2.0 45 Light" w:cs="阿里巴巴普惠体 2.0 45 Light"/>
            <w:kern w:val="0"/>
            <w:sz w:val="24"/>
            <w:szCs w:val="24"/>
            <w:lang w:val="en-US" w:eastAsia="zh-CN"/>
            <w:rPrChange w:id="4542" w:author="成成" w:date="2025-09-18T15:35:06Z">
              <w:rPr>
                <w:rFonts w:hint="eastAsia" w:ascii="阿里巴巴普惠体 2.0 45 Light" w:hAnsi="阿里巴巴普惠体 2.0 45 Light" w:eastAsia="阿里巴巴普惠体 2.0 45 Light" w:cs="阿里巴巴普惠体 2.0 45 Light"/>
                <w:lang w:val="en-US" w:eastAsia="zh-CN"/>
              </w:rPr>
            </w:rPrChange>
          </w:rPr>
          <w:instrText xml:space="preserve"> REF _Ref956 \h </w:instrText>
        </w:r>
      </w:ins>
      <w:ins w:id="4544" w:author="成成" w:date="2025-09-18T15:33:55Z">
        <w:r>
          <w:rPr>
            <w:rFonts w:hint="eastAsia" w:ascii="阿里巴巴普惠体 2.0 45 Light" w:hAnsi="阿里巴巴普惠体 2.0 45 Light" w:eastAsia="阿里巴巴普惠体 2.0 45 Light" w:cs="阿里巴巴普惠体 2.0 45 Light"/>
            <w:kern w:val="0"/>
            <w:sz w:val="24"/>
            <w:szCs w:val="24"/>
            <w:lang w:val="en-US" w:eastAsia="zh-CN"/>
            <w:rPrChange w:id="4545" w:author="成成" w:date="2025-09-18T15:35:06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4547" w:author="成成" w:date="2025-09-18T15:33:55Z">
        <w:r>
          <w:rPr>
            <w:rFonts w:hint="eastAsia" w:ascii="阿里巴巴普惠体 2.0 45 Light" w:hAnsi="阿里巴巴普惠体 2.0 45 Light" w:eastAsia="阿里巴巴普惠体 2.0 45 Light" w:cs="阿里巴巴普惠体 2.0 45 Light"/>
            <w:kern w:val="0"/>
            <w:sz w:val="24"/>
            <w:szCs w:val="24"/>
            <w:rPrChange w:id="4548" w:author="成成" w:date="2025-09-18T15:35:06Z">
              <w:rPr/>
            </w:rPrChange>
          </w:rPr>
          <w:t>表 50</w:t>
        </w:r>
      </w:ins>
      <w:ins w:id="4550" w:author="成成" w:date="2025-09-18T15:33:55Z">
        <w:r>
          <w:rPr>
            <w:rFonts w:hint="eastAsia" w:ascii="阿里巴巴普惠体 2.0 45 Light" w:hAnsi="阿里巴巴普惠体 2.0 45 Light" w:eastAsia="阿里巴巴普惠体 2.0 45 Light" w:cs="阿里巴巴普惠体 2.0 45 Light"/>
            <w:kern w:val="0"/>
            <w:sz w:val="24"/>
            <w:szCs w:val="24"/>
            <w:lang w:val="en-US" w:eastAsia="zh-CN"/>
            <w:rPrChange w:id="4551" w:author="成成" w:date="2025-09-18T15:35:06Z">
              <w:rPr>
                <w:rFonts w:hint="eastAsia" w:ascii="阿里巴巴普惠体 2.0 45 Light" w:hAnsi="阿里巴巴普惠体 2.0 45 Light" w:eastAsia="阿里巴巴普惠体 2.0 45 Light" w:cs="阿里巴巴普惠体 2.0 45 Light"/>
                <w:lang w:val="en-US" w:eastAsia="zh-CN"/>
              </w:rPr>
            </w:rPrChange>
          </w:rPr>
          <w:fldChar w:fldCharType="end"/>
        </w:r>
      </w:ins>
      <w:r>
        <w:rPr>
          <w:rFonts w:hint="eastAsia" w:ascii="阿里巴巴普惠体 2.0 45 Light" w:hAnsi="阿里巴巴普惠体 2.0 45 Light" w:eastAsia="阿里巴巴普惠体 2.0 45 Light" w:cs="阿里巴巴普惠体 2.0 45 Light"/>
          <w:kern w:val="0"/>
          <w:sz w:val="24"/>
          <w:szCs w:val="24"/>
          <w:lang w:val="en-US" w:eastAsia="zh-CN"/>
          <w:rPrChange w:id="4553" w:author="成成" w:date="2025-09-18T15:35:06Z">
            <w:rPr>
              <w:rFonts w:hint="eastAsia" w:ascii="阿里巴巴普惠体 2.0 45 Light" w:hAnsi="阿里巴巴普惠体 2.0 45 Light" w:eastAsia="阿里巴巴普惠体 2.0 45 Light" w:cs="阿里巴巴普惠体 2.0 45 Light"/>
              <w:lang w:val="en-US" w:eastAsia="zh-CN"/>
            </w:rPr>
          </w:rPrChange>
        </w:rPr>
        <w:t>。</w:t>
      </w:r>
    </w:p>
    <w:p w14:paraId="42DC9CD2">
      <w:pPr>
        <w:pStyle w:val="5"/>
        <w:numPr>
          <w:ilvl w:val="-1"/>
          <w:numId w:val="0"/>
        </w:numPr>
        <w:ind w:left="397" w:firstLine="0"/>
        <w:rPr>
          <w:rFonts w:hint="eastAsia" w:ascii="阿里巴巴普惠体 2.0 45 Light" w:hAnsi="阿里巴巴普惠体 2.0 45 Light" w:eastAsia="阿里巴巴普惠体 2.0 45 Light" w:cs="阿里巴巴普惠体 2.0 45 Light"/>
          <w:lang w:val="en-US" w:eastAsia="zh-CN"/>
        </w:rPr>
      </w:pPr>
      <w:bookmarkStart w:id="676" w:name="_Toc3139"/>
      <w:bookmarkStart w:id="677" w:name="_Toc5569"/>
      <w:bookmarkStart w:id="678" w:name="_Toc25544"/>
      <w:bookmarkStart w:id="679" w:name="_Toc9886"/>
      <w:bookmarkStart w:id="680" w:name="_Toc2926"/>
      <w:bookmarkStart w:id="681" w:name="_Toc5713"/>
      <w:bookmarkStart w:id="682" w:name="_Toc18462"/>
      <w:bookmarkStart w:id="683" w:name="_Toc7062"/>
      <w:bookmarkStart w:id="684" w:name="_Toc22815"/>
      <w:r>
        <w:rPr>
          <w:rFonts w:hint="eastAsia" w:ascii="阿里巴巴普惠体 2.0 45 Light" w:hAnsi="阿里巴巴普惠体 2.0 45 Light" w:eastAsia="阿里巴巴普惠体 2.0 45 Light" w:cs="阿里巴巴普惠体 2.0 45 Light"/>
          <w:lang w:val="en-US" w:eastAsia="zh-CN"/>
        </w:rPr>
        <w:t>2.6.1 PDO对象字典介绍</w:t>
      </w:r>
      <w:bookmarkEnd w:id="676"/>
      <w:bookmarkEnd w:id="677"/>
      <w:bookmarkEnd w:id="678"/>
      <w:bookmarkEnd w:id="679"/>
      <w:bookmarkEnd w:id="680"/>
      <w:bookmarkEnd w:id="681"/>
      <w:bookmarkEnd w:id="682"/>
      <w:bookmarkEnd w:id="683"/>
      <w:bookmarkEnd w:id="684"/>
    </w:p>
    <w:p w14:paraId="000043F9">
      <w:pPr>
        <w:pStyle w:val="3"/>
        <w:ind w:firstLine="0" w:firstLineChars="0"/>
        <w:jc w:val="center"/>
        <w:rPr>
          <w:rFonts w:hint="default" w:ascii="阿里巴巴普惠体 2.0 45 Light" w:hAnsi="阿里巴巴普惠体 2.0 45 Light" w:eastAsia="阿里巴巴普惠体 2.0 45 Light" w:cs="阿里巴巴普惠体 2.0 45 Light"/>
          <w:lang w:val="en-US" w:eastAsia="zh-CN"/>
        </w:rPr>
      </w:pPr>
      <w:ins w:id="4554" w:author="成成" w:date="2025-09-18T15:33:34Z">
        <w:bookmarkStart w:id="685" w:name="_Ref956"/>
        <w:r>
          <w:rPr/>
          <w:t xml:space="preserve">表 </w:t>
        </w:r>
      </w:ins>
      <w:ins w:id="4555" w:author="成成" w:date="2025-09-18T15:33:34Z">
        <w:r>
          <w:rPr/>
          <w:fldChar w:fldCharType="begin"/>
        </w:r>
      </w:ins>
      <w:ins w:id="4556" w:author="成成" w:date="2025-09-18T15:33:34Z">
        <w:r>
          <w:rPr/>
          <w:instrText xml:space="preserve"> SEQ 表 \* ARABIC </w:instrText>
        </w:r>
      </w:ins>
      <w:ins w:id="4557" w:author="成成" w:date="2025-09-18T15:33:34Z">
        <w:r>
          <w:rPr/>
          <w:fldChar w:fldCharType="separate"/>
        </w:r>
      </w:ins>
      <w:ins w:id="4558" w:author="成成" w:date="2025-09-18T16:08:18Z">
        <w:r>
          <w:rPr/>
          <w:t>51</w:t>
        </w:r>
      </w:ins>
      <w:ins w:id="4559" w:author="成成" w:date="2025-09-18T15:33:34Z">
        <w:r>
          <w:rPr/>
          <w:fldChar w:fldCharType="end"/>
        </w:r>
        <w:bookmarkEnd w:id="685"/>
      </w:ins>
      <w:del w:id="4560" w:author="成成" w:date="2025-09-18T15:33:30Z">
        <w:r>
          <w:rPr>
            <w:rFonts w:hint="eastAsia" w:ascii="阿里巴巴普惠体 2.0 45 Light" w:hAnsi="阿里巴巴普惠体 2.0 45 Light" w:eastAsia="阿里巴巴普惠体 2.0 45 Light" w:cs="阿里巴巴普惠体 2.0 45 Light"/>
            <w:lang w:val="en-US" w:eastAsia="zh-CN"/>
          </w:rPr>
          <w:delText>表50</w:delText>
        </w:r>
      </w:del>
      <w:r>
        <w:rPr>
          <w:rFonts w:hint="eastAsia" w:ascii="阿里巴巴普惠体 2.0 45 Light" w:hAnsi="阿里巴巴普惠体 2.0 45 Light" w:eastAsia="阿里巴巴普惠体 2.0 45 Light" w:cs="阿里巴巴普惠体 2.0 45 Light"/>
          <w:lang w:val="en-US" w:eastAsia="zh-CN"/>
        </w:rPr>
        <w:t xml:space="preserve"> PDO对象字典</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2323"/>
        <w:gridCol w:w="2439"/>
        <w:gridCol w:w="1945"/>
        <w:gridCol w:w="970"/>
      </w:tblGrid>
      <w:tr w14:paraId="0485B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24" w:type="dxa"/>
            <w:vAlign w:val="center"/>
          </w:tcPr>
          <w:p w14:paraId="79D3C53A">
            <w:pPr>
              <w:pStyle w:val="68"/>
              <w:ind w:firstLine="0" w:firstLineChars="0"/>
              <w:jc w:val="center"/>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地址</w:t>
            </w:r>
          </w:p>
        </w:tc>
        <w:tc>
          <w:tcPr>
            <w:tcW w:w="2323" w:type="dxa"/>
            <w:vAlign w:val="center"/>
          </w:tcPr>
          <w:p w14:paraId="3A23F783">
            <w:pPr>
              <w:pStyle w:val="68"/>
              <w:ind w:firstLine="0" w:firstLineChars="0"/>
              <w:jc w:val="center"/>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名称</w:t>
            </w:r>
          </w:p>
        </w:tc>
        <w:tc>
          <w:tcPr>
            <w:tcW w:w="2439" w:type="dxa"/>
            <w:vAlign w:val="center"/>
          </w:tcPr>
          <w:p w14:paraId="2518EF97">
            <w:pPr>
              <w:pStyle w:val="68"/>
              <w:ind w:firstLine="0" w:firstLineChars="0"/>
              <w:jc w:val="center"/>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含义</w:t>
            </w:r>
          </w:p>
        </w:tc>
        <w:tc>
          <w:tcPr>
            <w:tcW w:w="1945" w:type="dxa"/>
            <w:vAlign w:val="center"/>
          </w:tcPr>
          <w:p w14:paraId="578F7225">
            <w:pPr>
              <w:pStyle w:val="68"/>
              <w:ind w:firstLine="0" w:firstLineChars="0"/>
              <w:jc w:val="center"/>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数据类型</w:t>
            </w:r>
          </w:p>
        </w:tc>
        <w:tc>
          <w:tcPr>
            <w:tcW w:w="970" w:type="dxa"/>
            <w:vAlign w:val="center"/>
          </w:tcPr>
          <w:p w14:paraId="02659A94">
            <w:pPr>
              <w:pStyle w:val="68"/>
              <w:ind w:firstLine="0" w:firstLineChars="0"/>
              <w:jc w:val="center"/>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读写权限</w:t>
            </w:r>
          </w:p>
        </w:tc>
      </w:tr>
      <w:tr w14:paraId="2C171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vAlign w:val="center"/>
          </w:tcPr>
          <w:p w14:paraId="4852F77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0x6000：01</w:t>
            </w:r>
          </w:p>
        </w:tc>
        <w:tc>
          <w:tcPr>
            <w:tcW w:w="2323" w:type="dxa"/>
            <w:vAlign w:val="center"/>
          </w:tcPr>
          <w:p w14:paraId="5DDC5711">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POSACT1</w:t>
            </w:r>
          </w:p>
        </w:tc>
        <w:tc>
          <w:tcPr>
            <w:tcW w:w="2439" w:type="dxa"/>
            <w:vAlign w:val="center"/>
          </w:tcPr>
          <w:p w14:paraId="552BC781">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小拇指电缸实际位置</w:t>
            </w:r>
          </w:p>
        </w:tc>
        <w:tc>
          <w:tcPr>
            <w:tcW w:w="1945" w:type="dxa"/>
            <w:vAlign w:val="center"/>
          </w:tcPr>
          <w:p w14:paraId="7EE7DA22">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vAlign w:val="center"/>
          </w:tcPr>
          <w:p w14:paraId="06E31AC4">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R</w:t>
            </w:r>
          </w:p>
        </w:tc>
      </w:tr>
      <w:tr w14:paraId="78CEC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vAlign w:val="center"/>
          </w:tcPr>
          <w:p w14:paraId="1DBAAAA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rPr>
            </w:pPr>
            <w:r>
              <w:rPr>
                <w:rFonts w:hint="eastAsia" w:ascii="阿里巴巴普惠体 2.0 45 Light" w:hAnsi="阿里巴巴普惠体 2.0 45 Light" w:eastAsia="阿里巴巴普惠体 2.0 45 Light" w:cs="阿里巴巴普惠体 2.0 45 Light"/>
                <w:sz w:val="18"/>
                <w:szCs w:val="18"/>
                <w:lang w:val="en-US" w:eastAsia="zh-CN"/>
              </w:rPr>
              <w:t>0x6000：02</w:t>
            </w:r>
          </w:p>
        </w:tc>
        <w:tc>
          <w:tcPr>
            <w:tcW w:w="2323" w:type="dxa"/>
            <w:vAlign w:val="center"/>
          </w:tcPr>
          <w:p w14:paraId="2A073218">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rPr>
            </w:pPr>
            <w:r>
              <w:rPr>
                <w:rFonts w:hint="eastAsia" w:ascii="阿里巴巴普惠体 2.0 45 Light" w:hAnsi="阿里巴巴普惠体 2.0 45 Light" w:eastAsia="阿里巴巴普惠体 2.0 45 Light" w:cs="阿里巴巴普惠体 2.0 45 Light"/>
                <w:sz w:val="18"/>
                <w:szCs w:val="18"/>
                <w:lang w:val="en-US" w:eastAsia="zh-CN"/>
              </w:rPr>
              <w:t>POSACT2</w:t>
            </w:r>
          </w:p>
        </w:tc>
        <w:tc>
          <w:tcPr>
            <w:tcW w:w="2439" w:type="dxa"/>
            <w:vAlign w:val="center"/>
          </w:tcPr>
          <w:p w14:paraId="7C56490B">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无名指电缸实际位置</w:t>
            </w:r>
          </w:p>
        </w:tc>
        <w:tc>
          <w:tcPr>
            <w:tcW w:w="1945" w:type="dxa"/>
            <w:vAlign w:val="center"/>
          </w:tcPr>
          <w:p w14:paraId="3E3BBD43">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vAlign w:val="center"/>
          </w:tcPr>
          <w:p w14:paraId="1D8CAE01">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R</w:t>
            </w:r>
          </w:p>
        </w:tc>
      </w:tr>
      <w:tr w14:paraId="56D6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vAlign w:val="center"/>
          </w:tcPr>
          <w:p w14:paraId="3BAADE2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rPr>
            </w:pPr>
            <w:r>
              <w:rPr>
                <w:rFonts w:hint="eastAsia" w:ascii="阿里巴巴普惠体 2.0 45 Light" w:hAnsi="阿里巴巴普惠体 2.0 45 Light" w:eastAsia="阿里巴巴普惠体 2.0 45 Light" w:cs="阿里巴巴普惠体 2.0 45 Light"/>
                <w:sz w:val="18"/>
                <w:szCs w:val="18"/>
                <w:lang w:val="en-US" w:eastAsia="zh-CN"/>
              </w:rPr>
              <w:t>0x6000：03</w:t>
            </w:r>
          </w:p>
        </w:tc>
        <w:tc>
          <w:tcPr>
            <w:tcW w:w="2323" w:type="dxa"/>
            <w:vAlign w:val="center"/>
          </w:tcPr>
          <w:p w14:paraId="052DDA48">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rPr>
            </w:pPr>
            <w:r>
              <w:rPr>
                <w:rFonts w:hint="eastAsia" w:ascii="阿里巴巴普惠体 2.0 45 Light" w:hAnsi="阿里巴巴普惠体 2.0 45 Light" w:eastAsia="阿里巴巴普惠体 2.0 45 Light" w:cs="阿里巴巴普惠体 2.0 45 Light"/>
                <w:sz w:val="18"/>
                <w:szCs w:val="18"/>
                <w:lang w:val="en-US" w:eastAsia="zh-CN"/>
              </w:rPr>
              <w:t>POSACT3</w:t>
            </w:r>
          </w:p>
        </w:tc>
        <w:tc>
          <w:tcPr>
            <w:tcW w:w="2439" w:type="dxa"/>
            <w:vAlign w:val="center"/>
          </w:tcPr>
          <w:p w14:paraId="2B0B9BA4">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中指电缸实际位置</w:t>
            </w:r>
          </w:p>
        </w:tc>
        <w:tc>
          <w:tcPr>
            <w:tcW w:w="1945" w:type="dxa"/>
            <w:vAlign w:val="center"/>
          </w:tcPr>
          <w:p w14:paraId="6DD96370">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vAlign w:val="center"/>
          </w:tcPr>
          <w:p w14:paraId="27EB998A">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R</w:t>
            </w:r>
          </w:p>
        </w:tc>
      </w:tr>
      <w:tr w14:paraId="54BD3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vAlign w:val="center"/>
          </w:tcPr>
          <w:p w14:paraId="4C128EC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0x6000：04</w:t>
            </w:r>
          </w:p>
        </w:tc>
        <w:tc>
          <w:tcPr>
            <w:tcW w:w="2323" w:type="dxa"/>
            <w:vAlign w:val="center"/>
          </w:tcPr>
          <w:p w14:paraId="627981EC">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POSACT4</w:t>
            </w:r>
          </w:p>
        </w:tc>
        <w:tc>
          <w:tcPr>
            <w:tcW w:w="2439" w:type="dxa"/>
            <w:vAlign w:val="center"/>
          </w:tcPr>
          <w:p w14:paraId="008DCB0B">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食指电缸实际位置</w:t>
            </w:r>
          </w:p>
        </w:tc>
        <w:tc>
          <w:tcPr>
            <w:tcW w:w="1945" w:type="dxa"/>
            <w:vAlign w:val="center"/>
          </w:tcPr>
          <w:p w14:paraId="2CACB540">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vAlign w:val="center"/>
          </w:tcPr>
          <w:p w14:paraId="7D67EEEF">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R</w:t>
            </w:r>
          </w:p>
        </w:tc>
      </w:tr>
      <w:tr w14:paraId="6415C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84B865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0x6000：05</w:t>
            </w:r>
          </w:p>
        </w:tc>
        <w:tc>
          <w:tcPr>
            <w:tcW w:w="2323" w:type="dxa"/>
            <w:shd w:val="clear" w:color="auto" w:fill="auto"/>
            <w:vAlign w:val="center"/>
          </w:tcPr>
          <w:p w14:paraId="0915DEE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POSACT5</w:t>
            </w:r>
          </w:p>
        </w:tc>
        <w:tc>
          <w:tcPr>
            <w:tcW w:w="2439" w:type="dxa"/>
            <w:shd w:val="clear" w:color="auto" w:fill="auto"/>
            <w:vAlign w:val="center"/>
          </w:tcPr>
          <w:p w14:paraId="4724BE0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大拇指弯曲电缸实际位置</w:t>
            </w:r>
          </w:p>
        </w:tc>
        <w:tc>
          <w:tcPr>
            <w:tcW w:w="1945" w:type="dxa"/>
            <w:shd w:val="clear" w:color="auto" w:fill="auto"/>
            <w:vAlign w:val="center"/>
          </w:tcPr>
          <w:p w14:paraId="3A0EDEE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009D43F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435BB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D58AD8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0x6000：06</w:t>
            </w:r>
          </w:p>
        </w:tc>
        <w:tc>
          <w:tcPr>
            <w:tcW w:w="2323" w:type="dxa"/>
            <w:shd w:val="clear" w:color="auto" w:fill="auto"/>
            <w:vAlign w:val="center"/>
          </w:tcPr>
          <w:p w14:paraId="6478638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POSACT6</w:t>
            </w:r>
          </w:p>
        </w:tc>
        <w:tc>
          <w:tcPr>
            <w:tcW w:w="2439" w:type="dxa"/>
            <w:shd w:val="clear" w:color="auto" w:fill="auto"/>
            <w:vAlign w:val="center"/>
          </w:tcPr>
          <w:p w14:paraId="32D0AEE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大拇指侧摆电缸实际位置</w:t>
            </w:r>
          </w:p>
        </w:tc>
        <w:tc>
          <w:tcPr>
            <w:tcW w:w="1945" w:type="dxa"/>
            <w:shd w:val="clear" w:color="auto" w:fill="auto"/>
            <w:vAlign w:val="center"/>
          </w:tcPr>
          <w:p w14:paraId="58F9A94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F3E5C4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56FB5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321A69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0x6000：07</w:t>
            </w:r>
          </w:p>
        </w:tc>
        <w:tc>
          <w:tcPr>
            <w:tcW w:w="2323" w:type="dxa"/>
            <w:shd w:val="clear" w:color="auto" w:fill="auto"/>
            <w:vAlign w:val="center"/>
          </w:tcPr>
          <w:p w14:paraId="330FF5A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ANGLEACT1</w:t>
            </w:r>
          </w:p>
        </w:tc>
        <w:tc>
          <w:tcPr>
            <w:tcW w:w="2439" w:type="dxa"/>
            <w:shd w:val="clear" w:color="auto" w:fill="auto"/>
            <w:vAlign w:val="center"/>
          </w:tcPr>
          <w:p w14:paraId="7E1A59A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小拇指实际角度</w:t>
            </w:r>
          </w:p>
        </w:tc>
        <w:tc>
          <w:tcPr>
            <w:tcW w:w="1945" w:type="dxa"/>
            <w:shd w:val="clear" w:color="auto" w:fill="auto"/>
            <w:vAlign w:val="center"/>
          </w:tcPr>
          <w:p w14:paraId="4F4202E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C2ACCD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1BE02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4F8174C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0x6000：08</w:t>
            </w:r>
          </w:p>
        </w:tc>
        <w:tc>
          <w:tcPr>
            <w:tcW w:w="2323" w:type="dxa"/>
            <w:shd w:val="clear" w:color="auto" w:fill="auto"/>
            <w:vAlign w:val="center"/>
          </w:tcPr>
          <w:p w14:paraId="7BD9A67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ANGLEACT2</w:t>
            </w:r>
          </w:p>
        </w:tc>
        <w:tc>
          <w:tcPr>
            <w:tcW w:w="2439" w:type="dxa"/>
            <w:shd w:val="clear" w:color="auto" w:fill="auto"/>
            <w:vAlign w:val="center"/>
          </w:tcPr>
          <w:p w14:paraId="19F62C9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无名指实际角度</w:t>
            </w:r>
          </w:p>
        </w:tc>
        <w:tc>
          <w:tcPr>
            <w:tcW w:w="1945" w:type="dxa"/>
            <w:shd w:val="clear" w:color="auto" w:fill="auto"/>
            <w:vAlign w:val="center"/>
          </w:tcPr>
          <w:p w14:paraId="451D5DC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D05060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2658B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165E78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0x6000：09</w:t>
            </w:r>
          </w:p>
        </w:tc>
        <w:tc>
          <w:tcPr>
            <w:tcW w:w="2323" w:type="dxa"/>
            <w:shd w:val="clear" w:color="auto" w:fill="auto"/>
            <w:vAlign w:val="center"/>
          </w:tcPr>
          <w:p w14:paraId="333C08F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ANGLEACT3</w:t>
            </w:r>
          </w:p>
        </w:tc>
        <w:tc>
          <w:tcPr>
            <w:tcW w:w="2439" w:type="dxa"/>
            <w:shd w:val="clear" w:color="auto" w:fill="auto"/>
            <w:vAlign w:val="center"/>
          </w:tcPr>
          <w:p w14:paraId="6986568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中指实际角度</w:t>
            </w:r>
          </w:p>
        </w:tc>
        <w:tc>
          <w:tcPr>
            <w:tcW w:w="1945" w:type="dxa"/>
            <w:shd w:val="clear" w:color="auto" w:fill="auto"/>
            <w:vAlign w:val="center"/>
          </w:tcPr>
          <w:p w14:paraId="6B9ACA9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0E3FE0F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6AB0D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C116EF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0x6000：0A</w:t>
            </w:r>
          </w:p>
        </w:tc>
        <w:tc>
          <w:tcPr>
            <w:tcW w:w="2323" w:type="dxa"/>
            <w:shd w:val="clear" w:color="auto" w:fill="auto"/>
            <w:vAlign w:val="center"/>
          </w:tcPr>
          <w:p w14:paraId="1CF4700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ANGLEACT4</w:t>
            </w:r>
          </w:p>
        </w:tc>
        <w:tc>
          <w:tcPr>
            <w:tcW w:w="2439" w:type="dxa"/>
            <w:shd w:val="clear" w:color="auto" w:fill="auto"/>
            <w:vAlign w:val="center"/>
          </w:tcPr>
          <w:p w14:paraId="2929618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食指实际角度</w:t>
            </w:r>
          </w:p>
        </w:tc>
        <w:tc>
          <w:tcPr>
            <w:tcW w:w="1945" w:type="dxa"/>
            <w:shd w:val="clear" w:color="auto" w:fill="auto"/>
            <w:vAlign w:val="center"/>
          </w:tcPr>
          <w:p w14:paraId="211D78A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92FD64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26D8B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8F90A6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0x6000：0B</w:t>
            </w:r>
          </w:p>
        </w:tc>
        <w:tc>
          <w:tcPr>
            <w:tcW w:w="2323" w:type="dxa"/>
            <w:shd w:val="clear" w:color="auto" w:fill="auto"/>
            <w:vAlign w:val="center"/>
          </w:tcPr>
          <w:p w14:paraId="3EF2B81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ANGLEACT5</w:t>
            </w:r>
          </w:p>
        </w:tc>
        <w:tc>
          <w:tcPr>
            <w:tcW w:w="2439" w:type="dxa"/>
            <w:shd w:val="clear" w:color="auto" w:fill="auto"/>
            <w:vAlign w:val="center"/>
          </w:tcPr>
          <w:p w14:paraId="1C88576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大拇指弯曲实际角度</w:t>
            </w:r>
          </w:p>
        </w:tc>
        <w:tc>
          <w:tcPr>
            <w:tcW w:w="1945" w:type="dxa"/>
            <w:shd w:val="clear" w:color="auto" w:fill="auto"/>
            <w:vAlign w:val="center"/>
          </w:tcPr>
          <w:p w14:paraId="4068AE3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1C4EA5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20539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18024C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0x6000：0C</w:t>
            </w:r>
          </w:p>
        </w:tc>
        <w:tc>
          <w:tcPr>
            <w:tcW w:w="2323" w:type="dxa"/>
            <w:shd w:val="clear" w:color="auto" w:fill="auto"/>
            <w:vAlign w:val="center"/>
          </w:tcPr>
          <w:p w14:paraId="1A52C35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ANGLEACT6</w:t>
            </w:r>
          </w:p>
        </w:tc>
        <w:tc>
          <w:tcPr>
            <w:tcW w:w="2439" w:type="dxa"/>
            <w:shd w:val="clear" w:color="auto" w:fill="auto"/>
            <w:vAlign w:val="center"/>
          </w:tcPr>
          <w:p w14:paraId="6CF6232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大拇指侧摆实际角度</w:t>
            </w:r>
          </w:p>
        </w:tc>
        <w:tc>
          <w:tcPr>
            <w:tcW w:w="1945" w:type="dxa"/>
            <w:shd w:val="clear" w:color="auto" w:fill="auto"/>
            <w:vAlign w:val="center"/>
          </w:tcPr>
          <w:p w14:paraId="4BCD4BF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DED319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0DE78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10D56D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0x6000：0D</w:t>
            </w:r>
          </w:p>
        </w:tc>
        <w:tc>
          <w:tcPr>
            <w:tcW w:w="2323" w:type="dxa"/>
            <w:shd w:val="clear" w:color="auto" w:fill="auto"/>
            <w:vAlign w:val="center"/>
          </w:tcPr>
          <w:p w14:paraId="1F25420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FORCEACT1</w:t>
            </w:r>
          </w:p>
        </w:tc>
        <w:tc>
          <w:tcPr>
            <w:tcW w:w="2439" w:type="dxa"/>
            <w:shd w:val="clear" w:color="auto" w:fill="auto"/>
            <w:vAlign w:val="center"/>
          </w:tcPr>
          <w:p w14:paraId="45DACF7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小拇指实际受力</w:t>
            </w:r>
          </w:p>
        </w:tc>
        <w:tc>
          <w:tcPr>
            <w:tcW w:w="1945" w:type="dxa"/>
            <w:shd w:val="clear" w:color="auto" w:fill="auto"/>
            <w:vAlign w:val="center"/>
          </w:tcPr>
          <w:p w14:paraId="6B7A34E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879D14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27086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FCA40F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0x6000：0E</w:t>
            </w:r>
          </w:p>
        </w:tc>
        <w:tc>
          <w:tcPr>
            <w:tcW w:w="2323" w:type="dxa"/>
            <w:shd w:val="clear" w:color="auto" w:fill="auto"/>
            <w:vAlign w:val="center"/>
          </w:tcPr>
          <w:p w14:paraId="096D3CF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FORCEACT2</w:t>
            </w:r>
          </w:p>
        </w:tc>
        <w:tc>
          <w:tcPr>
            <w:tcW w:w="2439" w:type="dxa"/>
            <w:shd w:val="clear" w:color="auto" w:fill="auto"/>
            <w:vAlign w:val="center"/>
          </w:tcPr>
          <w:p w14:paraId="6038D53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无名指侧摆实际受力</w:t>
            </w:r>
          </w:p>
        </w:tc>
        <w:tc>
          <w:tcPr>
            <w:tcW w:w="1945" w:type="dxa"/>
            <w:shd w:val="clear" w:color="auto" w:fill="auto"/>
            <w:vAlign w:val="center"/>
          </w:tcPr>
          <w:p w14:paraId="4A481B5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AB5591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4B6CA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D17F6A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0x6000：0F</w:t>
            </w:r>
          </w:p>
        </w:tc>
        <w:tc>
          <w:tcPr>
            <w:tcW w:w="2323" w:type="dxa"/>
            <w:shd w:val="clear" w:color="auto" w:fill="auto"/>
            <w:vAlign w:val="center"/>
          </w:tcPr>
          <w:p w14:paraId="79794B0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FORCEACT3</w:t>
            </w:r>
          </w:p>
        </w:tc>
        <w:tc>
          <w:tcPr>
            <w:tcW w:w="2439" w:type="dxa"/>
            <w:shd w:val="clear" w:color="auto" w:fill="auto"/>
            <w:vAlign w:val="center"/>
          </w:tcPr>
          <w:p w14:paraId="06F8166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中指侧摆实际受力</w:t>
            </w:r>
          </w:p>
        </w:tc>
        <w:tc>
          <w:tcPr>
            <w:tcW w:w="1945" w:type="dxa"/>
            <w:shd w:val="clear" w:color="auto" w:fill="auto"/>
            <w:vAlign w:val="center"/>
          </w:tcPr>
          <w:p w14:paraId="330F9AB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7CD533A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5C518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F22E56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0x6000：10</w:t>
            </w:r>
          </w:p>
        </w:tc>
        <w:tc>
          <w:tcPr>
            <w:tcW w:w="2323" w:type="dxa"/>
            <w:shd w:val="clear" w:color="auto" w:fill="auto"/>
            <w:vAlign w:val="center"/>
          </w:tcPr>
          <w:p w14:paraId="670846D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FORCEACT4</w:t>
            </w:r>
          </w:p>
        </w:tc>
        <w:tc>
          <w:tcPr>
            <w:tcW w:w="2439" w:type="dxa"/>
            <w:shd w:val="clear" w:color="auto" w:fill="auto"/>
            <w:vAlign w:val="center"/>
          </w:tcPr>
          <w:p w14:paraId="4DD4BE8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食指侧摆实际受力</w:t>
            </w:r>
          </w:p>
        </w:tc>
        <w:tc>
          <w:tcPr>
            <w:tcW w:w="1945" w:type="dxa"/>
            <w:shd w:val="clear" w:color="auto" w:fill="auto"/>
            <w:vAlign w:val="center"/>
          </w:tcPr>
          <w:p w14:paraId="63A1CF3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3F9866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6D811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B686DB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0x6000：11</w:t>
            </w:r>
          </w:p>
        </w:tc>
        <w:tc>
          <w:tcPr>
            <w:tcW w:w="2323" w:type="dxa"/>
            <w:shd w:val="clear" w:color="auto" w:fill="auto"/>
            <w:vAlign w:val="center"/>
          </w:tcPr>
          <w:p w14:paraId="3D3F6E6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FORCEACT5</w:t>
            </w:r>
          </w:p>
        </w:tc>
        <w:tc>
          <w:tcPr>
            <w:tcW w:w="2439" w:type="dxa"/>
            <w:shd w:val="clear" w:color="auto" w:fill="auto"/>
            <w:vAlign w:val="center"/>
          </w:tcPr>
          <w:p w14:paraId="4DE2A78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大拇指弯曲实际受力</w:t>
            </w:r>
          </w:p>
        </w:tc>
        <w:tc>
          <w:tcPr>
            <w:tcW w:w="1945" w:type="dxa"/>
            <w:shd w:val="clear" w:color="auto" w:fill="auto"/>
            <w:vAlign w:val="center"/>
          </w:tcPr>
          <w:p w14:paraId="021B67C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D6DA94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509EB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4418DBC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0x6000：12</w:t>
            </w:r>
          </w:p>
        </w:tc>
        <w:tc>
          <w:tcPr>
            <w:tcW w:w="2323" w:type="dxa"/>
            <w:shd w:val="clear" w:color="auto" w:fill="auto"/>
            <w:vAlign w:val="center"/>
          </w:tcPr>
          <w:p w14:paraId="545CB78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FORCEACT6</w:t>
            </w:r>
          </w:p>
        </w:tc>
        <w:tc>
          <w:tcPr>
            <w:tcW w:w="2439" w:type="dxa"/>
            <w:shd w:val="clear" w:color="auto" w:fill="auto"/>
            <w:vAlign w:val="center"/>
          </w:tcPr>
          <w:p w14:paraId="10C828B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大拇指侧摆实际受力</w:t>
            </w:r>
          </w:p>
        </w:tc>
        <w:tc>
          <w:tcPr>
            <w:tcW w:w="1945" w:type="dxa"/>
            <w:shd w:val="clear" w:color="auto" w:fill="auto"/>
            <w:vAlign w:val="center"/>
          </w:tcPr>
          <w:p w14:paraId="6C4622B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4FC624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2295F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859AEC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0x6000：13</w:t>
            </w:r>
          </w:p>
        </w:tc>
        <w:tc>
          <w:tcPr>
            <w:tcW w:w="2323" w:type="dxa"/>
            <w:shd w:val="clear" w:color="auto" w:fill="auto"/>
            <w:vAlign w:val="center"/>
          </w:tcPr>
          <w:p w14:paraId="27868FD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CURACT1</w:t>
            </w:r>
          </w:p>
        </w:tc>
        <w:tc>
          <w:tcPr>
            <w:tcW w:w="2439" w:type="dxa"/>
            <w:shd w:val="clear" w:color="auto" w:fill="auto"/>
            <w:vAlign w:val="center"/>
          </w:tcPr>
          <w:p w14:paraId="3961A1D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小拇指实际电流</w:t>
            </w:r>
          </w:p>
        </w:tc>
        <w:tc>
          <w:tcPr>
            <w:tcW w:w="1945" w:type="dxa"/>
            <w:shd w:val="clear" w:color="auto" w:fill="auto"/>
            <w:vAlign w:val="center"/>
          </w:tcPr>
          <w:p w14:paraId="0EB93D4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8963F9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0D2FD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162791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0x6000：14</w:t>
            </w:r>
          </w:p>
        </w:tc>
        <w:tc>
          <w:tcPr>
            <w:tcW w:w="2323" w:type="dxa"/>
            <w:shd w:val="clear" w:color="auto" w:fill="auto"/>
            <w:vAlign w:val="center"/>
          </w:tcPr>
          <w:p w14:paraId="52A4B1A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CURACT2</w:t>
            </w:r>
          </w:p>
        </w:tc>
        <w:tc>
          <w:tcPr>
            <w:tcW w:w="2439" w:type="dxa"/>
            <w:shd w:val="clear" w:color="auto" w:fill="auto"/>
            <w:vAlign w:val="center"/>
          </w:tcPr>
          <w:p w14:paraId="58D9BAA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无名指侧摆实际电流</w:t>
            </w:r>
          </w:p>
        </w:tc>
        <w:tc>
          <w:tcPr>
            <w:tcW w:w="1945" w:type="dxa"/>
            <w:shd w:val="clear" w:color="auto" w:fill="auto"/>
            <w:vAlign w:val="center"/>
          </w:tcPr>
          <w:p w14:paraId="06670C0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54F9A3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16BF6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7E6E353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0x6000：15</w:t>
            </w:r>
          </w:p>
        </w:tc>
        <w:tc>
          <w:tcPr>
            <w:tcW w:w="2323" w:type="dxa"/>
            <w:shd w:val="clear" w:color="auto" w:fill="auto"/>
            <w:vAlign w:val="center"/>
          </w:tcPr>
          <w:p w14:paraId="3FDF643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CURACT3</w:t>
            </w:r>
          </w:p>
        </w:tc>
        <w:tc>
          <w:tcPr>
            <w:tcW w:w="2439" w:type="dxa"/>
            <w:shd w:val="clear" w:color="auto" w:fill="auto"/>
            <w:vAlign w:val="center"/>
          </w:tcPr>
          <w:p w14:paraId="3B7EA61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中指侧摆实际电流</w:t>
            </w:r>
          </w:p>
        </w:tc>
        <w:tc>
          <w:tcPr>
            <w:tcW w:w="1945" w:type="dxa"/>
            <w:shd w:val="clear" w:color="auto" w:fill="auto"/>
            <w:vAlign w:val="center"/>
          </w:tcPr>
          <w:p w14:paraId="69006CE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233179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11AC3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F92818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0x6000：16</w:t>
            </w:r>
          </w:p>
        </w:tc>
        <w:tc>
          <w:tcPr>
            <w:tcW w:w="2323" w:type="dxa"/>
            <w:shd w:val="clear" w:color="auto" w:fill="auto"/>
            <w:vAlign w:val="center"/>
          </w:tcPr>
          <w:p w14:paraId="1701EB1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CURACT4</w:t>
            </w:r>
          </w:p>
        </w:tc>
        <w:tc>
          <w:tcPr>
            <w:tcW w:w="2439" w:type="dxa"/>
            <w:shd w:val="clear" w:color="auto" w:fill="auto"/>
            <w:vAlign w:val="center"/>
          </w:tcPr>
          <w:p w14:paraId="2C8913B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食指侧摆实际电流</w:t>
            </w:r>
          </w:p>
        </w:tc>
        <w:tc>
          <w:tcPr>
            <w:tcW w:w="1945" w:type="dxa"/>
            <w:shd w:val="clear" w:color="auto" w:fill="auto"/>
            <w:vAlign w:val="center"/>
          </w:tcPr>
          <w:p w14:paraId="75AF4F6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756BB8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6AC9F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1224" w:type="dxa"/>
            <w:shd w:val="clear" w:color="auto" w:fill="auto"/>
            <w:vAlign w:val="center"/>
          </w:tcPr>
          <w:p w14:paraId="1CA74B4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0x6000：17</w:t>
            </w:r>
          </w:p>
        </w:tc>
        <w:tc>
          <w:tcPr>
            <w:tcW w:w="2323" w:type="dxa"/>
            <w:shd w:val="clear" w:color="auto" w:fill="auto"/>
            <w:vAlign w:val="center"/>
          </w:tcPr>
          <w:p w14:paraId="6CE6DFA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CURACT5</w:t>
            </w:r>
          </w:p>
        </w:tc>
        <w:tc>
          <w:tcPr>
            <w:tcW w:w="2439" w:type="dxa"/>
            <w:shd w:val="clear" w:color="auto" w:fill="auto"/>
            <w:vAlign w:val="center"/>
          </w:tcPr>
          <w:p w14:paraId="3DBA525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大拇指弯曲实际电流</w:t>
            </w:r>
          </w:p>
        </w:tc>
        <w:tc>
          <w:tcPr>
            <w:tcW w:w="1945" w:type="dxa"/>
            <w:shd w:val="clear" w:color="auto" w:fill="auto"/>
            <w:vAlign w:val="center"/>
          </w:tcPr>
          <w:p w14:paraId="3C56A23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69158F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5331E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5B74505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0x6000：18</w:t>
            </w:r>
          </w:p>
        </w:tc>
        <w:tc>
          <w:tcPr>
            <w:tcW w:w="2323" w:type="dxa"/>
            <w:shd w:val="clear" w:color="auto" w:fill="auto"/>
            <w:vAlign w:val="center"/>
          </w:tcPr>
          <w:p w14:paraId="09CE9B3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CURACT6</w:t>
            </w:r>
          </w:p>
        </w:tc>
        <w:tc>
          <w:tcPr>
            <w:tcW w:w="2439" w:type="dxa"/>
            <w:shd w:val="clear" w:color="auto" w:fill="auto"/>
            <w:vAlign w:val="center"/>
          </w:tcPr>
          <w:p w14:paraId="247C5B8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大拇指侧摆实际电流</w:t>
            </w:r>
          </w:p>
        </w:tc>
        <w:tc>
          <w:tcPr>
            <w:tcW w:w="1945" w:type="dxa"/>
            <w:shd w:val="clear" w:color="auto" w:fill="auto"/>
            <w:vAlign w:val="center"/>
          </w:tcPr>
          <w:p w14:paraId="3A966CF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C0ADA7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7E0FC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248A73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0x6000：19</w:t>
            </w:r>
          </w:p>
        </w:tc>
        <w:tc>
          <w:tcPr>
            <w:tcW w:w="2323" w:type="dxa"/>
            <w:shd w:val="clear" w:color="auto" w:fill="auto"/>
            <w:vAlign w:val="center"/>
          </w:tcPr>
          <w:p w14:paraId="4EFE0B8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ERROR1</w:t>
            </w:r>
          </w:p>
        </w:tc>
        <w:tc>
          <w:tcPr>
            <w:tcW w:w="2439" w:type="dxa"/>
            <w:shd w:val="clear" w:color="auto" w:fill="auto"/>
            <w:vAlign w:val="center"/>
          </w:tcPr>
          <w:p w14:paraId="2335528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小拇指故障码</w:t>
            </w:r>
          </w:p>
        </w:tc>
        <w:tc>
          <w:tcPr>
            <w:tcW w:w="1945" w:type="dxa"/>
            <w:shd w:val="clear" w:color="auto" w:fill="auto"/>
            <w:vAlign w:val="center"/>
          </w:tcPr>
          <w:p w14:paraId="7207C0A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52575C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04E9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775FDB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0x6000：1A</w:t>
            </w:r>
          </w:p>
        </w:tc>
        <w:tc>
          <w:tcPr>
            <w:tcW w:w="2323" w:type="dxa"/>
            <w:shd w:val="clear" w:color="auto" w:fill="auto"/>
            <w:vAlign w:val="center"/>
          </w:tcPr>
          <w:p w14:paraId="76D1841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ERROR2</w:t>
            </w:r>
          </w:p>
        </w:tc>
        <w:tc>
          <w:tcPr>
            <w:tcW w:w="2439" w:type="dxa"/>
            <w:shd w:val="clear" w:color="auto" w:fill="auto"/>
            <w:vAlign w:val="center"/>
          </w:tcPr>
          <w:p w14:paraId="03875E9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无名指故障码</w:t>
            </w:r>
          </w:p>
        </w:tc>
        <w:tc>
          <w:tcPr>
            <w:tcW w:w="1945" w:type="dxa"/>
            <w:shd w:val="clear" w:color="auto" w:fill="auto"/>
            <w:vAlign w:val="center"/>
          </w:tcPr>
          <w:p w14:paraId="221F340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76BD45E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0898D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60F779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0x6000：1B</w:t>
            </w:r>
          </w:p>
        </w:tc>
        <w:tc>
          <w:tcPr>
            <w:tcW w:w="2323" w:type="dxa"/>
            <w:shd w:val="clear" w:color="auto" w:fill="auto"/>
            <w:vAlign w:val="center"/>
          </w:tcPr>
          <w:p w14:paraId="463DA7D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ERROR3</w:t>
            </w:r>
          </w:p>
        </w:tc>
        <w:tc>
          <w:tcPr>
            <w:tcW w:w="2439" w:type="dxa"/>
            <w:shd w:val="clear" w:color="auto" w:fill="auto"/>
            <w:vAlign w:val="center"/>
          </w:tcPr>
          <w:p w14:paraId="009B6E7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中指故障码</w:t>
            </w:r>
          </w:p>
        </w:tc>
        <w:tc>
          <w:tcPr>
            <w:tcW w:w="1945" w:type="dxa"/>
            <w:shd w:val="clear" w:color="auto" w:fill="auto"/>
            <w:vAlign w:val="center"/>
          </w:tcPr>
          <w:p w14:paraId="29DDD44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DAACD2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157B8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409141B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0x6000：1C</w:t>
            </w:r>
          </w:p>
        </w:tc>
        <w:tc>
          <w:tcPr>
            <w:tcW w:w="2323" w:type="dxa"/>
            <w:shd w:val="clear" w:color="auto" w:fill="auto"/>
            <w:vAlign w:val="center"/>
          </w:tcPr>
          <w:p w14:paraId="1BCAECF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ERROR4</w:t>
            </w:r>
          </w:p>
        </w:tc>
        <w:tc>
          <w:tcPr>
            <w:tcW w:w="2439" w:type="dxa"/>
            <w:shd w:val="clear" w:color="auto" w:fill="auto"/>
            <w:vAlign w:val="center"/>
          </w:tcPr>
          <w:p w14:paraId="56A0FF4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食指故障码</w:t>
            </w:r>
          </w:p>
        </w:tc>
        <w:tc>
          <w:tcPr>
            <w:tcW w:w="1945" w:type="dxa"/>
            <w:shd w:val="clear" w:color="auto" w:fill="auto"/>
            <w:vAlign w:val="center"/>
          </w:tcPr>
          <w:p w14:paraId="4623F90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8AC50F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19555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509513F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0x6000：1D</w:t>
            </w:r>
          </w:p>
        </w:tc>
        <w:tc>
          <w:tcPr>
            <w:tcW w:w="2323" w:type="dxa"/>
            <w:shd w:val="clear" w:color="auto" w:fill="auto"/>
            <w:vAlign w:val="center"/>
          </w:tcPr>
          <w:p w14:paraId="6437617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ERROR5</w:t>
            </w:r>
          </w:p>
        </w:tc>
        <w:tc>
          <w:tcPr>
            <w:tcW w:w="2439" w:type="dxa"/>
            <w:shd w:val="clear" w:color="auto" w:fill="auto"/>
            <w:vAlign w:val="center"/>
          </w:tcPr>
          <w:p w14:paraId="22EEEC9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大拇指弯曲故障码</w:t>
            </w:r>
          </w:p>
        </w:tc>
        <w:tc>
          <w:tcPr>
            <w:tcW w:w="1945" w:type="dxa"/>
            <w:shd w:val="clear" w:color="auto" w:fill="auto"/>
            <w:vAlign w:val="center"/>
          </w:tcPr>
          <w:p w14:paraId="7B77DB1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D71038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4191E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993F69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0x6000：1E</w:t>
            </w:r>
          </w:p>
        </w:tc>
        <w:tc>
          <w:tcPr>
            <w:tcW w:w="2323" w:type="dxa"/>
            <w:shd w:val="clear" w:color="auto" w:fill="auto"/>
            <w:vAlign w:val="center"/>
          </w:tcPr>
          <w:p w14:paraId="7CC4473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ERROR6</w:t>
            </w:r>
          </w:p>
        </w:tc>
        <w:tc>
          <w:tcPr>
            <w:tcW w:w="2439" w:type="dxa"/>
            <w:shd w:val="clear" w:color="auto" w:fill="auto"/>
            <w:vAlign w:val="center"/>
          </w:tcPr>
          <w:p w14:paraId="2561005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大拇指侧摆故障码</w:t>
            </w:r>
          </w:p>
        </w:tc>
        <w:tc>
          <w:tcPr>
            <w:tcW w:w="1945" w:type="dxa"/>
            <w:shd w:val="clear" w:color="auto" w:fill="auto"/>
            <w:vAlign w:val="center"/>
          </w:tcPr>
          <w:p w14:paraId="3BE583C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F6D317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4E52C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70CF0AE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0x6000：1F</w:t>
            </w:r>
          </w:p>
        </w:tc>
        <w:tc>
          <w:tcPr>
            <w:tcW w:w="2323" w:type="dxa"/>
            <w:shd w:val="clear" w:color="auto" w:fill="auto"/>
            <w:vAlign w:val="center"/>
          </w:tcPr>
          <w:p w14:paraId="38C31E2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STATUS1</w:t>
            </w:r>
          </w:p>
        </w:tc>
        <w:tc>
          <w:tcPr>
            <w:tcW w:w="2439" w:type="dxa"/>
            <w:shd w:val="clear" w:color="auto" w:fill="auto"/>
            <w:vAlign w:val="center"/>
          </w:tcPr>
          <w:p w14:paraId="4AE715E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小拇指状态信息</w:t>
            </w:r>
          </w:p>
        </w:tc>
        <w:tc>
          <w:tcPr>
            <w:tcW w:w="1945" w:type="dxa"/>
            <w:shd w:val="clear" w:color="auto" w:fill="auto"/>
            <w:vAlign w:val="center"/>
          </w:tcPr>
          <w:p w14:paraId="544A9FE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5AD5259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105B4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387124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0x6000：20</w:t>
            </w:r>
          </w:p>
        </w:tc>
        <w:tc>
          <w:tcPr>
            <w:tcW w:w="2323" w:type="dxa"/>
            <w:shd w:val="clear" w:color="auto" w:fill="auto"/>
            <w:vAlign w:val="center"/>
          </w:tcPr>
          <w:p w14:paraId="78FB3ED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STATUS2</w:t>
            </w:r>
          </w:p>
        </w:tc>
        <w:tc>
          <w:tcPr>
            <w:tcW w:w="2439" w:type="dxa"/>
            <w:shd w:val="clear" w:color="auto" w:fill="auto"/>
            <w:vAlign w:val="center"/>
          </w:tcPr>
          <w:p w14:paraId="702D126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无名指状态信息</w:t>
            </w:r>
          </w:p>
        </w:tc>
        <w:tc>
          <w:tcPr>
            <w:tcW w:w="1945" w:type="dxa"/>
            <w:shd w:val="clear" w:color="auto" w:fill="auto"/>
            <w:vAlign w:val="center"/>
          </w:tcPr>
          <w:p w14:paraId="0655EE9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5A951B0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1E92D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8DABB3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0x6000：21</w:t>
            </w:r>
          </w:p>
        </w:tc>
        <w:tc>
          <w:tcPr>
            <w:tcW w:w="2323" w:type="dxa"/>
            <w:shd w:val="clear" w:color="auto" w:fill="auto"/>
            <w:vAlign w:val="center"/>
          </w:tcPr>
          <w:p w14:paraId="7E07345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STATUS3</w:t>
            </w:r>
          </w:p>
        </w:tc>
        <w:tc>
          <w:tcPr>
            <w:tcW w:w="2439" w:type="dxa"/>
            <w:shd w:val="clear" w:color="auto" w:fill="auto"/>
            <w:vAlign w:val="center"/>
          </w:tcPr>
          <w:p w14:paraId="054016F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中指状态信息</w:t>
            </w:r>
          </w:p>
        </w:tc>
        <w:tc>
          <w:tcPr>
            <w:tcW w:w="1945" w:type="dxa"/>
            <w:shd w:val="clear" w:color="auto" w:fill="auto"/>
            <w:vAlign w:val="center"/>
          </w:tcPr>
          <w:p w14:paraId="4F2FC3F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5AACCF4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47543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DDE379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0x6000：22</w:t>
            </w:r>
          </w:p>
        </w:tc>
        <w:tc>
          <w:tcPr>
            <w:tcW w:w="2323" w:type="dxa"/>
            <w:shd w:val="clear" w:color="auto" w:fill="auto"/>
            <w:vAlign w:val="center"/>
          </w:tcPr>
          <w:p w14:paraId="034532B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STATUS4</w:t>
            </w:r>
          </w:p>
        </w:tc>
        <w:tc>
          <w:tcPr>
            <w:tcW w:w="2439" w:type="dxa"/>
            <w:shd w:val="clear" w:color="auto" w:fill="auto"/>
            <w:vAlign w:val="center"/>
          </w:tcPr>
          <w:p w14:paraId="0C8AAB6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食指状态信息</w:t>
            </w:r>
          </w:p>
        </w:tc>
        <w:tc>
          <w:tcPr>
            <w:tcW w:w="1945" w:type="dxa"/>
            <w:shd w:val="clear" w:color="auto" w:fill="auto"/>
            <w:vAlign w:val="center"/>
          </w:tcPr>
          <w:p w14:paraId="667E555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0225E2D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4ABCB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D84B7E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0x6000：23</w:t>
            </w:r>
          </w:p>
        </w:tc>
        <w:tc>
          <w:tcPr>
            <w:tcW w:w="2323" w:type="dxa"/>
            <w:shd w:val="clear" w:color="auto" w:fill="auto"/>
            <w:vAlign w:val="center"/>
          </w:tcPr>
          <w:p w14:paraId="290B965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STATUS5</w:t>
            </w:r>
          </w:p>
        </w:tc>
        <w:tc>
          <w:tcPr>
            <w:tcW w:w="2439" w:type="dxa"/>
            <w:shd w:val="clear" w:color="auto" w:fill="auto"/>
            <w:vAlign w:val="center"/>
          </w:tcPr>
          <w:p w14:paraId="000987A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大拇指弯曲状态信息</w:t>
            </w:r>
          </w:p>
        </w:tc>
        <w:tc>
          <w:tcPr>
            <w:tcW w:w="1945" w:type="dxa"/>
            <w:shd w:val="clear" w:color="auto" w:fill="auto"/>
            <w:vAlign w:val="center"/>
          </w:tcPr>
          <w:p w14:paraId="47D311F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7F3244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31BD2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E78930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0x6000：24</w:t>
            </w:r>
          </w:p>
        </w:tc>
        <w:tc>
          <w:tcPr>
            <w:tcW w:w="2323" w:type="dxa"/>
            <w:shd w:val="clear" w:color="auto" w:fill="auto"/>
            <w:vAlign w:val="center"/>
          </w:tcPr>
          <w:p w14:paraId="6235DB3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STATUS6</w:t>
            </w:r>
          </w:p>
        </w:tc>
        <w:tc>
          <w:tcPr>
            <w:tcW w:w="2439" w:type="dxa"/>
            <w:shd w:val="clear" w:color="auto" w:fill="auto"/>
            <w:vAlign w:val="center"/>
          </w:tcPr>
          <w:p w14:paraId="18696E2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大拇指侧摆状态信息</w:t>
            </w:r>
          </w:p>
        </w:tc>
        <w:tc>
          <w:tcPr>
            <w:tcW w:w="1945" w:type="dxa"/>
            <w:shd w:val="clear" w:color="auto" w:fill="auto"/>
            <w:vAlign w:val="center"/>
          </w:tcPr>
          <w:p w14:paraId="4BE7EA4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DF63E1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73592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AE84BA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0x6000：25</w:t>
            </w:r>
          </w:p>
        </w:tc>
        <w:tc>
          <w:tcPr>
            <w:tcW w:w="2323" w:type="dxa"/>
            <w:shd w:val="clear" w:color="auto" w:fill="auto"/>
            <w:vAlign w:val="center"/>
          </w:tcPr>
          <w:p w14:paraId="09B6494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TEMP1</w:t>
            </w:r>
          </w:p>
        </w:tc>
        <w:tc>
          <w:tcPr>
            <w:tcW w:w="2439" w:type="dxa"/>
            <w:shd w:val="clear" w:color="auto" w:fill="auto"/>
            <w:vAlign w:val="center"/>
          </w:tcPr>
          <w:p w14:paraId="068A6EA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小拇指温度</w:t>
            </w:r>
          </w:p>
        </w:tc>
        <w:tc>
          <w:tcPr>
            <w:tcW w:w="1945" w:type="dxa"/>
            <w:shd w:val="clear" w:color="auto" w:fill="auto"/>
            <w:vAlign w:val="center"/>
          </w:tcPr>
          <w:p w14:paraId="5EF1EB5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8A9D4C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079C3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3D2F1C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0x6000：26</w:t>
            </w:r>
          </w:p>
        </w:tc>
        <w:tc>
          <w:tcPr>
            <w:tcW w:w="2323" w:type="dxa"/>
            <w:shd w:val="clear" w:color="auto" w:fill="auto"/>
            <w:vAlign w:val="center"/>
          </w:tcPr>
          <w:p w14:paraId="3A6CCFC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TEMP2</w:t>
            </w:r>
          </w:p>
        </w:tc>
        <w:tc>
          <w:tcPr>
            <w:tcW w:w="2439" w:type="dxa"/>
            <w:shd w:val="clear" w:color="auto" w:fill="auto"/>
            <w:vAlign w:val="center"/>
          </w:tcPr>
          <w:p w14:paraId="4BE0CE1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无名指温度</w:t>
            </w:r>
          </w:p>
        </w:tc>
        <w:tc>
          <w:tcPr>
            <w:tcW w:w="1945" w:type="dxa"/>
            <w:shd w:val="clear" w:color="auto" w:fill="auto"/>
            <w:vAlign w:val="center"/>
          </w:tcPr>
          <w:p w14:paraId="55307C8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376C9F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1BEE4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F6EF6A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0x6000：27</w:t>
            </w:r>
          </w:p>
        </w:tc>
        <w:tc>
          <w:tcPr>
            <w:tcW w:w="2323" w:type="dxa"/>
            <w:shd w:val="clear" w:color="auto" w:fill="auto"/>
            <w:vAlign w:val="center"/>
          </w:tcPr>
          <w:p w14:paraId="3BE8625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TEMP3</w:t>
            </w:r>
          </w:p>
        </w:tc>
        <w:tc>
          <w:tcPr>
            <w:tcW w:w="2439" w:type="dxa"/>
            <w:shd w:val="clear" w:color="auto" w:fill="auto"/>
            <w:vAlign w:val="center"/>
          </w:tcPr>
          <w:p w14:paraId="45DFA34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中指温度</w:t>
            </w:r>
          </w:p>
        </w:tc>
        <w:tc>
          <w:tcPr>
            <w:tcW w:w="1945" w:type="dxa"/>
            <w:shd w:val="clear" w:color="auto" w:fill="auto"/>
            <w:vAlign w:val="center"/>
          </w:tcPr>
          <w:p w14:paraId="66B6224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E9DBA3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3AB9F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28C4B2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0x6000：28</w:t>
            </w:r>
          </w:p>
        </w:tc>
        <w:tc>
          <w:tcPr>
            <w:tcW w:w="2323" w:type="dxa"/>
            <w:shd w:val="clear" w:color="auto" w:fill="auto"/>
            <w:vAlign w:val="center"/>
          </w:tcPr>
          <w:p w14:paraId="0C56573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TEMP4</w:t>
            </w:r>
          </w:p>
        </w:tc>
        <w:tc>
          <w:tcPr>
            <w:tcW w:w="2439" w:type="dxa"/>
            <w:shd w:val="clear" w:color="auto" w:fill="auto"/>
            <w:vAlign w:val="center"/>
          </w:tcPr>
          <w:p w14:paraId="6E8168D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食指温度</w:t>
            </w:r>
          </w:p>
        </w:tc>
        <w:tc>
          <w:tcPr>
            <w:tcW w:w="1945" w:type="dxa"/>
            <w:shd w:val="clear" w:color="auto" w:fill="auto"/>
            <w:vAlign w:val="center"/>
          </w:tcPr>
          <w:p w14:paraId="51CA9B2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5805503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06986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F40DF5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0x6000：29</w:t>
            </w:r>
          </w:p>
        </w:tc>
        <w:tc>
          <w:tcPr>
            <w:tcW w:w="2323" w:type="dxa"/>
            <w:shd w:val="clear" w:color="auto" w:fill="auto"/>
            <w:vAlign w:val="center"/>
          </w:tcPr>
          <w:p w14:paraId="037CA23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TEMP5</w:t>
            </w:r>
          </w:p>
        </w:tc>
        <w:tc>
          <w:tcPr>
            <w:tcW w:w="2439" w:type="dxa"/>
            <w:shd w:val="clear" w:color="auto" w:fill="auto"/>
            <w:vAlign w:val="center"/>
          </w:tcPr>
          <w:p w14:paraId="1941138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大拇指弯曲温度</w:t>
            </w:r>
          </w:p>
        </w:tc>
        <w:tc>
          <w:tcPr>
            <w:tcW w:w="1945" w:type="dxa"/>
            <w:shd w:val="clear" w:color="auto" w:fill="auto"/>
            <w:vAlign w:val="center"/>
          </w:tcPr>
          <w:p w14:paraId="3143E50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D31B05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4541A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464E921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0x6000：2A</w:t>
            </w:r>
          </w:p>
        </w:tc>
        <w:tc>
          <w:tcPr>
            <w:tcW w:w="2323" w:type="dxa"/>
            <w:shd w:val="clear" w:color="auto" w:fill="auto"/>
            <w:vAlign w:val="center"/>
          </w:tcPr>
          <w:p w14:paraId="2E5B6C6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TEMP6</w:t>
            </w:r>
          </w:p>
        </w:tc>
        <w:tc>
          <w:tcPr>
            <w:tcW w:w="2439" w:type="dxa"/>
            <w:shd w:val="clear" w:color="auto" w:fill="auto"/>
            <w:vAlign w:val="center"/>
          </w:tcPr>
          <w:p w14:paraId="6E8BE20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大拇指侧摆温度</w:t>
            </w:r>
          </w:p>
        </w:tc>
        <w:tc>
          <w:tcPr>
            <w:tcW w:w="1945" w:type="dxa"/>
            <w:shd w:val="clear" w:color="auto" w:fill="auto"/>
            <w:vAlign w:val="center"/>
          </w:tcPr>
          <w:p w14:paraId="4EF79C9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75C4A2F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38155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399A80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0x6000：2B</w:t>
            </w:r>
          </w:p>
        </w:tc>
        <w:tc>
          <w:tcPr>
            <w:tcW w:w="2323" w:type="dxa"/>
            <w:shd w:val="clear" w:color="auto" w:fill="auto"/>
            <w:vAlign w:val="center"/>
          </w:tcPr>
          <w:p w14:paraId="11B5D9D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NormalForce1</w:t>
            </w:r>
          </w:p>
        </w:tc>
        <w:tc>
          <w:tcPr>
            <w:tcW w:w="2439" w:type="dxa"/>
            <w:shd w:val="clear" w:color="auto" w:fill="auto"/>
            <w:vAlign w:val="center"/>
          </w:tcPr>
          <w:p w14:paraId="2C09DDA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小拇指法向力数值</w:t>
            </w:r>
          </w:p>
        </w:tc>
        <w:tc>
          <w:tcPr>
            <w:tcW w:w="1945" w:type="dxa"/>
            <w:shd w:val="clear" w:color="auto" w:fill="auto"/>
            <w:vAlign w:val="center"/>
          </w:tcPr>
          <w:p w14:paraId="45F354B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22D3E7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6FD3F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F65235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0x6000：2C</w:t>
            </w:r>
          </w:p>
        </w:tc>
        <w:tc>
          <w:tcPr>
            <w:tcW w:w="2323" w:type="dxa"/>
            <w:shd w:val="clear" w:color="auto" w:fill="auto"/>
            <w:vAlign w:val="center"/>
          </w:tcPr>
          <w:p w14:paraId="52397E0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TangentialForce1</w:t>
            </w:r>
          </w:p>
        </w:tc>
        <w:tc>
          <w:tcPr>
            <w:tcW w:w="2439" w:type="dxa"/>
            <w:shd w:val="clear" w:color="auto" w:fill="auto"/>
            <w:vAlign w:val="center"/>
          </w:tcPr>
          <w:p w14:paraId="2BDF28D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小拇指切向力数值</w:t>
            </w:r>
          </w:p>
        </w:tc>
        <w:tc>
          <w:tcPr>
            <w:tcW w:w="1945" w:type="dxa"/>
            <w:shd w:val="clear" w:color="auto" w:fill="auto"/>
            <w:vAlign w:val="center"/>
          </w:tcPr>
          <w:p w14:paraId="107012A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03C58A8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4D38D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F26D59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0x6000：2D</w:t>
            </w:r>
          </w:p>
        </w:tc>
        <w:tc>
          <w:tcPr>
            <w:tcW w:w="2323" w:type="dxa"/>
            <w:shd w:val="clear" w:color="auto" w:fill="auto"/>
            <w:vAlign w:val="center"/>
          </w:tcPr>
          <w:p w14:paraId="109A6EC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Direction1</w:t>
            </w:r>
          </w:p>
        </w:tc>
        <w:tc>
          <w:tcPr>
            <w:tcW w:w="2439" w:type="dxa"/>
            <w:shd w:val="clear" w:color="auto" w:fill="auto"/>
            <w:vAlign w:val="center"/>
          </w:tcPr>
          <w:p w14:paraId="5230689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小拇指切向力方向</w:t>
            </w:r>
          </w:p>
        </w:tc>
        <w:tc>
          <w:tcPr>
            <w:tcW w:w="1945" w:type="dxa"/>
            <w:shd w:val="clear" w:color="auto" w:fill="auto"/>
            <w:vAlign w:val="center"/>
          </w:tcPr>
          <w:p w14:paraId="7292F0A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93581E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3B28D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D214BE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0x6000：2E</w:t>
            </w:r>
          </w:p>
        </w:tc>
        <w:tc>
          <w:tcPr>
            <w:tcW w:w="2323" w:type="dxa"/>
            <w:shd w:val="clear" w:color="auto" w:fill="auto"/>
            <w:vAlign w:val="center"/>
          </w:tcPr>
          <w:p w14:paraId="62CAEA2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ProximityValue_L1</w:t>
            </w:r>
          </w:p>
        </w:tc>
        <w:tc>
          <w:tcPr>
            <w:tcW w:w="2439" w:type="dxa"/>
            <w:vMerge w:val="restart"/>
            <w:shd w:val="clear" w:color="auto" w:fill="auto"/>
            <w:vAlign w:val="center"/>
          </w:tcPr>
          <w:p w14:paraId="725C0C4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小拇指接近觉数值</w:t>
            </w:r>
          </w:p>
        </w:tc>
        <w:tc>
          <w:tcPr>
            <w:tcW w:w="1945" w:type="dxa"/>
            <w:shd w:val="clear" w:color="auto" w:fill="auto"/>
            <w:vAlign w:val="center"/>
          </w:tcPr>
          <w:p w14:paraId="05F4BAD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029A415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107D1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5D618A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0x6000：2F</w:t>
            </w:r>
          </w:p>
        </w:tc>
        <w:tc>
          <w:tcPr>
            <w:tcW w:w="2323" w:type="dxa"/>
            <w:shd w:val="clear" w:color="auto" w:fill="auto"/>
            <w:vAlign w:val="center"/>
          </w:tcPr>
          <w:p w14:paraId="5D4AB63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ProximityValue_H1</w:t>
            </w:r>
          </w:p>
        </w:tc>
        <w:tc>
          <w:tcPr>
            <w:tcW w:w="2439" w:type="dxa"/>
            <w:vMerge w:val="continue"/>
            <w:shd w:val="clear" w:color="auto" w:fill="auto"/>
            <w:vAlign w:val="center"/>
          </w:tcPr>
          <w:p w14:paraId="1BFFEEE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p>
        </w:tc>
        <w:tc>
          <w:tcPr>
            <w:tcW w:w="1945" w:type="dxa"/>
            <w:shd w:val="clear" w:color="auto" w:fill="auto"/>
            <w:vAlign w:val="center"/>
          </w:tcPr>
          <w:p w14:paraId="70B917B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0AE2E1F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688B7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D10276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0x6000：30</w:t>
            </w:r>
          </w:p>
        </w:tc>
        <w:tc>
          <w:tcPr>
            <w:tcW w:w="2323" w:type="dxa"/>
            <w:shd w:val="clear" w:color="auto" w:fill="auto"/>
            <w:vAlign w:val="center"/>
          </w:tcPr>
          <w:p w14:paraId="59E808D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NormalForce2</w:t>
            </w:r>
          </w:p>
        </w:tc>
        <w:tc>
          <w:tcPr>
            <w:tcW w:w="2439" w:type="dxa"/>
            <w:shd w:val="clear" w:color="auto" w:fill="auto"/>
            <w:vAlign w:val="center"/>
          </w:tcPr>
          <w:p w14:paraId="4A32742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无名指法向力数值</w:t>
            </w:r>
          </w:p>
        </w:tc>
        <w:tc>
          <w:tcPr>
            <w:tcW w:w="1945" w:type="dxa"/>
            <w:shd w:val="clear" w:color="auto" w:fill="auto"/>
            <w:vAlign w:val="center"/>
          </w:tcPr>
          <w:p w14:paraId="0B10BD0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BCE7CF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6F043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935D1D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0x6000：31</w:t>
            </w:r>
          </w:p>
        </w:tc>
        <w:tc>
          <w:tcPr>
            <w:tcW w:w="2323" w:type="dxa"/>
            <w:shd w:val="clear" w:color="auto" w:fill="auto"/>
            <w:vAlign w:val="center"/>
          </w:tcPr>
          <w:p w14:paraId="556BFF9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TangentialForce2</w:t>
            </w:r>
          </w:p>
        </w:tc>
        <w:tc>
          <w:tcPr>
            <w:tcW w:w="2439" w:type="dxa"/>
            <w:shd w:val="clear" w:color="auto" w:fill="auto"/>
            <w:vAlign w:val="center"/>
          </w:tcPr>
          <w:p w14:paraId="356D574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无名指切向力数值</w:t>
            </w:r>
          </w:p>
        </w:tc>
        <w:tc>
          <w:tcPr>
            <w:tcW w:w="1945" w:type="dxa"/>
            <w:shd w:val="clear" w:color="auto" w:fill="auto"/>
            <w:vAlign w:val="center"/>
          </w:tcPr>
          <w:p w14:paraId="1FD0084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4DE5E3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0CB02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15C3BF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0x6000：32</w:t>
            </w:r>
          </w:p>
        </w:tc>
        <w:tc>
          <w:tcPr>
            <w:tcW w:w="2323" w:type="dxa"/>
            <w:shd w:val="clear" w:color="auto" w:fill="auto"/>
            <w:vAlign w:val="center"/>
          </w:tcPr>
          <w:p w14:paraId="72D9011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Direction2</w:t>
            </w:r>
          </w:p>
        </w:tc>
        <w:tc>
          <w:tcPr>
            <w:tcW w:w="2439" w:type="dxa"/>
            <w:shd w:val="clear" w:color="auto" w:fill="auto"/>
            <w:vAlign w:val="center"/>
          </w:tcPr>
          <w:p w14:paraId="432292E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无名指切向力方向</w:t>
            </w:r>
          </w:p>
        </w:tc>
        <w:tc>
          <w:tcPr>
            <w:tcW w:w="1945" w:type="dxa"/>
            <w:shd w:val="clear" w:color="auto" w:fill="auto"/>
            <w:vAlign w:val="center"/>
          </w:tcPr>
          <w:p w14:paraId="7F04873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49B63E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2F7C6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ED5D61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0x6000：33</w:t>
            </w:r>
          </w:p>
        </w:tc>
        <w:tc>
          <w:tcPr>
            <w:tcW w:w="2323" w:type="dxa"/>
            <w:shd w:val="clear" w:color="auto" w:fill="auto"/>
            <w:vAlign w:val="center"/>
          </w:tcPr>
          <w:p w14:paraId="218A474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ProximityValue_L2</w:t>
            </w:r>
          </w:p>
        </w:tc>
        <w:tc>
          <w:tcPr>
            <w:tcW w:w="2439" w:type="dxa"/>
            <w:vMerge w:val="restart"/>
            <w:shd w:val="clear" w:color="auto" w:fill="auto"/>
            <w:vAlign w:val="center"/>
          </w:tcPr>
          <w:p w14:paraId="4815D74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无名指接近觉数值</w:t>
            </w:r>
          </w:p>
        </w:tc>
        <w:tc>
          <w:tcPr>
            <w:tcW w:w="1945" w:type="dxa"/>
            <w:shd w:val="clear" w:color="auto" w:fill="auto"/>
            <w:vAlign w:val="center"/>
          </w:tcPr>
          <w:p w14:paraId="1A78DE5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0190F8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27CDF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1A8D7C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0x6000：34</w:t>
            </w:r>
          </w:p>
        </w:tc>
        <w:tc>
          <w:tcPr>
            <w:tcW w:w="2323" w:type="dxa"/>
            <w:shd w:val="clear" w:color="auto" w:fill="auto"/>
            <w:vAlign w:val="center"/>
          </w:tcPr>
          <w:p w14:paraId="0EFDEDE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ProximityValue_H2</w:t>
            </w:r>
          </w:p>
        </w:tc>
        <w:tc>
          <w:tcPr>
            <w:tcW w:w="2439" w:type="dxa"/>
            <w:vMerge w:val="continue"/>
            <w:shd w:val="clear" w:color="auto" w:fill="auto"/>
            <w:vAlign w:val="center"/>
          </w:tcPr>
          <w:p w14:paraId="28E2262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p>
        </w:tc>
        <w:tc>
          <w:tcPr>
            <w:tcW w:w="1945" w:type="dxa"/>
            <w:shd w:val="clear" w:color="auto" w:fill="auto"/>
            <w:vAlign w:val="center"/>
          </w:tcPr>
          <w:p w14:paraId="667A969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FC979C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1B102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5E8A6FC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 35</w:t>
            </w:r>
          </w:p>
        </w:tc>
        <w:tc>
          <w:tcPr>
            <w:tcW w:w="2323" w:type="dxa"/>
            <w:shd w:val="clear" w:color="auto" w:fill="auto"/>
            <w:vAlign w:val="center"/>
          </w:tcPr>
          <w:p w14:paraId="7FA2787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NormalForce3</w:t>
            </w:r>
          </w:p>
        </w:tc>
        <w:tc>
          <w:tcPr>
            <w:tcW w:w="2439" w:type="dxa"/>
            <w:shd w:val="clear" w:color="auto" w:fill="auto"/>
            <w:vAlign w:val="center"/>
          </w:tcPr>
          <w:p w14:paraId="0E34477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中指法向力数值</w:t>
            </w:r>
          </w:p>
        </w:tc>
        <w:tc>
          <w:tcPr>
            <w:tcW w:w="1945" w:type="dxa"/>
            <w:shd w:val="clear" w:color="auto" w:fill="auto"/>
            <w:vAlign w:val="center"/>
          </w:tcPr>
          <w:p w14:paraId="01AF881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6D497F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21BED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7DA322C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 36</w:t>
            </w:r>
          </w:p>
        </w:tc>
        <w:tc>
          <w:tcPr>
            <w:tcW w:w="2323" w:type="dxa"/>
            <w:shd w:val="clear" w:color="auto" w:fill="auto"/>
            <w:vAlign w:val="center"/>
          </w:tcPr>
          <w:p w14:paraId="690384C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TangentialForce3</w:t>
            </w:r>
          </w:p>
        </w:tc>
        <w:tc>
          <w:tcPr>
            <w:tcW w:w="2439" w:type="dxa"/>
            <w:shd w:val="clear" w:color="auto" w:fill="auto"/>
            <w:vAlign w:val="center"/>
          </w:tcPr>
          <w:p w14:paraId="5679BDF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中指切向力数值</w:t>
            </w:r>
          </w:p>
        </w:tc>
        <w:tc>
          <w:tcPr>
            <w:tcW w:w="1945" w:type="dxa"/>
            <w:shd w:val="clear" w:color="auto" w:fill="auto"/>
            <w:vAlign w:val="center"/>
          </w:tcPr>
          <w:p w14:paraId="25BB268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1A0529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5CA05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82D24F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 37</w:t>
            </w:r>
          </w:p>
        </w:tc>
        <w:tc>
          <w:tcPr>
            <w:tcW w:w="2323" w:type="dxa"/>
            <w:shd w:val="clear" w:color="auto" w:fill="auto"/>
            <w:vAlign w:val="center"/>
          </w:tcPr>
          <w:p w14:paraId="3B1C2EA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Direction3</w:t>
            </w:r>
          </w:p>
        </w:tc>
        <w:tc>
          <w:tcPr>
            <w:tcW w:w="2439" w:type="dxa"/>
            <w:shd w:val="clear" w:color="auto" w:fill="auto"/>
            <w:vAlign w:val="center"/>
          </w:tcPr>
          <w:p w14:paraId="3382715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中指切向力方向</w:t>
            </w:r>
          </w:p>
        </w:tc>
        <w:tc>
          <w:tcPr>
            <w:tcW w:w="1945" w:type="dxa"/>
            <w:shd w:val="clear" w:color="auto" w:fill="auto"/>
            <w:vAlign w:val="center"/>
          </w:tcPr>
          <w:p w14:paraId="17BB7A1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EC5261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7DB21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C120A4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 38</w:t>
            </w:r>
          </w:p>
        </w:tc>
        <w:tc>
          <w:tcPr>
            <w:tcW w:w="2323" w:type="dxa"/>
            <w:shd w:val="clear" w:color="auto" w:fill="auto"/>
            <w:vAlign w:val="center"/>
          </w:tcPr>
          <w:p w14:paraId="6AC62FE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ProximityValue_L3</w:t>
            </w:r>
          </w:p>
        </w:tc>
        <w:tc>
          <w:tcPr>
            <w:tcW w:w="2439" w:type="dxa"/>
            <w:vMerge w:val="restart"/>
            <w:shd w:val="clear" w:color="auto" w:fill="auto"/>
            <w:vAlign w:val="center"/>
          </w:tcPr>
          <w:p w14:paraId="0C224C8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中指接近觉数值</w:t>
            </w:r>
          </w:p>
        </w:tc>
        <w:tc>
          <w:tcPr>
            <w:tcW w:w="1945" w:type="dxa"/>
            <w:shd w:val="clear" w:color="auto" w:fill="auto"/>
            <w:vAlign w:val="center"/>
          </w:tcPr>
          <w:p w14:paraId="737A60E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011E21A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7B385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9EC7D9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 39</w:t>
            </w:r>
          </w:p>
        </w:tc>
        <w:tc>
          <w:tcPr>
            <w:tcW w:w="2323" w:type="dxa"/>
            <w:shd w:val="clear" w:color="auto" w:fill="auto"/>
            <w:vAlign w:val="center"/>
          </w:tcPr>
          <w:p w14:paraId="74CF229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ProximityValue_H3</w:t>
            </w:r>
          </w:p>
        </w:tc>
        <w:tc>
          <w:tcPr>
            <w:tcW w:w="2439" w:type="dxa"/>
            <w:vMerge w:val="continue"/>
            <w:shd w:val="clear" w:color="auto" w:fill="auto"/>
            <w:vAlign w:val="center"/>
          </w:tcPr>
          <w:p w14:paraId="11B2C4A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p>
        </w:tc>
        <w:tc>
          <w:tcPr>
            <w:tcW w:w="1945" w:type="dxa"/>
            <w:shd w:val="clear" w:color="auto" w:fill="auto"/>
            <w:vAlign w:val="center"/>
          </w:tcPr>
          <w:p w14:paraId="3770D8C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768550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1DA9C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AFB94E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 3A</w:t>
            </w:r>
          </w:p>
        </w:tc>
        <w:tc>
          <w:tcPr>
            <w:tcW w:w="2323" w:type="dxa"/>
            <w:shd w:val="clear" w:color="auto" w:fill="auto"/>
            <w:vAlign w:val="center"/>
          </w:tcPr>
          <w:p w14:paraId="4E7AE87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NormalForce4</w:t>
            </w:r>
          </w:p>
        </w:tc>
        <w:tc>
          <w:tcPr>
            <w:tcW w:w="2439" w:type="dxa"/>
            <w:shd w:val="clear" w:color="auto" w:fill="auto"/>
            <w:vAlign w:val="center"/>
          </w:tcPr>
          <w:p w14:paraId="1E0CDDD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食指法向力数值</w:t>
            </w:r>
          </w:p>
        </w:tc>
        <w:tc>
          <w:tcPr>
            <w:tcW w:w="1945" w:type="dxa"/>
            <w:shd w:val="clear" w:color="auto" w:fill="auto"/>
            <w:vAlign w:val="center"/>
          </w:tcPr>
          <w:p w14:paraId="6885596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E0039E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20A68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779D56C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 3B</w:t>
            </w:r>
          </w:p>
        </w:tc>
        <w:tc>
          <w:tcPr>
            <w:tcW w:w="2323" w:type="dxa"/>
            <w:shd w:val="clear" w:color="auto" w:fill="auto"/>
            <w:vAlign w:val="center"/>
          </w:tcPr>
          <w:p w14:paraId="33D54E4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TangentialForce4</w:t>
            </w:r>
          </w:p>
        </w:tc>
        <w:tc>
          <w:tcPr>
            <w:tcW w:w="2439" w:type="dxa"/>
            <w:shd w:val="clear" w:color="auto" w:fill="auto"/>
            <w:vAlign w:val="center"/>
          </w:tcPr>
          <w:p w14:paraId="4931CCD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食指切向力数值</w:t>
            </w:r>
          </w:p>
        </w:tc>
        <w:tc>
          <w:tcPr>
            <w:tcW w:w="1945" w:type="dxa"/>
            <w:shd w:val="clear" w:color="auto" w:fill="auto"/>
            <w:vAlign w:val="center"/>
          </w:tcPr>
          <w:p w14:paraId="7C04C11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04D7C7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6984D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A3DE52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 3C</w:t>
            </w:r>
          </w:p>
        </w:tc>
        <w:tc>
          <w:tcPr>
            <w:tcW w:w="2323" w:type="dxa"/>
            <w:shd w:val="clear" w:color="auto" w:fill="auto"/>
            <w:vAlign w:val="center"/>
          </w:tcPr>
          <w:p w14:paraId="082DCAA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Direction4</w:t>
            </w:r>
          </w:p>
        </w:tc>
        <w:tc>
          <w:tcPr>
            <w:tcW w:w="2439" w:type="dxa"/>
            <w:shd w:val="clear" w:color="auto" w:fill="auto"/>
            <w:vAlign w:val="center"/>
          </w:tcPr>
          <w:p w14:paraId="703D650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食指切向力方向</w:t>
            </w:r>
          </w:p>
        </w:tc>
        <w:tc>
          <w:tcPr>
            <w:tcW w:w="1945" w:type="dxa"/>
            <w:shd w:val="clear" w:color="auto" w:fill="auto"/>
            <w:vAlign w:val="center"/>
          </w:tcPr>
          <w:p w14:paraId="7A0111C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3B6A1E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7DFD4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487EA12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 3D</w:t>
            </w:r>
          </w:p>
        </w:tc>
        <w:tc>
          <w:tcPr>
            <w:tcW w:w="2323" w:type="dxa"/>
            <w:shd w:val="clear" w:color="auto" w:fill="auto"/>
            <w:vAlign w:val="center"/>
          </w:tcPr>
          <w:p w14:paraId="3365452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ProximityValue_L4</w:t>
            </w:r>
          </w:p>
        </w:tc>
        <w:tc>
          <w:tcPr>
            <w:tcW w:w="2439" w:type="dxa"/>
            <w:vMerge w:val="restart"/>
            <w:shd w:val="clear" w:color="auto" w:fill="auto"/>
            <w:vAlign w:val="center"/>
          </w:tcPr>
          <w:p w14:paraId="5483B1B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食指接近觉数值</w:t>
            </w:r>
          </w:p>
        </w:tc>
        <w:tc>
          <w:tcPr>
            <w:tcW w:w="1945" w:type="dxa"/>
            <w:shd w:val="clear" w:color="auto" w:fill="auto"/>
            <w:vAlign w:val="center"/>
          </w:tcPr>
          <w:p w14:paraId="75250C3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697BC4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31A58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43E1BA0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 3E</w:t>
            </w:r>
          </w:p>
        </w:tc>
        <w:tc>
          <w:tcPr>
            <w:tcW w:w="2323" w:type="dxa"/>
            <w:shd w:val="clear" w:color="auto" w:fill="auto"/>
            <w:vAlign w:val="center"/>
          </w:tcPr>
          <w:p w14:paraId="24EFD8D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ProximityValue_H4</w:t>
            </w:r>
          </w:p>
        </w:tc>
        <w:tc>
          <w:tcPr>
            <w:tcW w:w="2439" w:type="dxa"/>
            <w:vMerge w:val="continue"/>
            <w:shd w:val="clear" w:color="auto" w:fill="auto"/>
            <w:vAlign w:val="center"/>
          </w:tcPr>
          <w:p w14:paraId="521EDEB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p>
        </w:tc>
        <w:tc>
          <w:tcPr>
            <w:tcW w:w="1945" w:type="dxa"/>
            <w:shd w:val="clear" w:color="auto" w:fill="auto"/>
            <w:vAlign w:val="center"/>
          </w:tcPr>
          <w:p w14:paraId="5EA2D56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3DD9F3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21689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DE1766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 3F</w:t>
            </w:r>
          </w:p>
        </w:tc>
        <w:tc>
          <w:tcPr>
            <w:tcW w:w="2323" w:type="dxa"/>
            <w:shd w:val="clear" w:color="auto" w:fill="auto"/>
            <w:vAlign w:val="center"/>
          </w:tcPr>
          <w:p w14:paraId="1752631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NormalForce5</w:t>
            </w:r>
          </w:p>
        </w:tc>
        <w:tc>
          <w:tcPr>
            <w:tcW w:w="2439" w:type="dxa"/>
            <w:shd w:val="clear" w:color="auto" w:fill="auto"/>
            <w:vAlign w:val="center"/>
          </w:tcPr>
          <w:p w14:paraId="38BC0B0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大拇指法向力数值</w:t>
            </w:r>
          </w:p>
        </w:tc>
        <w:tc>
          <w:tcPr>
            <w:tcW w:w="1945" w:type="dxa"/>
            <w:shd w:val="clear" w:color="auto" w:fill="auto"/>
            <w:vAlign w:val="center"/>
          </w:tcPr>
          <w:p w14:paraId="0083C36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72A56A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7C7FD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DD3BA8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 40</w:t>
            </w:r>
          </w:p>
        </w:tc>
        <w:tc>
          <w:tcPr>
            <w:tcW w:w="2323" w:type="dxa"/>
            <w:shd w:val="clear" w:color="auto" w:fill="auto"/>
            <w:vAlign w:val="center"/>
          </w:tcPr>
          <w:p w14:paraId="129E9AE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TangentialForce5</w:t>
            </w:r>
          </w:p>
        </w:tc>
        <w:tc>
          <w:tcPr>
            <w:tcW w:w="2439" w:type="dxa"/>
            <w:shd w:val="clear" w:color="auto" w:fill="auto"/>
            <w:vAlign w:val="center"/>
          </w:tcPr>
          <w:p w14:paraId="2C383FD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大拇指切向力数值</w:t>
            </w:r>
          </w:p>
        </w:tc>
        <w:tc>
          <w:tcPr>
            <w:tcW w:w="1945" w:type="dxa"/>
            <w:shd w:val="clear" w:color="auto" w:fill="auto"/>
            <w:vAlign w:val="center"/>
          </w:tcPr>
          <w:p w14:paraId="7ACC133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DD2DA5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5A6FF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EB9379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 41</w:t>
            </w:r>
          </w:p>
        </w:tc>
        <w:tc>
          <w:tcPr>
            <w:tcW w:w="2323" w:type="dxa"/>
            <w:shd w:val="clear" w:color="auto" w:fill="auto"/>
            <w:vAlign w:val="center"/>
          </w:tcPr>
          <w:p w14:paraId="042F20A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Direction5</w:t>
            </w:r>
          </w:p>
        </w:tc>
        <w:tc>
          <w:tcPr>
            <w:tcW w:w="2439" w:type="dxa"/>
            <w:shd w:val="clear" w:color="auto" w:fill="auto"/>
            <w:vAlign w:val="center"/>
          </w:tcPr>
          <w:p w14:paraId="2594678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大拇指切向力方向</w:t>
            </w:r>
          </w:p>
        </w:tc>
        <w:tc>
          <w:tcPr>
            <w:tcW w:w="1945" w:type="dxa"/>
            <w:shd w:val="clear" w:color="auto" w:fill="auto"/>
            <w:vAlign w:val="center"/>
          </w:tcPr>
          <w:p w14:paraId="72ED1E4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048775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6C115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477ED3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 42</w:t>
            </w:r>
          </w:p>
        </w:tc>
        <w:tc>
          <w:tcPr>
            <w:tcW w:w="2323" w:type="dxa"/>
            <w:shd w:val="clear" w:color="auto" w:fill="auto"/>
            <w:vAlign w:val="center"/>
          </w:tcPr>
          <w:p w14:paraId="0A3AEAA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ProximityValue_L5</w:t>
            </w:r>
          </w:p>
        </w:tc>
        <w:tc>
          <w:tcPr>
            <w:tcW w:w="2439" w:type="dxa"/>
            <w:vMerge w:val="restart"/>
            <w:shd w:val="clear" w:color="auto" w:fill="auto"/>
            <w:vAlign w:val="center"/>
          </w:tcPr>
          <w:p w14:paraId="79A55E8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大拇指接近觉数值</w:t>
            </w:r>
          </w:p>
        </w:tc>
        <w:tc>
          <w:tcPr>
            <w:tcW w:w="1945" w:type="dxa"/>
            <w:shd w:val="clear" w:color="auto" w:fill="auto"/>
            <w:vAlign w:val="center"/>
          </w:tcPr>
          <w:p w14:paraId="2162964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79CFEF9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7C901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83ACBA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 43</w:t>
            </w:r>
          </w:p>
        </w:tc>
        <w:tc>
          <w:tcPr>
            <w:tcW w:w="2323" w:type="dxa"/>
            <w:shd w:val="clear" w:color="auto" w:fill="auto"/>
            <w:vAlign w:val="center"/>
          </w:tcPr>
          <w:p w14:paraId="7665E55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ProximityValue_H5</w:t>
            </w:r>
          </w:p>
        </w:tc>
        <w:tc>
          <w:tcPr>
            <w:tcW w:w="2439" w:type="dxa"/>
            <w:vMerge w:val="continue"/>
            <w:shd w:val="clear" w:color="auto" w:fill="auto"/>
            <w:vAlign w:val="center"/>
          </w:tcPr>
          <w:p w14:paraId="0913215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p>
        </w:tc>
        <w:tc>
          <w:tcPr>
            <w:tcW w:w="1945" w:type="dxa"/>
            <w:shd w:val="clear" w:color="auto" w:fill="auto"/>
            <w:vAlign w:val="center"/>
          </w:tcPr>
          <w:p w14:paraId="64FBF19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BBD5D2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527D8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43265E8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 44</w:t>
            </w:r>
          </w:p>
        </w:tc>
        <w:tc>
          <w:tcPr>
            <w:tcW w:w="2323" w:type="dxa"/>
            <w:shd w:val="clear" w:color="auto" w:fill="auto"/>
            <w:vAlign w:val="center"/>
          </w:tcPr>
          <w:p w14:paraId="1DCF61D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Palm_NormalForce1</w:t>
            </w:r>
          </w:p>
        </w:tc>
        <w:tc>
          <w:tcPr>
            <w:tcW w:w="2439" w:type="dxa"/>
            <w:shd w:val="clear" w:color="auto" w:fill="auto"/>
            <w:vAlign w:val="center"/>
          </w:tcPr>
          <w:p w14:paraId="45DCECA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掌心区域1法向力数值</w:t>
            </w:r>
          </w:p>
        </w:tc>
        <w:tc>
          <w:tcPr>
            <w:tcW w:w="1945" w:type="dxa"/>
            <w:shd w:val="clear" w:color="auto" w:fill="auto"/>
            <w:vAlign w:val="center"/>
          </w:tcPr>
          <w:p w14:paraId="2028E7F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2CE888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1E928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5518F23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 45</w:t>
            </w:r>
          </w:p>
        </w:tc>
        <w:tc>
          <w:tcPr>
            <w:tcW w:w="2323" w:type="dxa"/>
            <w:shd w:val="clear" w:color="auto" w:fill="auto"/>
            <w:vAlign w:val="center"/>
          </w:tcPr>
          <w:p w14:paraId="6785E89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Palm_TangentialForc1</w:t>
            </w:r>
          </w:p>
        </w:tc>
        <w:tc>
          <w:tcPr>
            <w:tcW w:w="2439" w:type="dxa"/>
            <w:shd w:val="clear" w:color="auto" w:fill="auto"/>
            <w:vAlign w:val="center"/>
          </w:tcPr>
          <w:p w14:paraId="5745311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掌心区域1切向力数值</w:t>
            </w:r>
          </w:p>
        </w:tc>
        <w:tc>
          <w:tcPr>
            <w:tcW w:w="1945" w:type="dxa"/>
            <w:shd w:val="clear" w:color="auto" w:fill="auto"/>
            <w:vAlign w:val="center"/>
          </w:tcPr>
          <w:p w14:paraId="40E4D1E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2A6534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3DA73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272C80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 46</w:t>
            </w:r>
          </w:p>
        </w:tc>
        <w:tc>
          <w:tcPr>
            <w:tcW w:w="2323" w:type="dxa"/>
            <w:shd w:val="clear" w:color="auto" w:fill="auto"/>
            <w:vAlign w:val="center"/>
          </w:tcPr>
          <w:p w14:paraId="7ED33DE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Palm_Direction1</w:t>
            </w:r>
          </w:p>
        </w:tc>
        <w:tc>
          <w:tcPr>
            <w:tcW w:w="2439" w:type="dxa"/>
            <w:shd w:val="clear" w:color="auto" w:fill="auto"/>
            <w:vAlign w:val="center"/>
          </w:tcPr>
          <w:p w14:paraId="5F40B00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掌心区域1切向力方向</w:t>
            </w:r>
          </w:p>
        </w:tc>
        <w:tc>
          <w:tcPr>
            <w:tcW w:w="1945" w:type="dxa"/>
            <w:shd w:val="clear" w:color="auto" w:fill="auto"/>
            <w:vAlign w:val="center"/>
          </w:tcPr>
          <w:p w14:paraId="64A8F85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023DC5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6A384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6E4034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 47</w:t>
            </w:r>
          </w:p>
        </w:tc>
        <w:tc>
          <w:tcPr>
            <w:tcW w:w="2323" w:type="dxa"/>
            <w:shd w:val="clear" w:color="auto" w:fill="auto"/>
            <w:vAlign w:val="center"/>
          </w:tcPr>
          <w:p w14:paraId="30916D8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Palm_NormalForce2</w:t>
            </w:r>
          </w:p>
        </w:tc>
        <w:tc>
          <w:tcPr>
            <w:tcW w:w="2439" w:type="dxa"/>
            <w:shd w:val="clear" w:color="auto" w:fill="auto"/>
            <w:vAlign w:val="center"/>
          </w:tcPr>
          <w:p w14:paraId="5CAD8F5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掌心区域2法向力数值</w:t>
            </w:r>
          </w:p>
        </w:tc>
        <w:tc>
          <w:tcPr>
            <w:tcW w:w="1945" w:type="dxa"/>
            <w:shd w:val="clear" w:color="auto" w:fill="auto"/>
            <w:vAlign w:val="center"/>
          </w:tcPr>
          <w:p w14:paraId="7B6B044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66F900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2B0A5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3BA0CF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 48</w:t>
            </w:r>
          </w:p>
        </w:tc>
        <w:tc>
          <w:tcPr>
            <w:tcW w:w="2323" w:type="dxa"/>
            <w:shd w:val="clear" w:color="auto" w:fill="auto"/>
            <w:vAlign w:val="center"/>
          </w:tcPr>
          <w:p w14:paraId="016EF52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Palm_TangentialForc2</w:t>
            </w:r>
          </w:p>
        </w:tc>
        <w:tc>
          <w:tcPr>
            <w:tcW w:w="2439" w:type="dxa"/>
            <w:shd w:val="clear" w:color="auto" w:fill="auto"/>
            <w:vAlign w:val="center"/>
          </w:tcPr>
          <w:p w14:paraId="5372556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掌心区域2切向力数值</w:t>
            </w:r>
          </w:p>
        </w:tc>
        <w:tc>
          <w:tcPr>
            <w:tcW w:w="1945" w:type="dxa"/>
            <w:shd w:val="clear" w:color="auto" w:fill="auto"/>
            <w:vAlign w:val="center"/>
          </w:tcPr>
          <w:p w14:paraId="7878D9F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E82D66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493B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732D51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 49</w:t>
            </w:r>
          </w:p>
        </w:tc>
        <w:tc>
          <w:tcPr>
            <w:tcW w:w="2323" w:type="dxa"/>
            <w:shd w:val="clear" w:color="auto" w:fill="auto"/>
            <w:vAlign w:val="center"/>
          </w:tcPr>
          <w:p w14:paraId="27F97CB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Palm_Directio2</w:t>
            </w:r>
          </w:p>
        </w:tc>
        <w:tc>
          <w:tcPr>
            <w:tcW w:w="2439" w:type="dxa"/>
            <w:shd w:val="clear" w:color="auto" w:fill="auto"/>
            <w:vAlign w:val="center"/>
          </w:tcPr>
          <w:p w14:paraId="0C3C49C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掌心区域2切向力方向</w:t>
            </w:r>
          </w:p>
        </w:tc>
        <w:tc>
          <w:tcPr>
            <w:tcW w:w="1945" w:type="dxa"/>
            <w:shd w:val="clear" w:color="auto" w:fill="auto"/>
            <w:vAlign w:val="center"/>
          </w:tcPr>
          <w:p w14:paraId="43AD0AA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68C80A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5A9E7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8A9AF1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 4A</w:t>
            </w:r>
          </w:p>
        </w:tc>
        <w:tc>
          <w:tcPr>
            <w:tcW w:w="2323" w:type="dxa"/>
            <w:shd w:val="clear" w:color="auto" w:fill="auto"/>
            <w:vAlign w:val="center"/>
          </w:tcPr>
          <w:p w14:paraId="006EB32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Palm_NormalForce3</w:t>
            </w:r>
          </w:p>
        </w:tc>
        <w:tc>
          <w:tcPr>
            <w:tcW w:w="2439" w:type="dxa"/>
            <w:shd w:val="clear" w:color="auto" w:fill="auto"/>
            <w:vAlign w:val="center"/>
          </w:tcPr>
          <w:p w14:paraId="44425E5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掌心区域3法向力数值</w:t>
            </w:r>
          </w:p>
        </w:tc>
        <w:tc>
          <w:tcPr>
            <w:tcW w:w="1945" w:type="dxa"/>
            <w:shd w:val="clear" w:color="auto" w:fill="auto"/>
            <w:vAlign w:val="center"/>
          </w:tcPr>
          <w:p w14:paraId="0463A45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733D2A8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2E528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2BBEC6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 4B</w:t>
            </w:r>
          </w:p>
        </w:tc>
        <w:tc>
          <w:tcPr>
            <w:tcW w:w="2323" w:type="dxa"/>
            <w:shd w:val="clear" w:color="auto" w:fill="auto"/>
            <w:vAlign w:val="center"/>
          </w:tcPr>
          <w:p w14:paraId="41605A8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Palm_TangentialForc3</w:t>
            </w:r>
          </w:p>
        </w:tc>
        <w:tc>
          <w:tcPr>
            <w:tcW w:w="2439" w:type="dxa"/>
            <w:shd w:val="clear" w:color="auto" w:fill="auto"/>
            <w:vAlign w:val="center"/>
          </w:tcPr>
          <w:p w14:paraId="58CB148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掌心区域3切向力数值</w:t>
            </w:r>
          </w:p>
        </w:tc>
        <w:tc>
          <w:tcPr>
            <w:tcW w:w="1945" w:type="dxa"/>
            <w:shd w:val="clear" w:color="auto" w:fill="auto"/>
            <w:vAlign w:val="center"/>
          </w:tcPr>
          <w:p w14:paraId="02171EC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01C7A8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269EB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1764D8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 4C</w:t>
            </w:r>
          </w:p>
        </w:tc>
        <w:tc>
          <w:tcPr>
            <w:tcW w:w="2323" w:type="dxa"/>
            <w:shd w:val="clear" w:color="auto" w:fill="auto"/>
            <w:vAlign w:val="center"/>
          </w:tcPr>
          <w:p w14:paraId="78B924C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Palm_Directio3</w:t>
            </w:r>
          </w:p>
        </w:tc>
        <w:tc>
          <w:tcPr>
            <w:tcW w:w="2439" w:type="dxa"/>
            <w:shd w:val="clear" w:color="auto" w:fill="auto"/>
            <w:vAlign w:val="center"/>
          </w:tcPr>
          <w:p w14:paraId="1B2F8AE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掌心区域3切向力方向</w:t>
            </w:r>
          </w:p>
        </w:tc>
        <w:tc>
          <w:tcPr>
            <w:tcW w:w="1945" w:type="dxa"/>
            <w:shd w:val="clear" w:color="auto" w:fill="auto"/>
            <w:vAlign w:val="center"/>
          </w:tcPr>
          <w:p w14:paraId="5307826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A7CE67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538F4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5ED849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0x7000：01</w:t>
            </w:r>
          </w:p>
        </w:tc>
        <w:tc>
          <w:tcPr>
            <w:tcW w:w="2323" w:type="dxa"/>
            <w:shd w:val="clear" w:color="auto" w:fill="auto"/>
            <w:vAlign w:val="center"/>
          </w:tcPr>
          <w:p w14:paraId="77F2594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ENABLE_SET</w:t>
            </w:r>
          </w:p>
        </w:tc>
        <w:tc>
          <w:tcPr>
            <w:tcW w:w="2439" w:type="dxa"/>
            <w:shd w:val="clear" w:color="auto" w:fill="auto"/>
            <w:vAlign w:val="center"/>
          </w:tcPr>
          <w:p w14:paraId="2981482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运动控制使能</w:t>
            </w:r>
          </w:p>
        </w:tc>
        <w:tc>
          <w:tcPr>
            <w:tcW w:w="1945" w:type="dxa"/>
            <w:shd w:val="clear" w:color="auto" w:fill="auto"/>
            <w:vAlign w:val="center"/>
          </w:tcPr>
          <w:p w14:paraId="2CCC7E3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71D5F4C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62887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127747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0x7000：02</w:t>
            </w:r>
          </w:p>
        </w:tc>
        <w:tc>
          <w:tcPr>
            <w:tcW w:w="2323" w:type="dxa"/>
            <w:shd w:val="clear" w:color="auto" w:fill="auto"/>
            <w:vAlign w:val="center"/>
          </w:tcPr>
          <w:p w14:paraId="7C4939E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ANGLESET1</w:t>
            </w:r>
          </w:p>
        </w:tc>
        <w:tc>
          <w:tcPr>
            <w:tcW w:w="2439" w:type="dxa"/>
            <w:shd w:val="clear" w:color="auto" w:fill="auto"/>
            <w:vAlign w:val="center"/>
          </w:tcPr>
          <w:p w14:paraId="5B68CE0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小拇指角度设置</w:t>
            </w:r>
          </w:p>
        </w:tc>
        <w:tc>
          <w:tcPr>
            <w:tcW w:w="1945" w:type="dxa"/>
            <w:shd w:val="clear" w:color="auto" w:fill="auto"/>
            <w:vAlign w:val="center"/>
          </w:tcPr>
          <w:p w14:paraId="2C13373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770E9E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352F0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423ABA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0x7000：03</w:t>
            </w:r>
          </w:p>
        </w:tc>
        <w:tc>
          <w:tcPr>
            <w:tcW w:w="2323" w:type="dxa"/>
            <w:shd w:val="clear" w:color="auto" w:fill="auto"/>
            <w:vAlign w:val="center"/>
          </w:tcPr>
          <w:p w14:paraId="546B1A6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ANGLESET2</w:t>
            </w:r>
          </w:p>
        </w:tc>
        <w:tc>
          <w:tcPr>
            <w:tcW w:w="2439" w:type="dxa"/>
            <w:shd w:val="clear" w:color="auto" w:fill="auto"/>
            <w:vAlign w:val="center"/>
          </w:tcPr>
          <w:p w14:paraId="4C980C4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无名指角度设置</w:t>
            </w:r>
          </w:p>
        </w:tc>
        <w:tc>
          <w:tcPr>
            <w:tcW w:w="1945" w:type="dxa"/>
            <w:shd w:val="clear" w:color="auto" w:fill="auto"/>
            <w:vAlign w:val="center"/>
          </w:tcPr>
          <w:p w14:paraId="66CD9BE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0B58CA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73378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314354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0x7000：04</w:t>
            </w:r>
          </w:p>
        </w:tc>
        <w:tc>
          <w:tcPr>
            <w:tcW w:w="2323" w:type="dxa"/>
            <w:shd w:val="clear" w:color="auto" w:fill="auto"/>
            <w:vAlign w:val="center"/>
          </w:tcPr>
          <w:p w14:paraId="507606B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ANGLESET3</w:t>
            </w:r>
          </w:p>
        </w:tc>
        <w:tc>
          <w:tcPr>
            <w:tcW w:w="2439" w:type="dxa"/>
            <w:shd w:val="clear" w:color="auto" w:fill="auto"/>
            <w:vAlign w:val="center"/>
          </w:tcPr>
          <w:p w14:paraId="118A8AE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中指角度设置</w:t>
            </w:r>
          </w:p>
        </w:tc>
        <w:tc>
          <w:tcPr>
            <w:tcW w:w="1945" w:type="dxa"/>
            <w:shd w:val="clear" w:color="auto" w:fill="auto"/>
            <w:vAlign w:val="center"/>
          </w:tcPr>
          <w:p w14:paraId="2A5B66A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4CC5C5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5B319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748723C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0x7000：05</w:t>
            </w:r>
          </w:p>
        </w:tc>
        <w:tc>
          <w:tcPr>
            <w:tcW w:w="2323" w:type="dxa"/>
            <w:shd w:val="clear" w:color="auto" w:fill="auto"/>
            <w:vAlign w:val="center"/>
          </w:tcPr>
          <w:p w14:paraId="2E040E4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ANGLESET4</w:t>
            </w:r>
          </w:p>
        </w:tc>
        <w:tc>
          <w:tcPr>
            <w:tcW w:w="2439" w:type="dxa"/>
            <w:shd w:val="clear" w:color="auto" w:fill="auto"/>
            <w:vAlign w:val="center"/>
          </w:tcPr>
          <w:p w14:paraId="15C5133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食指角度设置</w:t>
            </w:r>
          </w:p>
        </w:tc>
        <w:tc>
          <w:tcPr>
            <w:tcW w:w="1945" w:type="dxa"/>
            <w:shd w:val="clear" w:color="auto" w:fill="auto"/>
            <w:vAlign w:val="center"/>
          </w:tcPr>
          <w:p w14:paraId="073704F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0A56A86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1341F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7056FBE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0x7000：06</w:t>
            </w:r>
          </w:p>
        </w:tc>
        <w:tc>
          <w:tcPr>
            <w:tcW w:w="2323" w:type="dxa"/>
            <w:shd w:val="clear" w:color="auto" w:fill="auto"/>
            <w:vAlign w:val="center"/>
          </w:tcPr>
          <w:p w14:paraId="7D9B0BF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ANGLESET5</w:t>
            </w:r>
          </w:p>
        </w:tc>
        <w:tc>
          <w:tcPr>
            <w:tcW w:w="2439" w:type="dxa"/>
            <w:shd w:val="clear" w:color="auto" w:fill="auto"/>
            <w:vAlign w:val="center"/>
          </w:tcPr>
          <w:p w14:paraId="1462F9C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大拇指弯曲角度设置</w:t>
            </w:r>
          </w:p>
        </w:tc>
        <w:tc>
          <w:tcPr>
            <w:tcW w:w="1945" w:type="dxa"/>
            <w:shd w:val="clear" w:color="auto" w:fill="auto"/>
            <w:vAlign w:val="center"/>
          </w:tcPr>
          <w:p w14:paraId="0F86FEE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274956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7DE13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5E15B2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0x7000：07</w:t>
            </w:r>
          </w:p>
        </w:tc>
        <w:tc>
          <w:tcPr>
            <w:tcW w:w="2323" w:type="dxa"/>
            <w:shd w:val="clear" w:color="auto" w:fill="auto"/>
            <w:vAlign w:val="center"/>
          </w:tcPr>
          <w:p w14:paraId="466DB2A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ANGLESET6</w:t>
            </w:r>
          </w:p>
        </w:tc>
        <w:tc>
          <w:tcPr>
            <w:tcW w:w="2439" w:type="dxa"/>
            <w:shd w:val="clear" w:color="auto" w:fill="auto"/>
            <w:vAlign w:val="center"/>
          </w:tcPr>
          <w:p w14:paraId="59A8FD9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大拇指侧摆角度设置</w:t>
            </w:r>
          </w:p>
        </w:tc>
        <w:tc>
          <w:tcPr>
            <w:tcW w:w="1945" w:type="dxa"/>
            <w:shd w:val="clear" w:color="auto" w:fill="auto"/>
            <w:vAlign w:val="center"/>
          </w:tcPr>
          <w:p w14:paraId="45C9B3B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E9ABD6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751DD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42E0B5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0x7000：08</w:t>
            </w:r>
          </w:p>
        </w:tc>
        <w:tc>
          <w:tcPr>
            <w:tcW w:w="2323" w:type="dxa"/>
            <w:shd w:val="clear" w:color="auto" w:fill="auto"/>
            <w:vAlign w:val="center"/>
          </w:tcPr>
          <w:p w14:paraId="286B3DA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FORCESET1</w:t>
            </w:r>
          </w:p>
        </w:tc>
        <w:tc>
          <w:tcPr>
            <w:tcW w:w="2439" w:type="dxa"/>
            <w:shd w:val="clear" w:color="auto" w:fill="auto"/>
            <w:vAlign w:val="center"/>
          </w:tcPr>
          <w:p w14:paraId="47A99EC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小拇指设置受力</w:t>
            </w:r>
          </w:p>
        </w:tc>
        <w:tc>
          <w:tcPr>
            <w:tcW w:w="1945" w:type="dxa"/>
            <w:shd w:val="clear" w:color="auto" w:fill="auto"/>
            <w:vAlign w:val="center"/>
          </w:tcPr>
          <w:p w14:paraId="3D6EBF9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B29096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0D15E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5544B33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0x7000：09</w:t>
            </w:r>
          </w:p>
        </w:tc>
        <w:tc>
          <w:tcPr>
            <w:tcW w:w="2323" w:type="dxa"/>
            <w:shd w:val="clear" w:color="auto" w:fill="auto"/>
            <w:vAlign w:val="center"/>
          </w:tcPr>
          <w:p w14:paraId="4C8D9B1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FORCESET2</w:t>
            </w:r>
          </w:p>
        </w:tc>
        <w:tc>
          <w:tcPr>
            <w:tcW w:w="2439" w:type="dxa"/>
            <w:shd w:val="clear" w:color="auto" w:fill="auto"/>
            <w:vAlign w:val="center"/>
          </w:tcPr>
          <w:p w14:paraId="638CD40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无名指设置受力</w:t>
            </w:r>
          </w:p>
        </w:tc>
        <w:tc>
          <w:tcPr>
            <w:tcW w:w="1945" w:type="dxa"/>
            <w:shd w:val="clear" w:color="auto" w:fill="auto"/>
            <w:vAlign w:val="center"/>
          </w:tcPr>
          <w:p w14:paraId="357B6C7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A64E51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6C92E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764D1F3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0x7000：0A</w:t>
            </w:r>
          </w:p>
        </w:tc>
        <w:tc>
          <w:tcPr>
            <w:tcW w:w="2323" w:type="dxa"/>
            <w:shd w:val="clear" w:color="auto" w:fill="auto"/>
            <w:vAlign w:val="center"/>
          </w:tcPr>
          <w:p w14:paraId="4688876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FORCESET3</w:t>
            </w:r>
          </w:p>
        </w:tc>
        <w:tc>
          <w:tcPr>
            <w:tcW w:w="2439" w:type="dxa"/>
            <w:shd w:val="clear" w:color="auto" w:fill="auto"/>
            <w:vAlign w:val="center"/>
          </w:tcPr>
          <w:p w14:paraId="6826AC9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中指设置受力</w:t>
            </w:r>
          </w:p>
        </w:tc>
        <w:tc>
          <w:tcPr>
            <w:tcW w:w="1945" w:type="dxa"/>
            <w:shd w:val="clear" w:color="auto" w:fill="auto"/>
            <w:vAlign w:val="center"/>
          </w:tcPr>
          <w:p w14:paraId="525C2DD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02F3E0A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052B4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BED8B6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0x7000：0B</w:t>
            </w:r>
          </w:p>
        </w:tc>
        <w:tc>
          <w:tcPr>
            <w:tcW w:w="2323" w:type="dxa"/>
            <w:shd w:val="clear" w:color="auto" w:fill="auto"/>
            <w:vAlign w:val="center"/>
          </w:tcPr>
          <w:p w14:paraId="37C98E9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FORCESET4</w:t>
            </w:r>
          </w:p>
        </w:tc>
        <w:tc>
          <w:tcPr>
            <w:tcW w:w="2439" w:type="dxa"/>
            <w:shd w:val="clear" w:color="auto" w:fill="auto"/>
            <w:vAlign w:val="center"/>
          </w:tcPr>
          <w:p w14:paraId="0EC0602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食指设置受力</w:t>
            </w:r>
          </w:p>
        </w:tc>
        <w:tc>
          <w:tcPr>
            <w:tcW w:w="1945" w:type="dxa"/>
            <w:shd w:val="clear" w:color="auto" w:fill="auto"/>
            <w:vAlign w:val="center"/>
          </w:tcPr>
          <w:p w14:paraId="12F7659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DC537B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30BD3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1224" w:type="dxa"/>
            <w:shd w:val="clear" w:color="auto" w:fill="auto"/>
            <w:vAlign w:val="center"/>
          </w:tcPr>
          <w:p w14:paraId="09481E4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0x7000：0C</w:t>
            </w:r>
          </w:p>
        </w:tc>
        <w:tc>
          <w:tcPr>
            <w:tcW w:w="2323" w:type="dxa"/>
            <w:shd w:val="clear" w:color="auto" w:fill="auto"/>
            <w:vAlign w:val="center"/>
          </w:tcPr>
          <w:p w14:paraId="7A441BF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FORCESET5</w:t>
            </w:r>
          </w:p>
        </w:tc>
        <w:tc>
          <w:tcPr>
            <w:tcW w:w="2439" w:type="dxa"/>
            <w:shd w:val="clear" w:color="auto" w:fill="auto"/>
            <w:vAlign w:val="center"/>
          </w:tcPr>
          <w:p w14:paraId="074F221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大拇指弯曲设置受力</w:t>
            </w:r>
          </w:p>
        </w:tc>
        <w:tc>
          <w:tcPr>
            <w:tcW w:w="1945" w:type="dxa"/>
            <w:shd w:val="clear" w:color="auto" w:fill="auto"/>
            <w:vAlign w:val="center"/>
          </w:tcPr>
          <w:p w14:paraId="48A968E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884B9D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50508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65A6B4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0x7000：0D</w:t>
            </w:r>
          </w:p>
        </w:tc>
        <w:tc>
          <w:tcPr>
            <w:tcW w:w="2323" w:type="dxa"/>
            <w:shd w:val="clear" w:color="auto" w:fill="auto"/>
            <w:vAlign w:val="center"/>
          </w:tcPr>
          <w:p w14:paraId="1422F7B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FORCESET6</w:t>
            </w:r>
          </w:p>
        </w:tc>
        <w:tc>
          <w:tcPr>
            <w:tcW w:w="2439" w:type="dxa"/>
            <w:shd w:val="clear" w:color="auto" w:fill="auto"/>
            <w:vAlign w:val="center"/>
          </w:tcPr>
          <w:p w14:paraId="410CD29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大拇指侧摆设置受力</w:t>
            </w:r>
          </w:p>
        </w:tc>
        <w:tc>
          <w:tcPr>
            <w:tcW w:w="1945" w:type="dxa"/>
            <w:shd w:val="clear" w:color="auto" w:fill="auto"/>
            <w:vAlign w:val="center"/>
          </w:tcPr>
          <w:p w14:paraId="7A61886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5E14BF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6D701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47A1F0C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0x7000：0E</w:t>
            </w:r>
          </w:p>
        </w:tc>
        <w:tc>
          <w:tcPr>
            <w:tcW w:w="2323" w:type="dxa"/>
            <w:shd w:val="clear" w:color="auto" w:fill="auto"/>
            <w:vAlign w:val="center"/>
          </w:tcPr>
          <w:p w14:paraId="3BACE9A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SPEEDSET1</w:t>
            </w:r>
          </w:p>
        </w:tc>
        <w:tc>
          <w:tcPr>
            <w:tcW w:w="2439" w:type="dxa"/>
            <w:shd w:val="clear" w:color="auto" w:fill="auto"/>
            <w:vAlign w:val="center"/>
          </w:tcPr>
          <w:p w14:paraId="6664717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小拇指设置速度</w:t>
            </w:r>
          </w:p>
        </w:tc>
        <w:tc>
          <w:tcPr>
            <w:tcW w:w="1945" w:type="dxa"/>
            <w:shd w:val="clear" w:color="auto" w:fill="auto"/>
            <w:vAlign w:val="center"/>
          </w:tcPr>
          <w:p w14:paraId="3119985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09EC89E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548E3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2813AB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0x7000：0F</w:t>
            </w:r>
          </w:p>
        </w:tc>
        <w:tc>
          <w:tcPr>
            <w:tcW w:w="2323" w:type="dxa"/>
            <w:shd w:val="clear" w:color="auto" w:fill="auto"/>
            <w:vAlign w:val="center"/>
          </w:tcPr>
          <w:p w14:paraId="786EACE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SPEEDSET2</w:t>
            </w:r>
          </w:p>
        </w:tc>
        <w:tc>
          <w:tcPr>
            <w:tcW w:w="2439" w:type="dxa"/>
            <w:shd w:val="clear" w:color="auto" w:fill="auto"/>
            <w:vAlign w:val="center"/>
          </w:tcPr>
          <w:p w14:paraId="1DB1AB4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无名指设置速度</w:t>
            </w:r>
          </w:p>
        </w:tc>
        <w:tc>
          <w:tcPr>
            <w:tcW w:w="1945" w:type="dxa"/>
            <w:shd w:val="clear" w:color="auto" w:fill="auto"/>
            <w:vAlign w:val="center"/>
          </w:tcPr>
          <w:p w14:paraId="7998549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7B8C40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29DC5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FDFA32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0x7000：10</w:t>
            </w:r>
          </w:p>
        </w:tc>
        <w:tc>
          <w:tcPr>
            <w:tcW w:w="2323" w:type="dxa"/>
            <w:shd w:val="clear" w:color="auto" w:fill="auto"/>
            <w:vAlign w:val="center"/>
          </w:tcPr>
          <w:p w14:paraId="59ECEDA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SPEEDSET3</w:t>
            </w:r>
          </w:p>
        </w:tc>
        <w:tc>
          <w:tcPr>
            <w:tcW w:w="2439" w:type="dxa"/>
            <w:shd w:val="clear" w:color="auto" w:fill="auto"/>
            <w:vAlign w:val="center"/>
          </w:tcPr>
          <w:p w14:paraId="56F835F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中指设置速度</w:t>
            </w:r>
          </w:p>
        </w:tc>
        <w:tc>
          <w:tcPr>
            <w:tcW w:w="1945" w:type="dxa"/>
            <w:shd w:val="clear" w:color="auto" w:fill="auto"/>
            <w:vAlign w:val="center"/>
          </w:tcPr>
          <w:p w14:paraId="26D855D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64D6C3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15A88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7D51ADA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0x7000：11</w:t>
            </w:r>
          </w:p>
        </w:tc>
        <w:tc>
          <w:tcPr>
            <w:tcW w:w="2323" w:type="dxa"/>
            <w:shd w:val="clear" w:color="auto" w:fill="auto"/>
            <w:vAlign w:val="center"/>
          </w:tcPr>
          <w:p w14:paraId="5BDF98A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SPEEDSET4</w:t>
            </w:r>
          </w:p>
        </w:tc>
        <w:tc>
          <w:tcPr>
            <w:tcW w:w="2439" w:type="dxa"/>
            <w:shd w:val="clear" w:color="auto" w:fill="auto"/>
            <w:vAlign w:val="center"/>
          </w:tcPr>
          <w:p w14:paraId="3F0F33F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食指设置速度</w:t>
            </w:r>
          </w:p>
        </w:tc>
        <w:tc>
          <w:tcPr>
            <w:tcW w:w="1945" w:type="dxa"/>
            <w:shd w:val="clear" w:color="auto" w:fill="auto"/>
            <w:vAlign w:val="center"/>
          </w:tcPr>
          <w:p w14:paraId="0475D8A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4E4B9D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5B46F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55487C6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0x7000：12</w:t>
            </w:r>
          </w:p>
        </w:tc>
        <w:tc>
          <w:tcPr>
            <w:tcW w:w="2323" w:type="dxa"/>
            <w:shd w:val="clear" w:color="auto" w:fill="auto"/>
            <w:vAlign w:val="center"/>
          </w:tcPr>
          <w:p w14:paraId="16F9AC4E">
            <w:pPr>
              <w:pStyle w:val="12"/>
              <w:tabs>
                <w:tab w:val="left" w:pos="420"/>
                <w:tab w:val="left" w:pos="851"/>
              </w:tabs>
              <w:ind w:left="0" w:leftChars="0" w:right="0" w:rightChars="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Change w:id="4561" w:author="成成" w:date="2025-09-18T15:34:11Z">
                <w:pPr>
                  <w:pStyle w:val="111"/>
                  <w:ind w:left="0" w:leftChars="0" w:right="0" w:rightChars="0" w:firstLine="0" w:firstLineChars="0"/>
                </w:pPr>
              </w:pPrChange>
            </w:pPr>
            <w:r>
              <w:rPr>
                <w:rFonts w:hint="eastAsia" w:ascii="阿里巴巴普惠体 2.0 45 Light" w:hAnsi="阿里巴巴普惠体 2.0 45 Light" w:eastAsia="阿里巴巴普惠体 2.0 45 Light" w:cs="阿里巴巴普惠体 2.0 45 Light"/>
                <w:kern w:val="0"/>
                <w:sz w:val="18"/>
                <w:szCs w:val="18"/>
                <w:lang w:val="en-US" w:eastAsia="zh-CN" w:bidi="ar-SA"/>
              </w:rPr>
              <w:t>SPEEDSET5</w:t>
            </w:r>
          </w:p>
        </w:tc>
        <w:tc>
          <w:tcPr>
            <w:tcW w:w="2439" w:type="dxa"/>
            <w:shd w:val="clear" w:color="auto" w:fill="auto"/>
            <w:vAlign w:val="center"/>
          </w:tcPr>
          <w:p w14:paraId="3613FF6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大拇指弯曲设置速度</w:t>
            </w:r>
          </w:p>
        </w:tc>
        <w:tc>
          <w:tcPr>
            <w:tcW w:w="1945" w:type="dxa"/>
            <w:shd w:val="clear" w:color="auto" w:fill="auto"/>
            <w:vAlign w:val="center"/>
          </w:tcPr>
          <w:p w14:paraId="74F32D4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316C5C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0B472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7F5742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0x7000：13</w:t>
            </w:r>
          </w:p>
        </w:tc>
        <w:tc>
          <w:tcPr>
            <w:tcW w:w="2323" w:type="dxa"/>
            <w:shd w:val="clear" w:color="auto" w:fill="auto"/>
            <w:vAlign w:val="center"/>
          </w:tcPr>
          <w:p w14:paraId="18DEBDF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SPEEDSET6</w:t>
            </w:r>
          </w:p>
        </w:tc>
        <w:tc>
          <w:tcPr>
            <w:tcW w:w="2439" w:type="dxa"/>
            <w:shd w:val="clear" w:color="auto" w:fill="auto"/>
            <w:vAlign w:val="center"/>
          </w:tcPr>
          <w:p w14:paraId="524BF47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大拇指侧摆设置速度</w:t>
            </w:r>
          </w:p>
        </w:tc>
        <w:tc>
          <w:tcPr>
            <w:tcW w:w="1945" w:type="dxa"/>
            <w:shd w:val="clear" w:color="auto" w:fill="auto"/>
            <w:vAlign w:val="center"/>
          </w:tcPr>
          <w:p w14:paraId="6DD8BE9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0CD4F45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bl>
    <w:p w14:paraId="1F4C5421">
      <w:pPr>
        <w:pStyle w:val="5"/>
        <w:numPr>
          <w:ilvl w:val="-1"/>
          <w:numId w:val="0"/>
        </w:numPr>
        <w:ind w:left="397" w:firstLine="0"/>
        <w:rPr>
          <w:rFonts w:hint="eastAsia" w:ascii="阿里巴巴普惠体 2.0 45 Light" w:hAnsi="阿里巴巴普惠体 2.0 45 Light" w:eastAsia="阿里巴巴普惠体 2.0 45 Light" w:cs="阿里巴巴普惠体 2.0 45 Light"/>
          <w:lang w:val="en-US" w:eastAsia="zh-CN"/>
          <w:rPrChange w:id="4562" w:author="成成" w:date="2025-09-18T15:34:45Z">
            <w:rPr>
              <w:rFonts w:hint="default" w:ascii="阿里巴巴普惠体 2.0 45 Light" w:hAnsi="阿里巴巴普惠体 2.0 45 Light" w:eastAsia="阿里巴巴普惠体 2.0 45 Light" w:cs="阿里巴巴普惠体 2.0 45 Light"/>
              <w:lang w:val="en-US" w:eastAsia="zh-CN"/>
            </w:rPr>
          </w:rPrChange>
        </w:rPr>
      </w:pPr>
      <w:bookmarkStart w:id="686" w:name="_Toc3365"/>
      <w:bookmarkStart w:id="687" w:name="_Toc18140"/>
      <w:bookmarkStart w:id="688" w:name="_Toc25952"/>
      <w:bookmarkStart w:id="689" w:name="_Toc3662"/>
      <w:bookmarkStart w:id="690" w:name="_Toc12912"/>
      <w:bookmarkStart w:id="691" w:name="_Toc5456"/>
      <w:bookmarkStart w:id="692" w:name="_Toc19863"/>
      <w:bookmarkStart w:id="693" w:name="_Toc26355"/>
      <w:bookmarkStart w:id="694" w:name="_Toc2976"/>
      <w:r>
        <w:rPr>
          <w:rFonts w:hint="eastAsia" w:ascii="阿里巴巴普惠体 2.0 45 Light" w:hAnsi="阿里巴巴普惠体 2.0 45 Light" w:eastAsia="阿里巴巴普惠体 2.0 45 Light" w:cs="阿里巴巴普惠体 2.0 45 Light"/>
          <w:lang w:val="en-US" w:eastAsia="zh-CN"/>
        </w:rPr>
        <w:t>2.6.2</w:t>
      </w:r>
      <w:r>
        <w:rPr>
          <w:rFonts w:hint="eastAsia" w:ascii="阿里巴巴普惠体 2.0 45 Light" w:hAnsi="阿里巴巴普惠体 2.0 45 Light" w:eastAsia="阿里巴巴普惠体 2.0 45 Light" w:cs="阿里巴巴普惠体 2.0 45 Light"/>
          <w:b/>
          <w:bCs/>
          <w:lang w:val="en-US" w:eastAsia="zh-CN"/>
          <w:rPrChange w:id="4563" w:author="成成" w:date="2025-09-18T16:17:53Z">
            <w:rPr>
              <w:rFonts w:hint="eastAsia" w:ascii="阿里巴巴普惠体 2.0 45 Light" w:hAnsi="阿里巴巴普惠体 2.0 45 Light" w:eastAsia="阿里巴巴普惠体 2.0 45 Light" w:cs="阿里巴巴普惠体 2.0 45 Light"/>
              <w:lang w:val="en-US" w:eastAsia="zh-CN"/>
            </w:rPr>
          </w:rPrChange>
        </w:rPr>
        <w:t xml:space="preserve"> SDO对象字典</w:t>
      </w:r>
      <w:r>
        <w:rPr>
          <w:rFonts w:hint="eastAsia" w:ascii="阿里巴巴普惠体 2.0 45 Light" w:hAnsi="阿里巴巴普惠体 2.0 45 Light" w:eastAsia="阿里巴巴普惠体 2.0 45 Light" w:cs="阿里巴巴普惠体 2.0 45 Light"/>
          <w:b/>
          <w:bCs/>
          <w:lang w:val="en-US" w:eastAsia="zh-CN"/>
          <w:rPrChange w:id="4564" w:author="成成" w:date="2025-09-18T16:17:53Z">
            <w:rPr>
              <w:rFonts w:hint="eastAsia" w:ascii="阿里巴巴普惠体 2.0 45 Light" w:hAnsi="阿里巴巴普惠体 2.0 45 Light" w:eastAsia="阿里巴巴普惠体 2.0 45 Light" w:cs="阿里巴巴普惠体 2.0 45 Light"/>
              <w:lang w:val="en-US" w:eastAsia="zh-CN"/>
            </w:rPr>
          </w:rPrChange>
        </w:rPr>
        <w:t>介绍</w:t>
      </w:r>
      <w:bookmarkEnd w:id="686"/>
      <w:bookmarkEnd w:id="687"/>
      <w:bookmarkEnd w:id="688"/>
      <w:bookmarkEnd w:id="689"/>
      <w:bookmarkEnd w:id="690"/>
      <w:bookmarkEnd w:id="691"/>
      <w:bookmarkEnd w:id="692"/>
      <w:bookmarkEnd w:id="693"/>
      <w:bookmarkEnd w:id="694"/>
      <w:ins w:id="4565" w:author="成成" w:date="2025-09-18T15:34:19Z">
        <w:r>
          <w:rPr>
            <w:rFonts w:hint="eastAsia" w:ascii="阿里巴巴普惠体 2.0 45 Light" w:hAnsi="阿里巴巴普惠体 2.0 45 Light" w:eastAsia="阿里巴巴普惠体 2.0 45 Light" w:cs="阿里巴巴普惠体 2.0 45 Light"/>
            <w:b/>
            <w:bCs/>
            <w:lang w:val="en-US" w:eastAsia="zh-CN"/>
            <w:rPrChange w:id="4566" w:author="成成" w:date="2025-09-18T16:17:53Z">
              <w:rPr>
                <w:rFonts w:hint="eastAsia" w:ascii="阿里巴巴普惠体 2.0 45 Light" w:hAnsi="阿里巴巴普惠体 2.0 45 Light" w:eastAsia="阿里巴巴普惠体 2.0 45 Light" w:cs="阿里巴巴普惠体 2.0 45 Light"/>
                <w:lang w:val="en-US" w:eastAsia="zh-CN"/>
              </w:rPr>
            </w:rPrChange>
          </w:rPr>
          <w:t>，</w:t>
        </w:r>
      </w:ins>
      <w:ins w:id="4568" w:author="成成" w:date="2025-09-18T15:34:20Z">
        <w:r>
          <w:rPr>
            <w:rFonts w:hint="eastAsia" w:ascii="阿里巴巴普惠体 2.0 45 Light" w:hAnsi="阿里巴巴普惠体 2.0 45 Light" w:eastAsia="阿里巴巴普惠体 2.0 45 Light" w:cs="阿里巴巴普惠体 2.0 45 Light"/>
            <w:b/>
            <w:bCs/>
            <w:lang w:val="en-US" w:eastAsia="zh-CN"/>
            <w:rPrChange w:id="4569" w:author="成成" w:date="2025-09-18T16:17:53Z">
              <w:rPr>
                <w:rFonts w:hint="eastAsia" w:ascii="阿里巴巴普惠体 2.0 45 Light" w:hAnsi="阿里巴巴普惠体 2.0 45 Light" w:eastAsia="阿里巴巴普惠体 2.0 45 Light" w:cs="阿里巴巴普惠体 2.0 45 Light"/>
                <w:lang w:val="en-US" w:eastAsia="zh-CN"/>
              </w:rPr>
            </w:rPrChange>
          </w:rPr>
          <w:t>见</w:t>
        </w:r>
      </w:ins>
      <w:ins w:id="4571" w:author="成成" w:date="2025-09-18T15:34:26Z">
        <w:r>
          <w:rPr>
            <w:rFonts w:hint="eastAsia" w:ascii="阿里巴巴普惠体 2.0 45 Light" w:hAnsi="阿里巴巴普惠体 2.0 45 Light" w:eastAsia="阿里巴巴普惠体 2.0 45 Light" w:cs="阿里巴巴普惠体 2.0 45 Light"/>
            <w:b/>
            <w:bCs/>
            <w:lang w:val="en-US" w:eastAsia="zh-CN"/>
            <w:rPrChange w:id="4572" w:author="成成" w:date="2025-09-18T16:17:53Z">
              <w:rPr>
                <w:rFonts w:hint="eastAsia" w:ascii="阿里巴巴普惠体 2.0 45 Light" w:hAnsi="阿里巴巴普惠体 2.0 45 Light" w:eastAsia="阿里巴巴普惠体 2.0 45 Light" w:cs="阿里巴巴普惠体 2.0 45 Light"/>
                <w:lang w:val="en-US" w:eastAsia="zh-CN"/>
              </w:rPr>
            </w:rPrChange>
          </w:rPr>
          <w:fldChar w:fldCharType="begin"/>
        </w:r>
      </w:ins>
      <w:ins w:id="4574" w:author="成成" w:date="2025-09-18T15:34:26Z">
        <w:r>
          <w:rPr>
            <w:rFonts w:hint="eastAsia" w:ascii="阿里巴巴普惠体 2.0 45 Light" w:hAnsi="阿里巴巴普惠体 2.0 45 Light" w:eastAsia="阿里巴巴普惠体 2.0 45 Light" w:cs="阿里巴巴普惠体 2.0 45 Light"/>
            <w:b/>
            <w:bCs/>
            <w:lang w:val="en-US" w:eastAsia="zh-CN"/>
            <w:rPrChange w:id="4575" w:author="成成" w:date="2025-09-18T16:17:53Z">
              <w:rPr>
                <w:rFonts w:hint="eastAsia" w:ascii="阿里巴巴普惠体 2.0 45 Light" w:hAnsi="阿里巴巴普惠体 2.0 45 Light" w:eastAsia="阿里巴巴普惠体 2.0 45 Light" w:cs="阿里巴巴普惠体 2.0 45 Light"/>
                <w:lang w:val="en-US" w:eastAsia="zh-CN"/>
              </w:rPr>
            </w:rPrChange>
          </w:rPr>
          <w:instrText xml:space="preserve"> REF _Ref1058 \h </w:instrText>
        </w:r>
      </w:ins>
      <w:ins w:id="4577" w:author="成成" w:date="2025-09-18T15:34:26Z">
        <w:r>
          <w:rPr>
            <w:rFonts w:hint="eastAsia" w:ascii="阿里巴巴普惠体 2.0 45 Light" w:hAnsi="阿里巴巴普惠体 2.0 45 Light" w:eastAsia="阿里巴巴普惠体 2.0 45 Light" w:cs="阿里巴巴普惠体 2.0 45 Light"/>
            <w:b/>
            <w:bCs/>
            <w:lang w:val="en-US" w:eastAsia="zh-CN"/>
            <w:rPrChange w:id="4578" w:author="成成" w:date="2025-09-18T16:17:53Z">
              <w:rPr>
                <w:rFonts w:hint="eastAsia" w:ascii="阿里巴巴普惠体 2.0 45 Light" w:hAnsi="阿里巴巴普惠体 2.0 45 Light" w:eastAsia="阿里巴巴普惠体 2.0 45 Light" w:cs="阿里巴巴普惠体 2.0 45 Light"/>
                <w:lang w:val="en-US" w:eastAsia="zh-CN"/>
              </w:rPr>
            </w:rPrChange>
          </w:rPr>
          <w:fldChar w:fldCharType="separate"/>
        </w:r>
      </w:ins>
      <w:ins w:id="4580" w:author="成成" w:date="2025-09-18T15:34:26Z">
        <w:r>
          <w:rPr>
            <w:rFonts w:hint="eastAsia" w:ascii="阿里巴巴普惠体 2.0 45 Light" w:hAnsi="阿里巴巴普惠体 2.0 45 Light" w:eastAsia="阿里巴巴普惠体 2.0 45 Light" w:cs="阿里巴巴普惠体 2.0 45 Light"/>
            <w:b/>
            <w:bCs/>
            <w:rPrChange w:id="4581" w:author="成成" w:date="2025-09-18T16:17:53Z">
              <w:rPr/>
            </w:rPrChange>
          </w:rPr>
          <w:t>表 51</w:t>
        </w:r>
      </w:ins>
      <w:ins w:id="4583" w:author="成成" w:date="2025-09-18T15:34:26Z">
        <w:r>
          <w:rPr>
            <w:rFonts w:hint="eastAsia" w:ascii="阿里巴巴普惠体 2.0 45 Light" w:hAnsi="阿里巴巴普惠体 2.0 45 Light" w:eastAsia="阿里巴巴普惠体 2.0 45 Light" w:cs="阿里巴巴普惠体 2.0 45 Light"/>
            <w:b/>
            <w:bCs/>
            <w:lang w:val="en-US" w:eastAsia="zh-CN"/>
            <w:rPrChange w:id="4584" w:author="成成" w:date="2025-09-18T16:17:53Z">
              <w:rPr>
                <w:rFonts w:hint="eastAsia" w:ascii="阿里巴巴普惠体 2.0 45 Light" w:hAnsi="阿里巴巴普惠体 2.0 45 Light" w:eastAsia="阿里巴巴普惠体 2.0 45 Light" w:cs="阿里巴巴普惠体 2.0 45 Light"/>
                <w:lang w:val="en-US" w:eastAsia="zh-CN"/>
              </w:rPr>
            </w:rPrChange>
          </w:rPr>
          <w:fldChar w:fldCharType="end"/>
        </w:r>
      </w:ins>
    </w:p>
    <w:p w14:paraId="3DF9BF53">
      <w:pPr>
        <w:pStyle w:val="3"/>
        <w:ind w:firstLine="0" w:firstLineChars="0"/>
        <w:jc w:val="center"/>
        <w:rPr>
          <w:rFonts w:hint="eastAsia" w:ascii="阿里巴巴普惠体 2.0 45 Light" w:hAnsi="阿里巴巴普惠体 2.0 45 Light" w:eastAsia="阿里巴巴普惠体 2.0 45 Light" w:cs="阿里巴巴普惠体 2.0 45 Light"/>
          <w:lang w:val="en-US" w:eastAsia="zh-CN"/>
        </w:rPr>
      </w:pPr>
      <w:ins w:id="4586" w:author="成成" w:date="2025-09-18T15:34:10Z">
        <w:bookmarkStart w:id="695" w:name="_Ref1058"/>
        <w:r>
          <w:rPr>
            <w:rFonts w:hint="eastAsia" w:ascii="阿里巴巴普惠体 2.0 45 Light" w:hAnsi="阿里巴巴普惠体 2.0 45 Light" w:eastAsia="阿里巴巴普惠体 2.0 45 Light" w:cs="阿里巴巴普惠体 2.0 45 Light"/>
            <w:rPrChange w:id="4587" w:author="成成" w:date="2025-09-18T15:34:45Z">
              <w:rPr/>
            </w:rPrChange>
          </w:rPr>
          <w:t xml:space="preserve">表 </w:t>
        </w:r>
      </w:ins>
      <w:ins w:id="4589" w:author="成成" w:date="2025-09-18T15:34:10Z">
        <w:r>
          <w:rPr>
            <w:rFonts w:hint="eastAsia" w:ascii="阿里巴巴普惠体 2.0 45 Light" w:hAnsi="阿里巴巴普惠体 2.0 45 Light" w:eastAsia="阿里巴巴普惠体 2.0 45 Light" w:cs="阿里巴巴普惠体 2.0 45 Light"/>
            <w:rPrChange w:id="4590" w:author="成成" w:date="2025-09-18T15:34:45Z">
              <w:rPr/>
            </w:rPrChange>
          </w:rPr>
          <w:fldChar w:fldCharType="begin"/>
        </w:r>
      </w:ins>
      <w:ins w:id="4592" w:author="成成" w:date="2025-09-18T15:34:10Z">
        <w:r>
          <w:rPr>
            <w:rFonts w:hint="eastAsia" w:ascii="阿里巴巴普惠体 2.0 45 Light" w:hAnsi="阿里巴巴普惠体 2.0 45 Light" w:eastAsia="阿里巴巴普惠体 2.0 45 Light" w:cs="阿里巴巴普惠体 2.0 45 Light"/>
            <w:rPrChange w:id="4593" w:author="成成" w:date="2025-09-18T15:34:45Z">
              <w:rPr/>
            </w:rPrChange>
          </w:rPr>
          <w:instrText xml:space="preserve"> SEQ 表 \* ARABIC </w:instrText>
        </w:r>
      </w:ins>
      <w:ins w:id="4595" w:author="成成" w:date="2025-09-18T15:34:10Z">
        <w:r>
          <w:rPr>
            <w:rFonts w:hint="eastAsia" w:ascii="阿里巴巴普惠体 2.0 45 Light" w:hAnsi="阿里巴巴普惠体 2.0 45 Light" w:eastAsia="阿里巴巴普惠体 2.0 45 Light" w:cs="阿里巴巴普惠体 2.0 45 Light"/>
            <w:rPrChange w:id="4596" w:author="成成" w:date="2025-09-18T15:34:45Z">
              <w:rPr/>
            </w:rPrChange>
          </w:rPr>
          <w:fldChar w:fldCharType="separate"/>
        </w:r>
      </w:ins>
      <w:ins w:id="4598" w:author="成成" w:date="2025-09-18T16:08:18Z">
        <w:r>
          <w:rPr>
            <w:rFonts w:hint="eastAsia" w:ascii="阿里巴巴普惠体 2.0 45 Light" w:hAnsi="阿里巴巴普惠体 2.0 45 Light" w:eastAsia="阿里巴巴普惠体 2.0 45 Light" w:cs="阿里巴巴普惠体 2.0 45 Light"/>
          </w:rPr>
          <w:t>52</w:t>
        </w:r>
      </w:ins>
      <w:ins w:id="4599" w:author="成成" w:date="2025-09-18T15:34:10Z">
        <w:r>
          <w:rPr>
            <w:rFonts w:hint="eastAsia" w:ascii="阿里巴巴普惠体 2.0 45 Light" w:hAnsi="阿里巴巴普惠体 2.0 45 Light" w:eastAsia="阿里巴巴普惠体 2.0 45 Light" w:cs="阿里巴巴普惠体 2.0 45 Light"/>
            <w:rPrChange w:id="4600" w:author="成成" w:date="2025-09-18T15:34:45Z">
              <w:rPr/>
            </w:rPrChange>
          </w:rPr>
          <w:fldChar w:fldCharType="end"/>
        </w:r>
        <w:bookmarkEnd w:id="695"/>
      </w:ins>
      <w:del w:id="4602" w:author="成成" w:date="2025-09-18T15:34:05Z">
        <w:r>
          <w:rPr>
            <w:rFonts w:hint="eastAsia" w:ascii="阿里巴巴普惠体 2.0 45 Light" w:hAnsi="阿里巴巴普惠体 2.0 45 Light" w:eastAsia="阿里巴巴普惠体 2.0 45 Light" w:cs="阿里巴巴普惠体 2.0 45 Light"/>
            <w:lang w:val="en-US" w:eastAsia="zh-CN"/>
            <w:rPrChange w:id="4603" w:author="成成" w:date="2025-09-18T15:34:45Z">
              <w:rPr>
                <w:rFonts w:hint="eastAsia" w:ascii="阿里巴巴普惠体 2.0 45 Light" w:hAnsi="阿里巴巴普惠体 2.0 45 Light" w:eastAsia="阿里巴巴普惠体 2.0 45 Light" w:cs="阿里巴巴普惠体 2.0 45 Light"/>
                <w:lang w:val="en-US" w:eastAsia="zh-CN"/>
              </w:rPr>
            </w:rPrChange>
          </w:rPr>
          <w:delText>表51</w:delText>
        </w:r>
      </w:del>
      <w:r>
        <w:rPr>
          <w:rFonts w:hint="eastAsia" w:ascii="阿里巴巴普惠体 2.0 45 Light" w:hAnsi="阿里巴巴普惠体 2.0 45 Light" w:eastAsia="阿里巴巴普惠体 2.0 45 Light" w:cs="阿里巴巴普惠体 2.0 45 Light"/>
          <w:lang w:val="en-US" w:eastAsia="zh-CN"/>
          <w:rPrChange w:id="4605" w:author="成成" w:date="2025-09-18T15:34:45Z">
            <w:rPr>
              <w:rFonts w:hint="eastAsia" w:ascii="阿里巴巴普惠体 2.0 45 Light" w:hAnsi="阿里巴巴普惠体 2.0 45 Light" w:eastAsia="阿里巴巴普惠体 2.0 45 Light" w:cs="阿里巴巴普惠体 2.0 45 Light"/>
              <w:lang w:val="en-US" w:eastAsia="zh-CN"/>
            </w:rPr>
          </w:rPrChange>
        </w:rPr>
        <w:t xml:space="preserve"> </w:t>
      </w:r>
      <w:r>
        <w:rPr>
          <w:rFonts w:hint="eastAsia" w:ascii="阿里巴巴普惠体 2.0 45 Light" w:hAnsi="阿里巴巴普惠体 2.0 45 Light" w:eastAsia="阿里巴巴普惠体 2.0 45 Light" w:cs="阿里巴巴普惠体 2.0 45 Light"/>
          <w:lang w:val="en-US" w:eastAsia="zh-CN"/>
        </w:rPr>
        <w:t>SDO对象字典</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2323"/>
        <w:gridCol w:w="2439"/>
        <w:gridCol w:w="1945"/>
        <w:gridCol w:w="970"/>
      </w:tblGrid>
      <w:tr w14:paraId="15D1C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738EC042">
            <w:pPr>
              <w:pStyle w:val="68"/>
              <w:ind w:firstLine="0" w:firstLineChars="0"/>
              <w:jc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地址</w:t>
            </w:r>
          </w:p>
        </w:tc>
        <w:tc>
          <w:tcPr>
            <w:tcW w:w="2323" w:type="dxa"/>
            <w:shd w:val="clear" w:color="auto" w:fill="auto"/>
            <w:vAlign w:val="center"/>
          </w:tcPr>
          <w:p w14:paraId="378BB60D">
            <w:pPr>
              <w:pStyle w:val="68"/>
              <w:ind w:firstLine="0" w:firstLineChars="0"/>
              <w:jc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名称</w:t>
            </w:r>
          </w:p>
        </w:tc>
        <w:tc>
          <w:tcPr>
            <w:tcW w:w="2439" w:type="dxa"/>
            <w:shd w:val="clear" w:color="auto" w:fill="auto"/>
            <w:vAlign w:val="center"/>
          </w:tcPr>
          <w:p w14:paraId="14364515">
            <w:pPr>
              <w:pStyle w:val="68"/>
              <w:ind w:firstLine="0" w:firstLineChars="0"/>
              <w:jc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含义</w:t>
            </w:r>
          </w:p>
        </w:tc>
        <w:tc>
          <w:tcPr>
            <w:tcW w:w="1945" w:type="dxa"/>
            <w:shd w:val="clear" w:color="auto" w:fill="auto"/>
            <w:vAlign w:val="center"/>
          </w:tcPr>
          <w:p w14:paraId="1900D037">
            <w:pPr>
              <w:pStyle w:val="68"/>
              <w:ind w:firstLine="0" w:firstLineChars="0"/>
              <w:jc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数据类型</w:t>
            </w:r>
          </w:p>
        </w:tc>
        <w:tc>
          <w:tcPr>
            <w:tcW w:w="970" w:type="dxa"/>
            <w:shd w:val="clear" w:color="auto" w:fill="auto"/>
            <w:vAlign w:val="center"/>
          </w:tcPr>
          <w:p w14:paraId="327226E5">
            <w:pPr>
              <w:pStyle w:val="68"/>
              <w:ind w:firstLine="0" w:firstLineChars="0"/>
              <w:jc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读写权限</w:t>
            </w:r>
          </w:p>
        </w:tc>
      </w:tr>
      <w:tr w14:paraId="321EE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8C0461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0x2000：01</w:t>
            </w:r>
          </w:p>
        </w:tc>
        <w:tc>
          <w:tcPr>
            <w:tcW w:w="2323" w:type="dxa"/>
            <w:shd w:val="clear" w:color="auto" w:fill="auto"/>
            <w:vAlign w:val="center"/>
          </w:tcPr>
          <w:p w14:paraId="24C35B8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HAND_ID</w:t>
            </w:r>
          </w:p>
        </w:tc>
        <w:tc>
          <w:tcPr>
            <w:tcW w:w="2439" w:type="dxa"/>
            <w:shd w:val="clear" w:color="auto" w:fill="auto"/>
            <w:vAlign w:val="center"/>
          </w:tcPr>
          <w:p w14:paraId="625E908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设备ID</w:t>
            </w:r>
          </w:p>
        </w:tc>
        <w:tc>
          <w:tcPr>
            <w:tcW w:w="1945" w:type="dxa"/>
            <w:shd w:val="clear" w:color="auto" w:fill="auto"/>
            <w:vAlign w:val="center"/>
          </w:tcPr>
          <w:p w14:paraId="65744BA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51E36DB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168A1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BD901F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0x2000：02</w:t>
            </w:r>
          </w:p>
        </w:tc>
        <w:tc>
          <w:tcPr>
            <w:tcW w:w="2323" w:type="dxa"/>
            <w:shd w:val="clear" w:color="auto" w:fill="auto"/>
            <w:vAlign w:val="center"/>
          </w:tcPr>
          <w:p w14:paraId="19B03FA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Redu_ratio</w:t>
            </w:r>
          </w:p>
        </w:tc>
        <w:tc>
          <w:tcPr>
            <w:tcW w:w="2439" w:type="dxa"/>
            <w:shd w:val="clear" w:color="auto" w:fill="auto"/>
            <w:vAlign w:val="center"/>
          </w:tcPr>
          <w:p w14:paraId="5DDB578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设备波特率</w:t>
            </w:r>
          </w:p>
        </w:tc>
        <w:tc>
          <w:tcPr>
            <w:tcW w:w="1945" w:type="dxa"/>
            <w:shd w:val="clear" w:color="auto" w:fill="auto"/>
            <w:vAlign w:val="center"/>
          </w:tcPr>
          <w:p w14:paraId="619D791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D40914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04EF9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969FEE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0x2000：03</w:t>
            </w:r>
          </w:p>
        </w:tc>
        <w:tc>
          <w:tcPr>
            <w:tcW w:w="2323" w:type="dxa"/>
            <w:shd w:val="clear" w:color="auto" w:fill="auto"/>
            <w:vAlign w:val="center"/>
          </w:tcPr>
          <w:p w14:paraId="2E384A1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Clear_error</w:t>
            </w:r>
          </w:p>
        </w:tc>
        <w:tc>
          <w:tcPr>
            <w:tcW w:w="2439" w:type="dxa"/>
            <w:shd w:val="clear" w:color="auto" w:fill="auto"/>
            <w:vAlign w:val="center"/>
          </w:tcPr>
          <w:p w14:paraId="506175D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清除故障</w:t>
            </w:r>
          </w:p>
        </w:tc>
        <w:tc>
          <w:tcPr>
            <w:tcW w:w="1945" w:type="dxa"/>
            <w:shd w:val="clear" w:color="auto" w:fill="auto"/>
            <w:vAlign w:val="center"/>
          </w:tcPr>
          <w:p w14:paraId="6C7E691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389908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42B76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40053BE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0x2000：04</w:t>
            </w:r>
          </w:p>
        </w:tc>
        <w:tc>
          <w:tcPr>
            <w:tcW w:w="2323" w:type="dxa"/>
            <w:shd w:val="clear" w:color="auto" w:fill="auto"/>
            <w:vAlign w:val="center"/>
          </w:tcPr>
          <w:p w14:paraId="7F01656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Save</w:t>
            </w:r>
          </w:p>
        </w:tc>
        <w:tc>
          <w:tcPr>
            <w:tcW w:w="2439" w:type="dxa"/>
            <w:shd w:val="clear" w:color="auto" w:fill="auto"/>
            <w:vAlign w:val="center"/>
          </w:tcPr>
          <w:p w14:paraId="5066A56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保存参数</w:t>
            </w:r>
          </w:p>
        </w:tc>
        <w:tc>
          <w:tcPr>
            <w:tcW w:w="1945" w:type="dxa"/>
            <w:shd w:val="clear" w:color="auto" w:fill="auto"/>
            <w:vAlign w:val="center"/>
          </w:tcPr>
          <w:p w14:paraId="31D617C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CD8AC9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08CE7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40D30F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0x2000：05</w:t>
            </w:r>
          </w:p>
        </w:tc>
        <w:tc>
          <w:tcPr>
            <w:tcW w:w="2323" w:type="dxa"/>
            <w:shd w:val="clear" w:color="auto" w:fill="auto"/>
            <w:vAlign w:val="center"/>
          </w:tcPr>
          <w:p w14:paraId="24321EC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Reset_para</w:t>
            </w:r>
          </w:p>
        </w:tc>
        <w:tc>
          <w:tcPr>
            <w:tcW w:w="2439" w:type="dxa"/>
            <w:shd w:val="clear" w:color="auto" w:fill="auto"/>
            <w:vAlign w:val="center"/>
          </w:tcPr>
          <w:p w14:paraId="45C2245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恢复出厂设置</w:t>
            </w:r>
          </w:p>
        </w:tc>
        <w:tc>
          <w:tcPr>
            <w:tcW w:w="1945" w:type="dxa"/>
            <w:shd w:val="clear" w:color="auto" w:fill="auto"/>
            <w:vAlign w:val="center"/>
          </w:tcPr>
          <w:p w14:paraId="7DD2393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515E398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09585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538D5C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0x2000：06</w:t>
            </w:r>
          </w:p>
        </w:tc>
        <w:tc>
          <w:tcPr>
            <w:tcW w:w="2323" w:type="dxa"/>
            <w:shd w:val="clear" w:color="auto" w:fill="auto"/>
            <w:vAlign w:val="center"/>
          </w:tcPr>
          <w:p w14:paraId="0397D34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Gesture_force_clb</w:t>
            </w:r>
          </w:p>
        </w:tc>
        <w:tc>
          <w:tcPr>
            <w:tcW w:w="2439" w:type="dxa"/>
            <w:shd w:val="clear" w:color="auto" w:fill="auto"/>
            <w:vAlign w:val="center"/>
          </w:tcPr>
          <w:p w14:paraId="7569E4F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灵巧手受力校准</w:t>
            </w:r>
          </w:p>
        </w:tc>
        <w:tc>
          <w:tcPr>
            <w:tcW w:w="1945" w:type="dxa"/>
            <w:shd w:val="clear" w:color="auto" w:fill="auto"/>
            <w:vAlign w:val="center"/>
          </w:tcPr>
          <w:p w14:paraId="7C0E75F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73A72C3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4B107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4292D85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0x2000：07</w:t>
            </w:r>
          </w:p>
        </w:tc>
        <w:tc>
          <w:tcPr>
            <w:tcW w:w="2323" w:type="dxa"/>
            <w:shd w:val="clear" w:color="auto" w:fill="auto"/>
            <w:vAlign w:val="center"/>
          </w:tcPr>
          <w:p w14:paraId="2314972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Current_limi1</w:t>
            </w:r>
          </w:p>
        </w:tc>
        <w:tc>
          <w:tcPr>
            <w:tcW w:w="2439" w:type="dxa"/>
            <w:shd w:val="clear" w:color="auto" w:fill="auto"/>
            <w:vAlign w:val="center"/>
          </w:tcPr>
          <w:p w14:paraId="33CA401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小拇指限制电流设置</w:t>
            </w:r>
          </w:p>
        </w:tc>
        <w:tc>
          <w:tcPr>
            <w:tcW w:w="1945" w:type="dxa"/>
            <w:shd w:val="clear" w:color="auto" w:fill="auto"/>
            <w:vAlign w:val="center"/>
          </w:tcPr>
          <w:p w14:paraId="1F73CFA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4C2317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3CB10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1224" w:type="dxa"/>
            <w:shd w:val="clear" w:color="auto" w:fill="auto"/>
            <w:vAlign w:val="center"/>
          </w:tcPr>
          <w:p w14:paraId="10B6D3F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0x2000：08</w:t>
            </w:r>
          </w:p>
        </w:tc>
        <w:tc>
          <w:tcPr>
            <w:tcW w:w="2323" w:type="dxa"/>
            <w:shd w:val="clear" w:color="auto" w:fill="auto"/>
            <w:vAlign w:val="center"/>
          </w:tcPr>
          <w:p w14:paraId="408E12B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Current_limi1</w:t>
            </w:r>
          </w:p>
        </w:tc>
        <w:tc>
          <w:tcPr>
            <w:tcW w:w="2439" w:type="dxa"/>
            <w:shd w:val="clear" w:color="auto" w:fill="auto"/>
            <w:vAlign w:val="center"/>
          </w:tcPr>
          <w:p w14:paraId="2BB406D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无名指限制电流设置</w:t>
            </w:r>
          </w:p>
        </w:tc>
        <w:tc>
          <w:tcPr>
            <w:tcW w:w="1945" w:type="dxa"/>
            <w:shd w:val="clear" w:color="auto" w:fill="auto"/>
            <w:vAlign w:val="center"/>
          </w:tcPr>
          <w:p w14:paraId="44050AA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5872A2D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5FA56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455B777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0x2000：09</w:t>
            </w:r>
          </w:p>
        </w:tc>
        <w:tc>
          <w:tcPr>
            <w:tcW w:w="2323" w:type="dxa"/>
            <w:shd w:val="clear" w:color="auto" w:fill="auto"/>
            <w:vAlign w:val="center"/>
          </w:tcPr>
          <w:p w14:paraId="1DDD198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Current_limi2</w:t>
            </w:r>
          </w:p>
        </w:tc>
        <w:tc>
          <w:tcPr>
            <w:tcW w:w="2439" w:type="dxa"/>
            <w:shd w:val="clear" w:color="auto" w:fill="auto"/>
            <w:vAlign w:val="center"/>
          </w:tcPr>
          <w:p w14:paraId="526BDD6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中指限制电流设置</w:t>
            </w:r>
          </w:p>
        </w:tc>
        <w:tc>
          <w:tcPr>
            <w:tcW w:w="1945" w:type="dxa"/>
            <w:shd w:val="clear" w:color="auto" w:fill="auto"/>
            <w:vAlign w:val="center"/>
          </w:tcPr>
          <w:p w14:paraId="0063D2B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5169CA6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45355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57B18BC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0x2000：0A</w:t>
            </w:r>
          </w:p>
        </w:tc>
        <w:tc>
          <w:tcPr>
            <w:tcW w:w="2323" w:type="dxa"/>
            <w:shd w:val="clear" w:color="auto" w:fill="auto"/>
            <w:vAlign w:val="center"/>
          </w:tcPr>
          <w:p w14:paraId="16CDA18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Current_limi3</w:t>
            </w:r>
          </w:p>
        </w:tc>
        <w:tc>
          <w:tcPr>
            <w:tcW w:w="2439" w:type="dxa"/>
            <w:shd w:val="clear" w:color="auto" w:fill="auto"/>
            <w:vAlign w:val="center"/>
          </w:tcPr>
          <w:p w14:paraId="0C7D4D5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食指限制电流设置</w:t>
            </w:r>
          </w:p>
        </w:tc>
        <w:tc>
          <w:tcPr>
            <w:tcW w:w="1945" w:type="dxa"/>
            <w:shd w:val="clear" w:color="auto" w:fill="auto"/>
            <w:vAlign w:val="center"/>
          </w:tcPr>
          <w:p w14:paraId="4C43DA3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61A963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0DB73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675C4F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0x2000：0B</w:t>
            </w:r>
          </w:p>
        </w:tc>
        <w:tc>
          <w:tcPr>
            <w:tcW w:w="2323" w:type="dxa"/>
            <w:shd w:val="clear" w:color="auto" w:fill="auto"/>
            <w:vAlign w:val="center"/>
          </w:tcPr>
          <w:p w14:paraId="32357FD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Current_limi4</w:t>
            </w:r>
          </w:p>
        </w:tc>
        <w:tc>
          <w:tcPr>
            <w:tcW w:w="2439" w:type="dxa"/>
            <w:shd w:val="clear" w:color="auto" w:fill="auto"/>
            <w:vAlign w:val="center"/>
          </w:tcPr>
          <w:p w14:paraId="2E21F0F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大拇指弯曲限制电流设置</w:t>
            </w:r>
          </w:p>
        </w:tc>
        <w:tc>
          <w:tcPr>
            <w:tcW w:w="1945" w:type="dxa"/>
            <w:shd w:val="clear" w:color="auto" w:fill="auto"/>
            <w:vAlign w:val="center"/>
          </w:tcPr>
          <w:p w14:paraId="76436C9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706E737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53914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EC622A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0x2000：0C</w:t>
            </w:r>
          </w:p>
        </w:tc>
        <w:tc>
          <w:tcPr>
            <w:tcW w:w="2323" w:type="dxa"/>
            <w:shd w:val="clear" w:color="auto" w:fill="auto"/>
            <w:vAlign w:val="center"/>
          </w:tcPr>
          <w:p w14:paraId="5DC9E72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Current_limi5</w:t>
            </w:r>
          </w:p>
        </w:tc>
        <w:tc>
          <w:tcPr>
            <w:tcW w:w="2439" w:type="dxa"/>
            <w:shd w:val="clear" w:color="auto" w:fill="auto"/>
            <w:vAlign w:val="center"/>
          </w:tcPr>
          <w:p w14:paraId="0F2E0A3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大拇指侧摆限制电流设置</w:t>
            </w:r>
          </w:p>
        </w:tc>
        <w:tc>
          <w:tcPr>
            <w:tcW w:w="1945" w:type="dxa"/>
            <w:shd w:val="clear" w:color="auto" w:fill="auto"/>
            <w:vAlign w:val="center"/>
          </w:tcPr>
          <w:p w14:paraId="70D93FB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C3BAFB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1AAF4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8B0478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0x2000：0D</w:t>
            </w:r>
          </w:p>
        </w:tc>
        <w:tc>
          <w:tcPr>
            <w:tcW w:w="2323" w:type="dxa"/>
            <w:shd w:val="clear" w:color="auto" w:fill="auto"/>
            <w:vAlign w:val="center"/>
          </w:tcPr>
          <w:p w14:paraId="6AAC4E5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Default_speed_set1</w:t>
            </w:r>
          </w:p>
        </w:tc>
        <w:tc>
          <w:tcPr>
            <w:tcW w:w="2439" w:type="dxa"/>
            <w:shd w:val="clear" w:color="auto" w:fill="auto"/>
            <w:vAlign w:val="center"/>
          </w:tcPr>
          <w:p w14:paraId="26D7878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小拇指上电速度设置</w:t>
            </w:r>
          </w:p>
        </w:tc>
        <w:tc>
          <w:tcPr>
            <w:tcW w:w="1945" w:type="dxa"/>
            <w:shd w:val="clear" w:color="auto" w:fill="auto"/>
            <w:vAlign w:val="center"/>
          </w:tcPr>
          <w:p w14:paraId="060B203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DE4CAA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53943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719EEC9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0x2000：0E</w:t>
            </w:r>
          </w:p>
        </w:tc>
        <w:tc>
          <w:tcPr>
            <w:tcW w:w="2323" w:type="dxa"/>
            <w:shd w:val="clear" w:color="auto" w:fill="auto"/>
            <w:vAlign w:val="center"/>
          </w:tcPr>
          <w:p w14:paraId="580215B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Default_speed_set2</w:t>
            </w:r>
          </w:p>
        </w:tc>
        <w:tc>
          <w:tcPr>
            <w:tcW w:w="2439" w:type="dxa"/>
            <w:shd w:val="clear" w:color="auto" w:fill="auto"/>
            <w:vAlign w:val="center"/>
          </w:tcPr>
          <w:p w14:paraId="3ED319A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无名指上电速度设置</w:t>
            </w:r>
          </w:p>
        </w:tc>
        <w:tc>
          <w:tcPr>
            <w:tcW w:w="1945" w:type="dxa"/>
            <w:shd w:val="clear" w:color="auto" w:fill="auto"/>
            <w:vAlign w:val="center"/>
          </w:tcPr>
          <w:p w14:paraId="03D2DF7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1A880E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5B42D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E02BF1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0x2000：0F</w:t>
            </w:r>
          </w:p>
        </w:tc>
        <w:tc>
          <w:tcPr>
            <w:tcW w:w="2323" w:type="dxa"/>
            <w:shd w:val="clear" w:color="auto" w:fill="auto"/>
            <w:vAlign w:val="center"/>
          </w:tcPr>
          <w:p w14:paraId="7F07291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Default_speed_set3</w:t>
            </w:r>
          </w:p>
        </w:tc>
        <w:tc>
          <w:tcPr>
            <w:tcW w:w="2439" w:type="dxa"/>
            <w:shd w:val="clear" w:color="auto" w:fill="auto"/>
            <w:vAlign w:val="center"/>
          </w:tcPr>
          <w:p w14:paraId="2019901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中指上电速度设置</w:t>
            </w:r>
          </w:p>
        </w:tc>
        <w:tc>
          <w:tcPr>
            <w:tcW w:w="1945" w:type="dxa"/>
            <w:shd w:val="clear" w:color="auto" w:fill="auto"/>
            <w:vAlign w:val="center"/>
          </w:tcPr>
          <w:p w14:paraId="3BE94CF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EAB0C7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0C09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5AEED81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0x2000：10</w:t>
            </w:r>
          </w:p>
        </w:tc>
        <w:tc>
          <w:tcPr>
            <w:tcW w:w="2323" w:type="dxa"/>
            <w:shd w:val="clear" w:color="auto" w:fill="auto"/>
            <w:vAlign w:val="center"/>
          </w:tcPr>
          <w:p w14:paraId="513436B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Default_speed_set4</w:t>
            </w:r>
          </w:p>
        </w:tc>
        <w:tc>
          <w:tcPr>
            <w:tcW w:w="2439" w:type="dxa"/>
            <w:shd w:val="clear" w:color="auto" w:fill="auto"/>
            <w:vAlign w:val="center"/>
          </w:tcPr>
          <w:p w14:paraId="7FF7637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食指上电速度设置</w:t>
            </w:r>
          </w:p>
        </w:tc>
        <w:tc>
          <w:tcPr>
            <w:tcW w:w="1945" w:type="dxa"/>
            <w:shd w:val="clear" w:color="auto" w:fill="auto"/>
            <w:vAlign w:val="center"/>
          </w:tcPr>
          <w:p w14:paraId="3B8210F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C902E9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64119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7BF03C2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0x2000：11</w:t>
            </w:r>
          </w:p>
        </w:tc>
        <w:tc>
          <w:tcPr>
            <w:tcW w:w="2323" w:type="dxa"/>
            <w:shd w:val="clear" w:color="auto" w:fill="auto"/>
            <w:vAlign w:val="center"/>
          </w:tcPr>
          <w:p w14:paraId="5608341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Default_speed_set5</w:t>
            </w:r>
          </w:p>
        </w:tc>
        <w:tc>
          <w:tcPr>
            <w:tcW w:w="2439" w:type="dxa"/>
            <w:shd w:val="clear" w:color="auto" w:fill="auto"/>
            <w:vAlign w:val="center"/>
          </w:tcPr>
          <w:p w14:paraId="386FE31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大拇指弯曲上电速度设置</w:t>
            </w:r>
          </w:p>
        </w:tc>
        <w:tc>
          <w:tcPr>
            <w:tcW w:w="1945" w:type="dxa"/>
            <w:shd w:val="clear" w:color="auto" w:fill="auto"/>
            <w:vAlign w:val="center"/>
          </w:tcPr>
          <w:p w14:paraId="093D2C3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D05A1D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6580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7CF7DA7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0x2000：12</w:t>
            </w:r>
          </w:p>
        </w:tc>
        <w:tc>
          <w:tcPr>
            <w:tcW w:w="2323" w:type="dxa"/>
            <w:shd w:val="clear" w:color="auto" w:fill="auto"/>
            <w:vAlign w:val="center"/>
          </w:tcPr>
          <w:p w14:paraId="635EEA8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Default_speed_set6</w:t>
            </w:r>
          </w:p>
        </w:tc>
        <w:tc>
          <w:tcPr>
            <w:tcW w:w="2439" w:type="dxa"/>
            <w:shd w:val="clear" w:color="auto" w:fill="auto"/>
            <w:vAlign w:val="center"/>
          </w:tcPr>
          <w:p w14:paraId="365FC32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大拇指侧摆上电速度设置</w:t>
            </w:r>
          </w:p>
        </w:tc>
        <w:tc>
          <w:tcPr>
            <w:tcW w:w="1945" w:type="dxa"/>
            <w:shd w:val="clear" w:color="auto" w:fill="auto"/>
            <w:vAlign w:val="center"/>
          </w:tcPr>
          <w:p w14:paraId="3C133F3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3D1602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30CFA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711FEC4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0x2000：13</w:t>
            </w:r>
          </w:p>
        </w:tc>
        <w:tc>
          <w:tcPr>
            <w:tcW w:w="2323" w:type="dxa"/>
            <w:shd w:val="clear" w:color="auto" w:fill="auto"/>
            <w:vAlign w:val="center"/>
          </w:tcPr>
          <w:p w14:paraId="163A66D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Default_force_set1</w:t>
            </w:r>
          </w:p>
        </w:tc>
        <w:tc>
          <w:tcPr>
            <w:tcW w:w="2439" w:type="dxa"/>
            <w:shd w:val="clear" w:color="auto" w:fill="auto"/>
            <w:vAlign w:val="center"/>
          </w:tcPr>
          <w:p w14:paraId="532915E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小拇指上电受力设置</w:t>
            </w:r>
          </w:p>
        </w:tc>
        <w:tc>
          <w:tcPr>
            <w:tcW w:w="1945" w:type="dxa"/>
            <w:shd w:val="clear" w:color="auto" w:fill="auto"/>
            <w:vAlign w:val="center"/>
          </w:tcPr>
          <w:p w14:paraId="6F3EEB7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0B55843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030FA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5BE159F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0x2000：14</w:t>
            </w:r>
          </w:p>
        </w:tc>
        <w:tc>
          <w:tcPr>
            <w:tcW w:w="2323" w:type="dxa"/>
            <w:shd w:val="clear" w:color="auto" w:fill="auto"/>
            <w:vAlign w:val="center"/>
          </w:tcPr>
          <w:p w14:paraId="2341810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Default_force_set2</w:t>
            </w:r>
          </w:p>
        </w:tc>
        <w:tc>
          <w:tcPr>
            <w:tcW w:w="2439" w:type="dxa"/>
            <w:shd w:val="clear" w:color="auto" w:fill="auto"/>
            <w:vAlign w:val="center"/>
          </w:tcPr>
          <w:p w14:paraId="727530F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无名指上电受力设置</w:t>
            </w:r>
          </w:p>
        </w:tc>
        <w:tc>
          <w:tcPr>
            <w:tcW w:w="1945" w:type="dxa"/>
            <w:shd w:val="clear" w:color="auto" w:fill="auto"/>
            <w:vAlign w:val="center"/>
          </w:tcPr>
          <w:p w14:paraId="6076671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73A283D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7CE30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70710E5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0x2000：15</w:t>
            </w:r>
          </w:p>
        </w:tc>
        <w:tc>
          <w:tcPr>
            <w:tcW w:w="2323" w:type="dxa"/>
            <w:shd w:val="clear" w:color="auto" w:fill="auto"/>
            <w:vAlign w:val="center"/>
          </w:tcPr>
          <w:p w14:paraId="09808E9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Default_force_set3</w:t>
            </w:r>
          </w:p>
        </w:tc>
        <w:tc>
          <w:tcPr>
            <w:tcW w:w="2439" w:type="dxa"/>
            <w:shd w:val="clear" w:color="auto" w:fill="auto"/>
            <w:vAlign w:val="center"/>
          </w:tcPr>
          <w:p w14:paraId="67A22DC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中指上电受力设置</w:t>
            </w:r>
          </w:p>
        </w:tc>
        <w:tc>
          <w:tcPr>
            <w:tcW w:w="1945" w:type="dxa"/>
            <w:shd w:val="clear" w:color="auto" w:fill="auto"/>
            <w:vAlign w:val="center"/>
          </w:tcPr>
          <w:p w14:paraId="36E810D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3E82CD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7E40D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318E3F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0x2000：16</w:t>
            </w:r>
          </w:p>
        </w:tc>
        <w:tc>
          <w:tcPr>
            <w:tcW w:w="2323" w:type="dxa"/>
            <w:shd w:val="clear" w:color="auto" w:fill="auto"/>
            <w:vAlign w:val="center"/>
          </w:tcPr>
          <w:p w14:paraId="42AB866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Default_force_set4</w:t>
            </w:r>
          </w:p>
        </w:tc>
        <w:tc>
          <w:tcPr>
            <w:tcW w:w="2439" w:type="dxa"/>
            <w:shd w:val="clear" w:color="auto" w:fill="auto"/>
            <w:vAlign w:val="center"/>
          </w:tcPr>
          <w:p w14:paraId="76EBC37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食指上电受力设置</w:t>
            </w:r>
          </w:p>
        </w:tc>
        <w:tc>
          <w:tcPr>
            <w:tcW w:w="1945" w:type="dxa"/>
            <w:shd w:val="clear" w:color="auto" w:fill="auto"/>
            <w:vAlign w:val="center"/>
          </w:tcPr>
          <w:p w14:paraId="28540F7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7A603F5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4AEEC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8DC47D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0x2000：17</w:t>
            </w:r>
          </w:p>
        </w:tc>
        <w:tc>
          <w:tcPr>
            <w:tcW w:w="2323" w:type="dxa"/>
            <w:shd w:val="clear" w:color="auto" w:fill="auto"/>
            <w:vAlign w:val="center"/>
          </w:tcPr>
          <w:p w14:paraId="583860E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Default_force_set5</w:t>
            </w:r>
          </w:p>
        </w:tc>
        <w:tc>
          <w:tcPr>
            <w:tcW w:w="2439" w:type="dxa"/>
            <w:shd w:val="clear" w:color="auto" w:fill="auto"/>
            <w:vAlign w:val="center"/>
          </w:tcPr>
          <w:p w14:paraId="1972726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大拇指弯曲上电受力设置</w:t>
            </w:r>
          </w:p>
        </w:tc>
        <w:tc>
          <w:tcPr>
            <w:tcW w:w="1945" w:type="dxa"/>
            <w:shd w:val="clear" w:color="auto" w:fill="auto"/>
            <w:vAlign w:val="center"/>
          </w:tcPr>
          <w:p w14:paraId="4FCD505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129DE1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40B93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9D0C58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0x2000：18</w:t>
            </w:r>
          </w:p>
        </w:tc>
        <w:tc>
          <w:tcPr>
            <w:tcW w:w="2323" w:type="dxa"/>
            <w:shd w:val="clear" w:color="auto" w:fill="auto"/>
            <w:vAlign w:val="center"/>
          </w:tcPr>
          <w:p w14:paraId="5DE80E9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Default_force_set6</w:t>
            </w:r>
          </w:p>
        </w:tc>
        <w:tc>
          <w:tcPr>
            <w:tcW w:w="2439" w:type="dxa"/>
            <w:shd w:val="clear" w:color="auto" w:fill="auto"/>
            <w:vAlign w:val="center"/>
          </w:tcPr>
          <w:p w14:paraId="62EA0E1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大拇指侧摆上电受力设置</w:t>
            </w:r>
          </w:p>
        </w:tc>
        <w:tc>
          <w:tcPr>
            <w:tcW w:w="1945" w:type="dxa"/>
            <w:shd w:val="clear" w:color="auto" w:fill="auto"/>
            <w:vAlign w:val="center"/>
          </w:tcPr>
          <w:p w14:paraId="540A9FE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3355E5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0AB57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5511472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0x2000：19</w:t>
            </w:r>
          </w:p>
        </w:tc>
        <w:tc>
          <w:tcPr>
            <w:tcW w:w="2323" w:type="dxa"/>
            <w:shd w:val="clear" w:color="auto" w:fill="auto"/>
            <w:vAlign w:val="center"/>
          </w:tcPr>
          <w:p w14:paraId="1A91C07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Action_seq_index</w:t>
            </w:r>
          </w:p>
        </w:tc>
        <w:tc>
          <w:tcPr>
            <w:tcW w:w="2439" w:type="dxa"/>
            <w:shd w:val="clear" w:color="auto" w:fill="auto"/>
            <w:vAlign w:val="center"/>
          </w:tcPr>
          <w:p w14:paraId="3E53334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动作序列号设置</w:t>
            </w:r>
          </w:p>
        </w:tc>
        <w:tc>
          <w:tcPr>
            <w:tcW w:w="1945" w:type="dxa"/>
            <w:shd w:val="clear" w:color="auto" w:fill="auto"/>
            <w:vAlign w:val="center"/>
          </w:tcPr>
          <w:p w14:paraId="5CCD877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50E66FF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19CA4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56CF4E6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0x2000：1A</w:t>
            </w:r>
          </w:p>
        </w:tc>
        <w:tc>
          <w:tcPr>
            <w:tcW w:w="2323" w:type="dxa"/>
            <w:shd w:val="clear" w:color="auto" w:fill="auto"/>
            <w:vAlign w:val="center"/>
          </w:tcPr>
          <w:p w14:paraId="56D5EAD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Action_seq_run</w:t>
            </w:r>
          </w:p>
        </w:tc>
        <w:tc>
          <w:tcPr>
            <w:tcW w:w="2439" w:type="dxa"/>
            <w:shd w:val="clear" w:color="auto" w:fill="auto"/>
            <w:vAlign w:val="center"/>
          </w:tcPr>
          <w:p w14:paraId="76C65FD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动作序列执行标志</w:t>
            </w:r>
          </w:p>
        </w:tc>
        <w:tc>
          <w:tcPr>
            <w:tcW w:w="1945" w:type="dxa"/>
            <w:shd w:val="clear" w:color="auto" w:fill="auto"/>
            <w:vAlign w:val="center"/>
          </w:tcPr>
          <w:p w14:paraId="4F72AE3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BEB09B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4A7F5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1AE2E2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0x2000：1B</w:t>
            </w:r>
          </w:p>
        </w:tc>
        <w:tc>
          <w:tcPr>
            <w:tcW w:w="2323" w:type="dxa"/>
            <w:shd w:val="clear" w:color="auto" w:fill="auto"/>
            <w:vAlign w:val="center"/>
          </w:tcPr>
          <w:p w14:paraId="36984CF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FINGER_MODE1</w:t>
            </w:r>
          </w:p>
        </w:tc>
        <w:tc>
          <w:tcPr>
            <w:tcW w:w="2439" w:type="dxa"/>
            <w:shd w:val="clear" w:color="auto" w:fill="auto"/>
            <w:vAlign w:val="center"/>
          </w:tcPr>
          <w:p w14:paraId="7E4DF18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小拇指运行模式设置</w:t>
            </w:r>
          </w:p>
        </w:tc>
        <w:tc>
          <w:tcPr>
            <w:tcW w:w="1945" w:type="dxa"/>
            <w:shd w:val="clear" w:color="auto" w:fill="auto"/>
            <w:vAlign w:val="center"/>
          </w:tcPr>
          <w:p w14:paraId="5021B57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7E5040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2467B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19A591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0x2000：1C</w:t>
            </w:r>
          </w:p>
        </w:tc>
        <w:tc>
          <w:tcPr>
            <w:tcW w:w="2323" w:type="dxa"/>
            <w:shd w:val="clear" w:color="auto" w:fill="auto"/>
            <w:vAlign w:val="center"/>
          </w:tcPr>
          <w:p w14:paraId="65FC540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FINGER_MODE2</w:t>
            </w:r>
          </w:p>
        </w:tc>
        <w:tc>
          <w:tcPr>
            <w:tcW w:w="2439" w:type="dxa"/>
            <w:shd w:val="clear" w:color="auto" w:fill="auto"/>
            <w:vAlign w:val="center"/>
          </w:tcPr>
          <w:p w14:paraId="31693F0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无名指运行模式设置</w:t>
            </w:r>
          </w:p>
        </w:tc>
        <w:tc>
          <w:tcPr>
            <w:tcW w:w="1945" w:type="dxa"/>
            <w:shd w:val="clear" w:color="auto" w:fill="auto"/>
            <w:vAlign w:val="center"/>
          </w:tcPr>
          <w:p w14:paraId="7797E13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32795B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0522D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F77A6F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0x2000：1D</w:t>
            </w:r>
          </w:p>
        </w:tc>
        <w:tc>
          <w:tcPr>
            <w:tcW w:w="2323" w:type="dxa"/>
            <w:shd w:val="clear" w:color="auto" w:fill="auto"/>
            <w:vAlign w:val="center"/>
          </w:tcPr>
          <w:p w14:paraId="5483693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FINGER_MODE3</w:t>
            </w:r>
          </w:p>
        </w:tc>
        <w:tc>
          <w:tcPr>
            <w:tcW w:w="2439" w:type="dxa"/>
            <w:shd w:val="clear" w:color="auto" w:fill="auto"/>
            <w:vAlign w:val="center"/>
          </w:tcPr>
          <w:p w14:paraId="688A8D6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中指运行模式设置</w:t>
            </w:r>
          </w:p>
        </w:tc>
        <w:tc>
          <w:tcPr>
            <w:tcW w:w="1945" w:type="dxa"/>
            <w:shd w:val="clear" w:color="auto" w:fill="auto"/>
            <w:vAlign w:val="center"/>
          </w:tcPr>
          <w:p w14:paraId="1C58295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7EA2AD8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6C2F0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E14B9E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0x2000：1E</w:t>
            </w:r>
          </w:p>
        </w:tc>
        <w:tc>
          <w:tcPr>
            <w:tcW w:w="2323" w:type="dxa"/>
            <w:shd w:val="clear" w:color="auto" w:fill="auto"/>
            <w:vAlign w:val="center"/>
          </w:tcPr>
          <w:p w14:paraId="2D7F35B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FINGER_MODE4</w:t>
            </w:r>
          </w:p>
        </w:tc>
        <w:tc>
          <w:tcPr>
            <w:tcW w:w="2439" w:type="dxa"/>
            <w:shd w:val="clear" w:color="auto" w:fill="auto"/>
            <w:vAlign w:val="center"/>
          </w:tcPr>
          <w:p w14:paraId="716804B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食指运行模式设置</w:t>
            </w:r>
          </w:p>
        </w:tc>
        <w:tc>
          <w:tcPr>
            <w:tcW w:w="1945" w:type="dxa"/>
            <w:shd w:val="clear" w:color="auto" w:fill="auto"/>
            <w:vAlign w:val="center"/>
          </w:tcPr>
          <w:p w14:paraId="0736FBD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9899C9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56D6D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44EAB8D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0x2000：1F</w:t>
            </w:r>
          </w:p>
        </w:tc>
        <w:tc>
          <w:tcPr>
            <w:tcW w:w="2323" w:type="dxa"/>
            <w:shd w:val="clear" w:color="auto" w:fill="auto"/>
            <w:vAlign w:val="center"/>
          </w:tcPr>
          <w:p w14:paraId="350E049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FINGER_MODE5</w:t>
            </w:r>
          </w:p>
        </w:tc>
        <w:tc>
          <w:tcPr>
            <w:tcW w:w="2439" w:type="dxa"/>
            <w:shd w:val="clear" w:color="auto" w:fill="auto"/>
            <w:vAlign w:val="center"/>
          </w:tcPr>
          <w:p w14:paraId="25113FB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大拇指弯曲运行模式设置</w:t>
            </w:r>
          </w:p>
        </w:tc>
        <w:tc>
          <w:tcPr>
            <w:tcW w:w="1945" w:type="dxa"/>
            <w:shd w:val="clear" w:color="auto" w:fill="auto"/>
            <w:vAlign w:val="center"/>
          </w:tcPr>
          <w:p w14:paraId="7604F3E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43C7B2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7569A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3ADFA8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0x2000：20</w:t>
            </w:r>
          </w:p>
        </w:tc>
        <w:tc>
          <w:tcPr>
            <w:tcW w:w="2323" w:type="dxa"/>
            <w:shd w:val="clear" w:color="auto" w:fill="auto"/>
            <w:vAlign w:val="center"/>
          </w:tcPr>
          <w:p w14:paraId="126E1F5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FINGER_MODE6</w:t>
            </w:r>
          </w:p>
        </w:tc>
        <w:tc>
          <w:tcPr>
            <w:tcW w:w="2439" w:type="dxa"/>
            <w:shd w:val="clear" w:color="auto" w:fill="auto"/>
            <w:vAlign w:val="center"/>
          </w:tcPr>
          <w:p w14:paraId="254BC1D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大拇指侧摆运行模式设置</w:t>
            </w:r>
          </w:p>
        </w:tc>
        <w:tc>
          <w:tcPr>
            <w:tcW w:w="1945" w:type="dxa"/>
            <w:shd w:val="clear" w:color="auto" w:fill="auto"/>
            <w:vAlign w:val="center"/>
          </w:tcPr>
          <w:p w14:paraId="219979B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ADA34A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72DFE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4F0846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0x2000：21</w:t>
            </w:r>
          </w:p>
        </w:tc>
        <w:tc>
          <w:tcPr>
            <w:tcW w:w="2323" w:type="dxa"/>
            <w:shd w:val="clear" w:color="auto" w:fill="auto"/>
            <w:vAlign w:val="center"/>
          </w:tcPr>
          <w:p w14:paraId="6C4B0B7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FINGER_PAUSE</w:t>
            </w:r>
          </w:p>
        </w:tc>
        <w:tc>
          <w:tcPr>
            <w:tcW w:w="2439" w:type="dxa"/>
            <w:shd w:val="clear" w:color="auto" w:fill="auto"/>
            <w:vAlign w:val="center"/>
          </w:tcPr>
          <w:p w14:paraId="51FDB5B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暂停指令</w:t>
            </w:r>
          </w:p>
        </w:tc>
        <w:tc>
          <w:tcPr>
            <w:tcW w:w="1945" w:type="dxa"/>
            <w:shd w:val="clear" w:color="auto" w:fill="auto"/>
            <w:vAlign w:val="center"/>
          </w:tcPr>
          <w:p w14:paraId="0E03F3F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40E681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6784A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B75C09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0x2000：22</w:t>
            </w:r>
          </w:p>
        </w:tc>
        <w:tc>
          <w:tcPr>
            <w:tcW w:w="2323" w:type="dxa"/>
            <w:shd w:val="clear" w:color="auto" w:fill="auto"/>
            <w:vAlign w:val="center"/>
          </w:tcPr>
          <w:p w14:paraId="3FBC15D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FINGER_STOP</w:t>
            </w:r>
          </w:p>
        </w:tc>
        <w:tc>
          <w:tcPr>
            <w:tcW w:w="2439" w:type="dxa"/>
            <w:shd w:val="clear" w:color="auto" w:fill="auto"/>
            <w:vAlign w:val="center"/>
          </w:tcPr>
          <w:p w14:paraId="7723DF2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急停指令</w:t>
            </w:r>
          </w:p>
        </w:tc>
        <w:tc>
          <w:tcPr>
            <w:tcW w:w="1945" w:type="dxa"/>
            <w:shd w:val="clear" w:color="auto" w:fill="auto"/>
            <w:vAlign w:val="center"/>
          </w:tcPr>
          <w:p w14:paraId="7F8D616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08B896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bl>
    <w:p w14:paraId="026BBBFF">
      <w:pPr>
        <w:pStyle w:val="3"/>
        <w:rPr>
          <w:rFonts w:hint="eastAsia" w:ascii="阿里巴巴普惠体 2.0 45 Light" w:hAnsi="阿里巴巴普惠体 2.0 45 Light" w:eastAsia="阿里巴巴普惠体 2.0 45 Light" w:cs="阿里巴巴普惠体 2.0 45 Light"/>
          <w:lang w:val="en-US" w:eastAsia="zh-CN"/>
        </w:rPr>
      </w:pPr>
    </w:p>
    <w:p w14:paraId="0E3C3053">
      <w:pPr>
        <w:pStyle w:val="2"/>
        <w:rPr>
          <w:rFonts w:hint="eastAsia" w:ascii="阿里巴巴普惠体 2.0 45 Light" w:hAnsi="阿里巴巴普惠体 2.0 45 Light" w:eastAsia="阿里巴巴普惠体 2.0 45 Light" w:cs="阿里巴巴普惠体 2.0 45 Light"/>
        </w:rPr>
      </w:pPr>
      <w:bookmarkStart w:id="696" w:name="_Toc20569"/>
      <w:bookmarkStart w:id="697" w:name="_Toc3768"/>
      <w:bookmarkStart w:id="698" w:name="_Toc8546"/>
      <w:bookmarkStart w:id="699" w:name="_Toc20217"/>
      <w:bookmarkStart w:id="700" w:name="_Toc2029"/>
      <w:bookmarkStart w:id="701" w:name="_Toc15357"/>
      <w:bookmarkStart w:id="702" w:name="_Toc8989"/>
      <w:bookmarkStart w:id="703" w:name="_Toc8275"/>
      <w:bookmarkStart w:id="704" w:name="_Toc27857"/>
      <w:bookmarkStart w:id="705" w:name="_Toc17159"/>
      <w:bookmarkStart w:id="706" w:name="_Toc5619"/>
      <w:bookmarkStart w:id="707" w:name="_Toc28378"/>
      <w:bookmarkStart w:id="708" w:name="_Toc3742"/>
      <w:r>
        <w:rPr>
          <w:rFonts w:hint="eastAsia" w:ascii="阿里巴巴普惠体 2.0 45 Light" w:hAnsi="阿里巴巴普惠体 2.0 45 Light" w:eastAsia="阿里巴巴普惠体 2.0 45 Light" w:cs="阿里巴巴普惠体 2.0 45 Light"/>
          <w:b/>
          <w:bCs/>
          <w:sz w:val="24"/>
          <w:lang w:val="en-US" w:eastAsia="zh-CN"/>
          <w:rPrChange w:id="4606" w:author="成成" w:date="2025-09-18T16:18:02Z">
            <w:rPr>
              <w:rFonts w:hint="eastAsia" w:ascii="阿里巴巴普惠体 2.0 45 Light" w:hAnsi="阿里巴巴普惠体 2.0 45 Light" w:eastAsia="阿里巴巴普惠体 2.0 45 Light" w:cs="阿里巴巴普惠体 2.0 45 Light"/>
              <w:lang w:val="en-US" w:eastAsia="zh-CN"/>
            </w:rPr>
          </w:rPrChange>
        </w:rPr>
        <w:t>常规指令示例</w:t>
      </w:r>
      <w:bookmarkEnd w:id="696"/>
      <w:bookmarkEnd w:id="697"/>
      <w:bookmarkEnd w:id="698"/>
      <w:bookmarkEnd w:id="699"/>
      <w:bookmarkEnd w:id="700"/>
      <w:bookmarkEnd w:id="701"/>
      <w:bookmarkEnd w:id="702"/>
      <w:bookmarkEnd w:id="703"/>
      <w:bookmarkEnd w:id="704"/>
      <w:bookmarkEnd w:id="705"/>
      <w:bookmarkEnd w:id="706"/>
      <w:bookmarkEnd w:id="707"/>
      <w:bookmarkEnd w:id="708"/>
    </w:p>
    <w:p w14:paraId="76BD76A6">
      <w:pPr>
        <w:pStyle w:val="124"/>
        <w:numPr>
          <w:ilvl w:val="-1"/>
          <w:numId w:val="0"/>
        </w:numPr>
        <w:tabs>
          <w:tab w:val="clear" w:pos="420"/>
        </w:tabs>
        <w:bidi w:val="0"/>
        <w:ind w:left="704" w:leftChars="0" w:firstLine="0" w:firstLineChars="0"/>
        <w:rPr>
          <w:rFonts w:hint="eastAsia" w:ascii="阿里巴巴普惠体 2.0 45 Light" w:hAnsi="阿里巴巴普惠体 2.0 45 Light" w:eastAsia="阿里巴巴普惠体 2.0 45 Light" w:cs="阿里巴巴普惠体 2.0 45 Light"/>
        </w:rPr>
      </w:pPr>
      <w:bookmarkStart w:id="709" w:name="_Toc3772"/>
      <w:r>
        <w:rPr>
          <w:rFonts w:hint="eastAsia" w:ascii="阿里巴巴普惠体 2.0 45 Light" w:hAnsi="阿里巴巴普惠体 2.0 45 Light" w:eastAsia="阿里巴巴普惠体 2.0 45 Light" w:cs="阿里巴巴普惠体 2.0 45 Light"/>
          <w:b/>
          <w:bCs/>
        </w:rPr>
        <w:t>示例1（修改ID）</w:t>
      </w:r>
      <w:bookmarkEnd w:id="709"/>
    </w:p>
    <w:p w14:paraId="1BF9A6E9">
      <w:pPr>
        <w:pStyle w:val="120"/>
        <w:bidi w:val="0"/>
        <w:rPr>
          <w:rFonts w:hint="eastAsia" w:ascii="阿里巴巴普惠体 2.0 45 Light" w:hAnsi="阿里巴巴普惠体 2.0 45 Light" w:eastAsia="阿里巴巴普惠体 2.0 45 Light" w:cs="阿里巴巴普惠体 2.0 45 Light"/>
          <w:lang w:eastAsia="zh-CN"/>
        </w:rPr>
      </w:pPr>
      <w:r>
        <w:rPr>
          <w:rFonts w:hint="eastAsia" w:ascii="阿里巴巴普惠体 2.0 45 Light" w:hAnsi="阿里巴巴普惠体 2.0 45 Light" w:eastAsia="阿里巴巴普惠体 2.0 45 Light" w:cs="阿里巴巴普惠体 2.0 45 Light"/>
        </w:rPr>
        <w:t>将ID号为</w:t>
      </w:r>
      <w:r>
        <w:rPr>
          <w:rFonts w:hint="eastAsia" w:ascii="阿里巴巴普惠体 2.0 45 Light" w:hAnsi="阿里巴巴普惠体 2.0 45 Light" w:eastAsia="阿里巴巴普惠体 2.0 45 Light" w:cs="阿里巴巴普惠体 2.0 45 Light"/>
          <w:lang w:val="en-US" w:eastAsia="zh-CN"/>
        </w:rPr>
        <w:t>1</w:t>
      </w:r>
      <w:r>
        <w:rPr>
          <w:rFonts w:hint="eastAsia" w:ascii="阿里巴巴普惠体 2.0 45 Light" w:hAnsi="阿里巴巴普惠体 2.0 45 Light" w:eastAsia="阿里巴巴普惠体 2.0 45 Light" w:cs="阿里巴巴普惠体 2.0 45 Light"/>
        </w:rPr>
        <w:t>的</w:t>
      </w:r>
      <w:r>
        <w:rPr>
          <w:rFonts w:hint="eastAsia" w:ascii="阿里巴巴普惠体 2.0 45 Light" w:hAnsi="阿里巴巴普惠体 2.0 45 Light" w:eastAsia="阿里巴巴普惠体 2.0 45 Light" w:cs="阿里巴巴普惠体 2.0 45 Light"/>
          <w:lang w:val="en-US" w:eastAsia="zh-CN"/>
        </w:rPr>
        <w:t>灵巧手</w:t>
      </w:r>
      <w:r>
        <w:rPr>
          <w:rFonts w:hint="eastAsia" w:ascii="阿里巴巴普惠体 2.0 45 Light" w:hAnsi="阿里巴巴普惠体 2.0 45 Light" w:eastAsia="阿里巴巴普惠体 2.0 45 Light" w:cs="阿里巴巴普惠体 2.0 45 Light"/>
        </w:rPr>
        <w:t>改为ID号2</w:t>
      </w:r>
      <w:r>
        <w:rPr>
          <w:rFonts w:hint="eastAsia" w:ascii="阿里巴巴普惠体 2.0 45 Light" w:hAnsi="阿里巴巴普惠体 2.0 45 Light" w:eastAsia="阿里巴巴普惠体 2.0 45 Light" w:cs="阿里巴巴普惠体 2.0 45 Light"/>
          <w:lang w:eastAsia="zh-CN"/>
        </w:rPr>
        <w:t>：</w:t>
      </w:r>
    </w:p>
    <w:p w14:paraId="6A2A9906">
      <w:pPr>
        <w:pStyle w:val="120"/>
        <w:bidi w:val="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指令帧：</w:t>
      </w:r>
      <w:r>
        <w:rPr>
          <w:rFonts w:hint="eastAsia" w:ascii="阿里巴巴普惠体 2.0 45 Light" w:hAnsi="阿里巴巴普惠体 2.0 45 Light" w:eastAsia="阿里巴巴普惠体 2.0 45 Light" w:cs="阿里巴巴普惠体 2.0 45 Light"/>
          <w:lang w:val="en-US" w:eastAsia="zh-CN"/>
        </w:rPr>
        <w:t>EB 90 01 05 12 E8 03 02 00 06</w:t>
      </w:r>
    </w:p>
    <w:p w14:paraId="480CB59E">
      <w:pPr>
        <w:pStyle w:val="120"/>
        <w:bidi w:val="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应答帧：</w:t>
      </w:r>
      <w:r>
        <w:rPr>
          <w:rFonts w:hint="eastAsia" w:ascii="阿里巴巴普惠体 2.0 45 Light" w:hAnsi="阿里巴巴普惠体 2.0 45 Light" w:eastAsia="阿里巴巴普惠体 2.0 45 Light" w:cs="阿里巴巴普惠体 2.0 45 Light"/>
          <w:lang w:val="en-US" w:eastAsia="zh-CN"/>
        </w:rPr>
        <w:t>90 EB 02 04 12 E8 03 01 04</w:t>
      </w:r>
    </w:p>
    <w:p w14:paraId="402C6FBE">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指令帧中“EB 90”为包头，“01”为当前灵巧手ID，“04”为帧数据长度，“12”为写寄存器命令标志，“E8 03”为寄存器地址，“02”为写入寄存器的数据，“04”为校验和。应答帧中“90 EB”为包头，“02”为当前灵巧手ID，“04”为帧数据长度，“12”为写寄存器命令标志，“E8 03”为寄存器地址，“04”为校验和。</w:t>
      </w:r>
    </w:p>
    <w:p w14:paraId="09D7669F">
      <w:pPr>
        <w:pStyle w:val="120"/>
        <w:bidi w:val="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ID号修改完成后立即有效，之后的通信ID即为新的ID号，若需要断电保存该新ID号，则需要配合 “</w:t>
      </w:r>
      <w:r>
        <w:rPr>
          <w:rFonts w:hint="eastAsia" w:ascii="阿里巴巴普惠体 2.0 45 Light" w:hAnsi="阿里巴巴普惠体 2.0 45 Light" w:eastAsia="阿里巴巴普惠体 2.0 45 Light" w:cs="阿里巴巴普惠体 2.0 45 Light"/>
          <w:lang w:val="en-US" w:eastAsia="zh-CN"/>
        </w:rPr>
        <w:t>参数保存</w:t>
      </w:r>
      <w:r>
        <w:rPr>
          <w:rFonts w:hint="eastAsia" w:ascii="阿里巴巴普惠体 2.0 45 Light" w:hAnsi="阿里巴巴普惠体 2.0 45 Light" w:eastAsia="阿里巴巴普惠体 2.0 45 Light" w:cs="阿里巴巴普惠体 2.0 45 Light"/>
        </w:rPr>
        <w:t>”操作。</w:t>
      </w:r>
    </w:p>
    <w:p w14:paraId="6D295A13">
      <w:pPr>
        <w:pStyle w:val="120"/>
        <w:bidi w:val="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示例2（修改波特率）</w:t>
      </w:r>
    </w:p>
    <w:p w14:paraId="1332AE15">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将ID为1的灵巧手波特率由115200修改为57600：</w:t>
      </w:r>
    </w:p>
    <w:p w14:paraId="5C263C8C">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指令帧：EB 90 01 05 12 E9 03 01 00 05</w:t>
      </w:r>
    </w:p>
    <w:p w14:paraId="35FF92DB">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应答帧：</w:t>
      </w:r>
      <w:r>
        <w:rPr>
          <w:rFonts w:hint="eastAsia" w:ascii="阿里巴巴普惠体 2.0 45 Light" w:hAnsi="阿里巴巴普惠体 2.0 45 Light" w:eastAsia="阿里巴巴普惠体 2.0 45 Light" w:cs="阿里巴巴普惠体 2.0 45 Light"/>
          <w:lang w:val="en-US" w:eastAsia="zh-CN"/>
        </w:rPr>
        <w:t>90 EB 01 04 12 EA 03 01 05</w:t>
      </w:r>
    </w:p>
    <w:p w14:paraId="7EF52100">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波特率修改完不会立即生效，配合“参数保存”操作，断电上电可实现。</w:t>
      </w:r>
    </w:p>
    <w:p w14:paraId="5DC1DD4A">
      <w:pPr>
        <w:pStyle w:val="120"/>
        <w:bidi w:val="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示例3（清除错误）</w:t>
      </w:r>
    </w:p>
    <w:p w14:paraId="75209526">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将ID为1的灵巧手的故障信息清除掉，当灵巧手发生堵转，过流，异常等故障可通过清除故障指令恢复正常运行：</w:t>
      </w:r>
    </w:p>
    <w:p w14:paraId="2AB8DB37">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指令帧：EB 90 01 05 12 EB 03 01 00 07</w:t>
      </w:r>
    </w:p>
    <w:p w14:paraId="75CFF473">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应答帧：90 EB 01 04 12 EC 03 01 07</w:t>
      </w:r>
    </w:p>
    <w:p w14:paraId="6E9DF8AB">
      <w:pPr>
        <w:pStyle w:val="120"/>
        <w:bidi w:val="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示例4（保存参数）</w:t>
      </w:r>
    </w:p>
    <w:p w14:paraId="651FB884">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在进行修改ID或者波特率等参数时，</w:t>
      </w:r>
      <w:r>
        <w:rPr>
          <w:rFonts w:hint="eastAsia" w:ascii="阿里巴巴普惠体 2.0 45 Light" w:hAnsi="阿里巴巴普惠体 2.0 45 Light" w:eastAsia="阿里巴巴普惠体 2.0 45 Light" w:cs="阿里巴巴普惠体 2.0 45 Light"/>
        </w:rPr>
        <w:t>灵巧手将参数写入flash，</w:t>
      </w:r>
      <w:r>
        <w:rPr>
          <w:rFonts w:hint="eastAsia" w:ascii="阿里巴巴普惠体 2.0 45 Light" w:hAnsi="阿里巴巴普惠体 2.0 45 Light" w:eastAsia="阿里巴巴普惠体 2.0 45 Light" w:cs="阿里巴巴普惠体 2.0 45 Light"/>
          <w:lang w:val="en-US" w:eastAsia="zh-CN"/>
        </w:rPr>
        <w:t>实现</w:t>
      </w:r>
      <w:r>
        <w:rPr>
          <w:rFonts w:hint="eastAsia" w:ascii="阿里巴巴普惠体 2.0 45 Light" w:hAnsi="阿里巴巴普惠体 2.0 45 Light" w:eastAsia="阿里巴巴普惠体 2.0 45 Light" w:cs="阿里巴巴普惠体 2.0 45 Light"/>
        </w:rPr>
        <w:t>断电后参数不丢失。</w:t>
      </w:r>
    </w:p>
    <w:p w14:paraId="75AF757D">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指令帧：EB 90 01 05 12 EC 03 01 00 08</w:t>
      </w:r>
    </w:p>
    <w:p w14:paraId="78CD860B">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应答帧：90 EB 01 04 12 ED 03 01 08，90 EB 01 04 11 ED 03 00 06</w:t>
      </w:r>
    </w:p>
    <w:p w14:paraId="1ADCCC49">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保存参数指令会回复两条应答帧。</w:t>
      </w:r>
    </w:p>
    <w:p w14:paraId="082C2A06">
      <w:pPr>
        <w:pStyle w:val="120"/>
        <w:bidi w:val="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示例5（受力传</w:t>
      </w:r>
      <w:bookmarkStart w:id="710" w:name="_GoBack"/>
      <w:bookmarkEnd w:id="710"/>
      <w:r>
        <w:rPr>
          <w:rFonts w:hint="eastAsia" w:ascii="阿里巴巴普惠体 2.0 45 Light" w:hAnsi="阿里巴巴普惠体 2.0 45 Light" w:eastAsia="阿里巴巴普惠体 2.0 45 Light" w:cs="阿里巴巴普惠体 2.0 45 Light"/>
          <w:b/>
          <w:bCs/>
          <w:lang w:val="en-US" w:eastAsia="zh-CN"/>
        </w:rPr>
        <w:t>感器校准）</w:t>
      </w:r>
    </w:p>
    <w:p w14:paraId="7825BFB1">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指令帧：EB 90 01 05 12 F1 03 01 00 0B</w:t>
      </w:r>
    </w:p>
    <w:p w14:paraId="61430308">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应答帧：90 EB 01 04 12 F1 03 01 0C，90 EB 01 04 11 02 00 00 18</w:t>
      </w:r>
    </w:p>
    <w:p w14:paraId="255C4AA5">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执行传感器校准时会收到一条应答帧，校准完成后会收到第二条应答帧，校准时需保证灵巧手处于空载状态。</w:t>
      </w:r>
    </w:p>
    <w:p w14:paraId="3DDD1983">
      <w:pPr>
        <w:pStyle w:val="120"/>
        <w:bidi w:val="0"/>
        <w:rPr>
          <w:rFonts w:hint="eastAsia" w:ascii="阿里巴巴普惠体 2.0 45 Light" w:hAnsi="阿里巴巴普惠体 2.0 45 Light" w:eastAsia="阿里巴巴普惠体 2.0 45 Light" w:cs="阿里巴巴普惠体 2.0 45 Light"/>
          <w:b/>
          <w:bCs/>
          <w:i w:val="0"/>
          <w:iCs w:val="0"/>
          <w:lang w:val="en-US" w:eastAsia="zh-CN"/>
        </w:rPr>
      </w:pPr>
      <w:r>
        <w:rPr>
          <w:rFonts w:hint="eastAsia" w:ascii="阿里巴巴普惠体 2.0 45 Light" w:hAnsi="阿里巴巴普惠体 2.0 45 Light" w:eastAsia="阿里巴巴普惠体 2.0 45 Light" w:cs="阿里巴巴普惠体 2.0 45 Light"/>
          <w:b/>
          <w:bCs/>
          <w:i w:val="0"/>
          <w:iCs w:val="0"/>
          <w:lang w:val="en-US" w:eastAsia="zh-CN"/>
        </w:rPr>
        <w:t>示例6（设置各自由度的力控阈值）</w:t>
      </w:r>
    </w:p>
    <w:p w14:paraId="76839552">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将ID为1的灵巧手各自由度力控阈值均设置为1000：</w:t>
      </w:r>
    </w:p>
    <w:p w14:paraId="0FF55F3F">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指令帧：EB 90 01 0F 12 16 04 E8 03 E8 03 E8 03 E8 03 E8 03 E8 03 BE</w:t>
      </w:r>
    </w:p>
    <w:p w14:paraId="6CAD86EF">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回复帧：90 EB 01 04 12 16 04 01 32</w:t>
      </w:r>
    </w:p>
    <w:p w14:paraId="1B1010F3">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设置完力控阈值后会立即生效，断电再上电不保存。</w:t>
      </w:r>
    </w:p>
    <w:p w14:paraId="01DF6B71">
      <w:pPr>
        <w:pStyle w:val="120"/>
        <w:bidi w:val="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示例7（设置各自由度的速度）</w:t>
      </w:r>
    </w:p>
    <w:p w14:paraId="645CF975">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将ID为1的灵巧手各自由度速度均设置为1000：</w:t>
      </w:r>
    </w:p>
    <w:p w14:paraId="76F6D6DE">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指令帧：EB 90 01 0F 12 1C 04 E8 03 E8 03 E8 03 E8 03 E8 03 E8 03 C4</w:t>
      </w:r>
    </w:p>
    <w:p w14:paraId="056319B8">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回复帧：90 EB 01 04 12 1C 04 01 38</w:t>
      </w:r>
    </w:p>
    <w:p w14:paraId="49CD8F19">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设置完速度后会立即生效，断电再上电不保存。</w:t>
      </w:r>
    </w:p>
    <w:p w14:paraId="1504C601">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b/>
          <w:bCs/>
          <w:lang w:val="en-US" w:eastAsia="zh-CN"/>
        </w:rPr>
        <w:t>示例8（设置各自由度的角度）</w:t>
      </w:r>
    </w:p>
    <w:p w14:paraId="7D483386">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将ID为1的灵巧手各自由度角度均设置为1000：</w:t>
      </w:r>
    </w:p>
    <w:p w14:paraId="1CB6A296">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指令帧：EB 90 01 0F 12 10 04 E8 03 E8 03 E8 03 E8 03 E8 03 E8 03 B8</w:t>
      </w:r>
    </w:p>
    <w:p w14:paraId="2F95D1AC">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回复帧：90 EB 01 04 12 10 04 01 2C</w:t>
      </w:r>
    </w:p>
    <w:p w14:paraId="77633125">
      <w:pPr>
        <w:pStyle w:val="120"/>
        <w:bidi w:val="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示例9（读取当前各自由度的角度位置）</w:t>
      </w:r>
    </w:p>
    <w:p w14:paraId="1CCF0940">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读取ID为1的灵巧手当前各自由度的角度位置：</w:t>
      </w:r>
    </w:p>
    <w:p w14:paraId="4E65B6D1">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指令帧：EB 90 01 04 11 28 04 0C 4E</w:t>
      </w:r>
    </w:p>
    <w:p w14:paraId="7A8EBB14">
      <w:pPr>
        <w:pStyle w:val="12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回复帧：见本文2.2.1举例说明</w:t>
      </w:r>
    </w:p>
    <w:sectPr>
      <w:headerReference r:id="rId17" w:type="first"/>
      <w:headerReference r:id="rId15" w:type="default"/>
      <w:footerReference r:id="rId18" w:type="default"/>
      <w:headerReference r:id="rId16" w:type="even"/>
      <w:pgSz w:w="11907" w:h="16840"/>
      <w:pgMar w:top="1134" w:right="1134" w:bottom="850" w:left="1134" w:header="851" w:footer="567" w:gutter="0"/>
      <w:pgBorders>
        <w:top w:val="none" w:sz="0" w:space="0"/>
        <w:left w:val="none" w:sz="0" w:space="0"/>
        <w:bottom w:val="none" w:sz="0" w:space="0"/>
        <w:right w:val="none" w:sz="0" w:space="0"/>
      </w:pgBorders>
      <w:pgNumType w:fmt="decimal" w:start="1"/>
      <w:cols w:space="425" w:num="1"/>
      <w:docGrid w:type="linesAndChars" w:linePitch="400" w:charSpace="-101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tserrat">
    <w:altName w:val="Segoe Print"/>
    <w:panose1 w:val="00000000000000000000"/>
    <w:charset w:val="00"/>
    <w:family w:val="auto"/>
    <w:pitch w:val="default"/>
    <w:sig w:usb0="00000000" w:usb1="00000000" w:usb2="00000000" w:usb3="00000000" w:csb0="20000193" w:csb1="00000000"/>
  </w:font>
  <w:font w:name="Segoe Print">
    <w:panose1 w:val="02000600000000000000"/>
    <w:charset w:val="00"/>
    <w:family w:val="auto"/>
    <w:pitch w:val="default"/>
    <w:sig w:usb0="0000028F" w:usb1="00000000" w:usb2="00000000" w:usb3="00000000" w:csb0="2000009F" w:csb1="47010000"/>
  </w:font>
  <w:font w:name="阿里巴巴普惠体 2.0 75 SemiBold">
    <w:altName w:val="宋体"/>
    <w:panose1 w:val="00020600040101010101"/>
    <w:charset w:val="86"/>
    <w:family w:val="auto"/>
    <w:pitch w:val="default"/>
    <w:sig w:usb0="00000000" w:usb1="00000000" w:usb2="0000001E" w:usb3="00000000" w:csb0="0004009F" w:csb1="00000000"/>
  </w:font>
  <w:font w:name="Alibaba PuHuiTi Medium">
    <w:altName w:val="宋体"/>
    <w:panose1 w:val="00020600040101010101"/>
    <w:charset w:val="86"/>
    <w:family w:val="auto"/>
    <w:pitch w:val="default"/>
    <w:sig w:usb0="00000000" w:usb1="00000000" w:usb2="0000001E" w:usb3="00000000" w:csb0="0004009F" w:csb1="00000000"/>
  </w:font>
  <w:font w:name="阿里巴巴普惠体 2.0 65 Medium">
    <w:altName w:val="宋体"/>
    <w:panose1 w:val="00020600040101010101"/>
    <w:charset w:val="86"/>
    <w:family w:val="auto"/>
    <w:pitch w:val="default"/>
    <w:sig w:usb0="00000000" w:usb1="00000000" w:usb2="0000001E" w:usb3="00000000" w:csb0="0004009F" w:csb1="00000000"/>
  </w:font>
  <w:font w:name="Montserrat Light">
    <w:altName w:val="Segoe Print"/>
    <w:panose1 w:val="00000000000000000000"/>
    <w:charset w:val="00"/>
    <w:family w:val="auto"/>
    <w:pitch w:val="default"/>
    <w:sig w:usb0="00000000" w:usb1="00000000" w:usb2="00000000" w:usb3="00000000" w:csb0="20000193" w:csb1="00000000"/>
  </w:font>
  <w:font w:name="Alibaba PuHuiTi">
    <w:altName w:val="宋体"/>
    <w:panose1 w:val="00020600040101010101"/>
    <w:charset w:val="86"/>
    <w:family w:val="auto"/>
    <w:pitch w:val="default"/>
    <w:sig w:usb0="00000000" w:usb1="00000000" w:usb2="0000001E" w:usb3="00000000" w:csb0="0004009F" w:csb1="00000000"/>
  </w:font>
  <w:font w:name="Alibaba PuHuiTi Light">
    <w:altName w:val="宋体"/>
    <w:panose1 w:val="00020600040101010101"/>
    <w:charset w:val="86"/>
    <w:family w:val="auto"/>
    <w:pitch w:val="default"/>
    <w:sig w:usb0="00000000" w:usb1="00000000" w:usb2="0000001E" w:usb3="00000000" w:csb0="0004009F" w:csb1="00000000"/>
  </w:font>
  <w:font w:name="Tahoma">
    <w:panose1 w:val="020B0604030504040204"/>
    <w:charset w:val="00"/>
    <w:family w:val="swiss"/>
    <w:pitch w:val="default"/>
    <w:sig w:usb0="E1002EFF" w:usb1="C000605B" w:usb2="00000029" w:usb3="00000000" w:csb0="200101FF" w:csb1="20280000"/>
  </w:font>
  <w:font w:name="Montserrat Medium">
    <w:altName w:val="Segoe Print"/>
    <w:panose1 w:val="00000000000000000000"/>
    <w:charset w:val="00"/>
    <w:family w:val="auto"/>
    <w:pitch w:val="default"/>
    <w:sig w:usb0="00000000" w:usb1="00000000" w:usb2="00000000" w:usb3="00000000" w:csb0="20000193" w:csb1="00000000"/>
  </w:font>
  <w:font w:name="Verdana">
    <w:panose1 w:val="020B0604030504040204"/>
    <w:charset w:val="00"/>
    <w:family w:val="swiss"/>
    <w:pitch w:val="default"/>
    <w:sig w:usb0="A00006FF" w:usb1="4000205B" w:usb2="00000010" w:usb3="00000000" w:csb0="200001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汉仪中黑KW">
    <w:altName w:val="黑体"/>
    <w:panose1 w:val="00020600040101010101"/>
    <w:charset w:val="86"/>
    <w:family w:val="auto"/>
    <w:pitch w:val="default"/>
    <w:sig w:usb0="00000000" w:usb1="00000000" w:usb2="00000016" w:usb3="00000000" w:csb0="00040000" w:csb1="00000000"/>
  </w:font>
  <w:font w:name="Montserrat SemiBold">
    <w:altName w:val="Segoe Print"/>
    <w:panose1 w:val="00000000000000000000"/>
    <w:charset w:val="00"/>
    <w:family w:val="auto"/>
    <w:pitch w:val="default"/>
    <w:sig w:usb0="00000000" w:usb1="00000000" w:usb2="00000000" w:usb3="00000000" w:csb0="20000193" w:csb1="00000000"/>
  </w:font>
  <w:font w:name="阿里巴巴普惠体 Medium">
    <w:altName w:val="宋体"/>
    <w:panose1 w:val="00020600040101010101"/>
    <w:charset w:val="86"/>
    <w:family w:val="auto"/>
    <w:pitch w:val="default"/>
    <w:sig w:usb0="00000000" w:usb1="00000000" w:usb2="0000001E" w:usb3="00000000" w:csb0="0004009F" w:csb1="00000000"/>
  </w:font>
  <w:font w:name="阿里巴巴普惠体 2.0 45 Light">
    <w:altName w:val="宋体"/>
    <w:panose1 w:val="00020600040101010101"/>
    <w:charset w:val="86"/>
    <w:family w:val="auto"/>
    <w:pitch w:val="default"/>
    <w:sig w:usb0="00000000" w:usb1="00000000" w:usb2="0000001E" w:usb3="00000000" w:csb0="0004009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阿里巴巴普惠体 2.0 45 Ligh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DCC5B">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5254B">
    <w:pPr>
      <w:widowControl w:val="0"/>
      <w:adjustRightInd w:val="0"/>
      <w:snapToGrid w:val="0"/>
      <w:spacing w:line="240" w:lineRule="auto"/>
      <w:jc w:val="center"/>
      <w:rPr>
        <w:rFonts w:ascii="Montserrat" w:hAnsi="Montserrat" w:eastAsia="Alibaba PuHuiTi Light" w:cs="Times New Roman"/>
        <w:kern w:val="24"/>
        <w:sz w:val="18"/>
        <w:lang w:val="en-US" w:eastAsia="zh-CN" w:bidi="ar-SA"/>
      </w:rPr>
    </w:pPr>
    <w:r>
      <w:rPr>
        <w:rFonts w:ascii="Montserrat" w:hAnsi="Montserrat" w:eastAsia="Alibaba PuHuiTi Light" w:cs="Times New Roman"/>
        <w:kern w:val="24"/>
        <w:sz w:val="18"/>
        <w:lang w:val="en-US" w:eastAsia="zh-CN" w:bidi="ar-SA"/>
      </w:rPr>
      <mc:AlternateContent>
        <mc:Choice Requires="wps">
          <w:drawing>
            <wp:anchor distT="0" distB="0" distL="114300" distR="114300" simplePos="0" relativeHeight="251671552" behindDoc="0" locked="0" layoutInCell="1" allowOverlap="1">
              <wp:simplePos x="0" y="0"/>
              <wp:positionH relativeFrom="margin">
                <wp:align>inside</wp:align>
              </wp:positionH>
              <wp:positionV relativeFrom="paragraph">
                <wp:posOffset>0</wp:posOffset>
              </wp:positionV>
              <wp:extent cx="1828800" cy="1828800"/>
              <wp:effectExtent l="0" t="0" r="0" b="0"/>
              <wp:wrapNone/>
              <wp:docPr id="75" name="文本框 7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6B5DCD7">
                          <w:pPr>
                            <w:widowControl w:val="0"/>
                            <w:adjustRightInd w:val="0"/>
                            <w:snapToGrid w:val="0"/>
                            <w:spacing w:line="240" w:lineRule="auto"/>
                            <w:jc w:val="center"/>
                            <w:rPr>
                              <w:rFonts w:ascii="Montserrat" w:hAnsi="Montserrat" w:eastAsia="Alibaba PuHuiTi Light" w:cs="Times New Roman"/>
                              <w:kern w:val="24"/>
                              <w:sz w:val="18"/>
                              <w:lang w:val="en-US" w:eastAsia="zh-CN" w:bidi="ar-SA"/>
                            </w:rPr>
                          </w:pPr>
                          <w:r>
                            <w:rPr>
                              <w:rFonts w:ascii="Montserrat" w:hAnsi="Montserrat" w:eastAsia="Alibaba PuHuiTi Light" w:cs="Times New Roman"/>
                              <w:kern w:val="24"/>
                              <w:sz w:val="18"/>
                              <w:lang w:val="en-US" w:eastAsia="zh-CN" w:bidi="ar-SA"/>
                            </w:rPr>
                            <w:fldChar w:fldCharType="begin"/>
                          </w:r>
                          <w:r>
                            <w:rPr>
                              <w:rFonts w:ascii="Montserrat" w:hAnsi="Montserrat" w:eastAsia="Alibaba PuHuiTi Light" w:cs="Times New Roman"/>
                              <w:kern w:val="24"/>
                              <w:sz w:val="18"/>
                              <w:lang w:val="en-US" w:eastAsia="zh-CN" w:bidi="ar-SA"/>
                            </w:rPr>
                            <w:instrText xml:space="preserve"> PAGE  \* MERGEFORMAT </w:instrText>
                          </w:r>
                          <w:r>
                            <w:rPr>
                              <w:rFonts w:ascii="Montserrat" w:hAnsi="Montserrat" w:eastAsia="Alibaba PuHuiTi Light" w:cs="Times New Roman"/>
                              <w:kern w:val="24"/>
                              <w:sz w:val="18"/>
                              <w:lang w:val="en-US" w:eastAsia="zh-CN" w:bidi="ar-SA"/>
                            </w:rPr>
                            <w:fldChar w:fldCharType="separate"/>
                          </w:r>
                          <w:r>
                            <w:rPr>
                              <w:rFonts w:ascii="Montserrat" w:hAnsi="Montserrat" w:eastAsia="Alibaba PuHuiTi Light" w:cs="Times New Roman"/>
                              <w:kern w:val="24"/>
                              <w:sz w:val="18"/>
                              <w:lang w:val="en-US" w:eastAsia="zh-CN" w:bidi="ar-SA"/>
                            </w:rPr>
                            <w:t>1</w:t>
                          </w:r>
                          <w:r>
                            <w:rPr>
                              <w:rFonts w:ascii="Montserrat" w:hAnsi="Montserrat" w:eastAsia="Alibaba PuHuiTi Light" w:cs="Times New Roman"/>
                              <w:kern w:val="24"/>
                              <w:sz w:val="18"/>
                              <w:lang w:val="en-US" w:eastAsia="zh-CN" w:bidi="ar-SA"/>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7155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YPdz3MoBAACbAwAADgAAAAAAAAABACAAAAAeAQAAZHJzL2Uyb0Rv&#10;Yy54bWxQSwUGAAAAAAYABgBZAQAAWgUAAAAA&#10;">
              <v:fill on="f" focussize="0,0"/>
              <v:stroke on="f"/>
              <v:imagedata o:title=""/>
              <o:lock v:ext="edit" aspectratio="f"/>
              <v:textbox inset="0mm,0mm,0mm,0mm" style="mso-fit-shape-to-text:t;">
                <w:txbxContent>
                  <w:p w14:paraId="56B5DCD7">
                    <w:pPr>
                      <w:widowControl w:val="0"/>
                      <w:adjustRightInd w:val="0"/>
                      <w:snapToGrid w:val="0"/>
                      <w:spacing w:line="240" w:lineRule="auto"/>
                      <w:jc w:val="center"/>
                      <w:rPr>
                        <w:rFonts w:ascii="Montserrat" w:hAnsi="Montserrat" w:eastAsia="Alibaba PuHuiTi Light" w:cs="Times New Roman"/>
                        <w:kern w:val="24"/>
                        <w:sz w:val="18"/>
                        <w:lang w:val="en-US" w:eastAsia="zh-CN" w:bidi="ar-SA"/>
                      </w:rPr>
                    </w:pPr>
                    <w:r>
                      <w:rPr>
                        <w:rFonts w:ascii="Montserrat" w:hAnsi="Montserrat" w:eastAsia="Alibaba PuHuiTi Light" w:cs="Times New Roman"/>
                        <w:kern w:val="24"/>
                        <w:sz w:val="18"/>
                        <w:lang w:val="en-US" w:eastAsia="zh-CN" w:bidi="ar-SA"/>
                      </w:rPr>
                      <w:fldChar w:fldCharType="begin"/>
                    </w:r>
                    <w:r>
                      <w:rPr>
                        <w:rFonts w:ascii="Montserrat" w:hAnsi="Montserrat" w:eastAsia="Alibaba PuHuiTi Light" w:cs="Times New Roman"/>
                        <w:kern w:val="24"/>
                        <w:sz w:val="18"/>
                        <w:lang w:val="en-US" w:eastAsia="zh-CN" w:bidi="ar-SA"/>
                      </w:rPr>
                      <w:instrText xml:space="preserve"> PAGE  \* MERGEFORMAT </w:instrText>
                    </w:r>
                    <w:r>
                      <w:rPr>
                        <w:rFonts w:ascii="Montserrat" w:hAnsi="Montserrat" w:eastAsia="Alibaba PuHuiTi Light" w:cs="Times New Roman"/>
                        <w:kern w:val="24"/>
                        <w:sz w:val="18"/>
                        <w:lang w:val="en-US" w:eastAsia="zh-CN" w:bidi="ar-SA"/>
                      </w:rPr>
                      <w:fldChar w:fldCharType="separate"/>
                    </w:r>
                    <w:r>
                      <w:rPr>
                        <w:rFonts w:ascii="Montserrat" w:hAnsi="Montserrat" w:eastAsia="Alibaba PuHuiTi Light" w:cs="Times New Roman"/>
                        <w:kern w:val="24"/>
                        <w:sz w:val="18"/>
                        <w:lang w:val="en-US" w:eastAsia="zh-CN" w:bidi="ar-SA"/>
                      </w:rPr>
                      <w:t>1</w:t>
                    </w:r>
                    <w:r>
                      <w:rPr>
                        <w:rFonts w:ascii="Montserrat" w:hAnsi="Montserrat" w:eastAsia="Alibaba PuHuiTi Light" w:cs="Times New Roman"/>
                        <w:kern w:val="24"/>
                        <w:sz w:val="18"/>
                        <w:lang w:val="en-US" w:eastAsia="zh-CN" w:bidi="ar-SA"/>
                      </w:rPr>
                      <w:fldChar w:fldCharType="end"/>
                    </w:r>
                  </w:p>
                </w:txbxContent>
              </v:textbox>
            </v:shape>
          </w:pict>
        </mc:Fallback>
      </mc:AlternateContent>
    </w:r>
    <w:r>
      <w:rPr>
        <w:rFonts w:hint="eastAsia" w:ascii="宋体" w:hAnsi="宋体" w:eastAsia="Alibaba PuHuiTi Light" w:cs="宋体"/>
        <w:kern w:val="24"/>
        <w:sz w:val="18"/>
        <w:lang w:val="en-US" w:eastAsia="zh-Hans" w:bidi="ar-SA"/>
      </w:rPr>
      <w:t>更微小更精密的运动控制专家</w:t>
    </w:r>
    <w:r>
      <w:rPr>
        <w:rFonts w:ascii="楷体" w:hAnsi="Montserrat" w:eastAsia="楷体" w:cs="Times New Roman"/>
        <w:kern w:val="24"/>
        <w:sz w:val="32"/>
        <w:lang w:val="en-US" w:eastAsia="zh-CN" w:bidi="ar-SA"/>
      </w:rPr>
      <mc:AlternateContent>
        <mc:Choice Requires="wps">
          <w:drawing>
            <wp:anchor distT="0" distB="0" distL="114300" distR="114300" simplePos="0" relativeHeight="251670528" behindDoc="0" locked="0" layoutInCell="0" allowOverlap="1">
              <wp:simplePos x="0" y="0"/>
              <wp:positionH relativeFrom="page">
                <wp:posOffset>9671050</wp:posOffset>
              </wp:positionH>
              <wp:positionV relativeFrom="page">
                <wp:posOffset>4911090</wp:posOffset>
              </wp:positionV>
              <wp:extent cx="252095" cy="431800"/>
              <wp:effectExtent l="0" t="0" r="14605" b="6350"/>
              <wp:wrapNone/>
              <wp:docPr id="77" name="文本框 77"/>
              <wp:cNvGraphicFramePr/>
              <a:graphic xmlns:a="http://schemas.openxmlformats.org/drawingml/2006/main">
                <a:graphicData uri="http://schemas.microsoft.com/office/word/2010/wordprocessingShape">
                  <wps:wsp>
                    <wps:cNvSpPr txBox="1"/>
                    <wps:spPr>
                      <a:xfrm>
                        <a:off x="0" y="0"/>
                        <a:ext cx="252095" cy="431800"/>
                      </a:xfrm>
                      <a:prstGeom prst="rect">
                        <a:avLst/>
                      </a:prstGeom>
                      <a:solidFill>
                        <a:srgbClr val="FFFFFF"/>
                      </a:solidFill>
                      <a:ln>
                        <a:noFill/>
                      </a:ln>
                    </wps:spPr>
                    <wps:txbx>
                      <w:txbxContent>
                        <w:p w14:paraId="1CAC3F1A">
                          <w:pPr>
                            <w:rPr>
                              <w:rFonts w:hAnsi="Times New Roman" w:cs="Times New Roman"/>
                            </w:rPr>
                          </w:pPr>
                          <w:r>
                            <w:rPr>
                              <w:rFonts w:hint="eastAsia" w:ascii="楷体" w:hAnsi="Times New Roman" w:eastAsia="楷体" w:cs="Times New Roman"/>
                            </w:rPr>
                            <w:t>页码</w:t>
                          </w:r>
                        </w:p>
                      </w:txbxContent>
                    </wps:txbx>
                    <wps:bodyPr vert="vert" lIns="0" tIns="0" rIns="0" bIns="0" upright="1"/>
                  </wps:wsp>
                </a:graphicData>
              </a:graphic>
            </wp:anchor>
          </w:drawing>
        </mc:Choice>
        <mc:Fallback>
          <w:pict>
            <v:shape id="_x0000_s1026" o:spid="_x0000_s1026" o:spt="202" type="#_x0000_t202" style="position:absolute;left:0pt;margin-left:761.5pt;margin-top:386.7pt;height:34pt;width:19.85pt;mso-position-horizontal-relative:page;mso-position-vertical-relative:page;z-index:251670528;mso-width-relative:page;mso-height-relative:page;" fillcolor="#FFFFFF" filled="t" stroked="f" coordsize="21600,21600" o:allowincell="f" o:gfxdata="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VEmTr3AAAAA0BAAAPAAAA&#10;AAAAAAEAIAAAACIAAABkcnMvZG93bnJldi54bWxQSwECFAAUAAAACACHTuJAz/8y6tgBAACoAwAA&#10;DgAAAAAAAAABACAAAAArAQAAZHJzL2Uyb0RvYy54bWxQSwUGAAAAAAYABgBZAQAAdQUAAAAA&#10;">
              <v:fill on="t" focussize="0,0"/>
              <v:stroke on="f"/>
              <v:imagedata o:title=""/>
              <o:lock v:ext="edit" aspectratio="f"/>
              <v:textbox inset="0mm,0mm,0mm,0mm" style="layout-flow:vertical;">
                <w:txbxContent>
                  <w:p w14:paraId="1CAC3F1A">
                    <w:pPr>
                      <w:rPr>
                        <w:rFonts w:hAnsi="Times New Roman" w:cs="Times New Roman"/>
                      </w:rPr>
                    </w:pPr>
                    <w:r>
                      <w:rPr>
                        <w:rFonts w:hint="eastAsia" w:ascii="楷体" w:hAnsi="Times New Roman" w:eastAsia="楷体" w:cs="Times New Roman"/>
                      </w:rPr>
                      <w:t>页码</w:t>
                    </w:r>
                  </w:p>
                </w:txbxContent>
              </v:textbox>
            </v:shape>
          </w:pict>
        </mc:Fallback>
      </mc:AlternateContent>
    </w:r>
    <w:r>
      <w:rPr>
        <w:rFonts w:ascii="楷体" w:hAnsi="Montserrat" w:eastAsia="楷体" w:cs="Times New Roman"/>
        <w:kern w:val="24"/>
        <w:sz w:val="32"/>
        <w:lang w:val="en-US" w:eastAsia="zh-CN" w:bidi="ar-SA"/>
      </w:rPr>
      <mc:AlternateContent>
        <mc:Choice Requires="wps">
          <w:drawing>
            <wp:anchor distT="0" distB="0" distL="114300" distR="114300" simplePos="0" relativeHeight="251669504" behindDoc="0" locked="1" layoutInCell="0" allowOverlap="1">
              <wp:simplePos x="0" y="0"/>
              <wp:positionH relativeFrom="page">
                <wp:posOffset>9702165</wp:posOffset>
              </wp:positionH>
              <wp:positionV relativeFrom="page">
                <wp:posOffset>6621145</wp:posOffset>
              </wp:positionV>
              <wp:extent cx="243205" cy="467995"/>
              <wp:effectExtent l="0" t="0" r="4445" b="8255"/>
              <wp:wrapNone/>
              <wp:docPr id="78" name="文本框 78"/>
              <wp:cNvGraphicFramePr/>
              <a:graphic xmlns:a="http://schemas.openxmlformats.org/drawingml/2006/main">
                <a:graphicData uri="http://schemas.microsoft.com/office/word/2010/wordprocessingShape">
                  <wps:wsp>
                    <wps:cNvSpPr txBox="1"/>
                    <wps:spPr>
                      <a:xfrm>
                        <a:off x="0" y="0"/>
                        <a:ext cx="243205" cy="467995"/>
                      </a:xfrm>
                      <a:prstGeom prst="rect">
                        <a:avLst/>
                      </a:prstGeom>
                      <a:solidFill>
                        <a:srgbClr val="FFFFFF"/>
                      </a:solidFill>
                      <a:ln>
                        <a:noFill/>
                      </a:ln>
                    </wps:spPr>
                    <wps:txbx>
                      <w:txbxContent>
                        <w:p w14:paraId="1EC25DB8">
                          <w:pPr>
                            <w:jc w:val="center"/>
                            <w:rPr>
                              <w:rFonts w:hAnsi="Times New Roman" w:cs="Times New Roman"/>
                            </w:rPr>
                          </w:pPr>
                        </w:p>
                      </w:txbxContent>
                    </wps:txbx>
                    <wps:bodyPr vert="eaVert" lIns="0" tIns="0" rIns="0" bIns="0" upright="1"/>
                  </wps:wsp>
                </a:graphicData>
              </a:graphic>
            </wp:anchor>
          </w:drawing>
        </mc:Choice>
        <mc:Fallback>
          <w:pict>
            <v:shape id="_x0000_s1026" o:spid="_x0000_s1026" o:spt="202" type="#_x0000_t202" style="position:absolute;left:0pt;margin-left:763.95pt;margin-top:521.35pt;height:36.85pt;width:19.15pt;mso-position-horizontal-relative:page;mso-position-vertical-relative:page;z-index:251669504;mso-width-relative:page;mso-height-relative:page;" fillcolor="#FFFFFF" filled="t" stroked="f" coordsize="21600,21600" o:allowincell="f" o:gfxdata="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IIqfpbdAAAADwEAAA8A&#10;AAAAAAAAAQAgAAAAIgAAAGRycy9kb3ducmV2LnhtbFBLAQIUABQAAAAIAIdO4kCoCAF12QEAAKoD&#10;AAAOAAAAAAAAAAEAIAAAACwBAABkcnMvZTJvRG9jLnhtbFBLBQYAAAAABgAGAFkBAAB3BQAAAAA=&#10;">
              <v:fill on="t" focussize="0,0"/>
              <v:stroke on="f"/>
              <v:imagedata o:title=""/>
              <o:lock v:ext="edit" aspectratio="f"/>
              <v:textbox inset="0mm,0mm,0mm,0mm" style="layout-flow:vertical-ideographic;">
                <w:txbxContent>
                  <w:p w14:paraId="1EC25DB8">
                    <w:pPr>
                      <w:jc w:val="center"/>
                      <w:rPr>
                        <w:rFonts w:hAnsi="Times New Roman" w:cs="Times New Roman"/>
                      </w:rPr>
                    </w:pPr>
                  </w:p>
                </w:txbxContent>
              </v:textbox>
              <w10:anchorlock/>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7B112">
    <w:pPr>
      <w:pStyle w:val="19"/>
      <w:jc w:val="center"/>
    </w:pPr>
    <w:r>
      <w:rPr>
        <w:rFonts w:hint="eastAsia"/>
        <w:lang w:val="en-US" w:eastAsia="zh-Hans"/>
      </w:rPr>
      <w:t>更微小更精密的运动控制专家</w:t>
    </w:r>
    <w:r>
      <w:rPr>
        <w:rFonts w:ascii="楷体" w:eastAsia="楷体"/>
        <w:sz w:val="32"/>
      </w:rPr>
      <mc:AlternateContent>
        <mc:Choice Requires="wps">
          <w:drawing>
            <wp:anchor distT="0" distB="0" distL="114300" distR="114300" simplePos="0" relativeHeight="251668480" behindDoc="0" locked="0" layoutInCell="0" allowOverlap="1">
              <wp:simplePos x="0" y="0"/>
              <wp:positionH relativeFrom="page">
                <wp:posOffset>9671050</wp:posOffset>
              </wp:positionH>
              <wp:positionV relativeFrom="page">
                <wp:posOffset>4911090</wp:posOffset>
              </wp:positionV>
              <wp:extent cx="252095" cy="431800"/>
              <wp:effectExtent l="0" t="0" r="14605" b="6350"/>
              <wp:wrapNone/>
              <wp:docPr id="11" name="文本框 11"/>
              <wp:cNvGraphicFramePr/>
              <a:graphic xmlns:a="http://schemas.openxmlformats.org/drawingml/2006/main">
                <a:graphicData uri="http://schemas.microsoft.com/office/word/2010/wordprocessingShape">
                  <wps:wsp>
                    <wps:cNvSpPr txBox="1">
                      <a:spLocks noChangeArrowheads="1"/>
                    </wps:cNvSpPr>
                    <wps:spPr bwMode="auto">
                      <a:xfrm>
                        <a:off x="0" y="0"/>
                        <a:ext cx="252095" cy="431800"/>
                      </a:xfrm>
                      <a:prstGeom prst="rect">
                        <a:avLst/>
                      </a:prstGeom>
                      <a:solidFill>
                        <a:srgbClr val="FFFFFF"/>
                      </a:solidFill>
                      <a:ln>
                        <a:noFill/>
                      </a:ln>
                    </wps:spPr>
                    <wps:txbx>
                      <w:txbxContent>
                        <w:p w14:paraId="01291EBC">
                          <w:r>
                            <w:rPr>
                              <w:rFonts w:hint="eastAsia" w:ascii="楷体" w:eastAsia="楷体"/>
                            </w:rPr>
                            <w:t>页码</w:t>
                          </w:r>
                        </w:p>
                      </w:txbxContent>
                    </wps:txbx>
                    <wps:bodyPr rot="0" vert="vert" wrap="square" lIns="0" tIns="0" rIns="0" bIns="0" anchor="t" anchorCtr="0" upright="1">
                      <a:noAutofit/>
                    </wps:bodyPr>
                  </wps:wsp>
                </a:graphicData>
              </a:graphic>
            </wp:anchor>
          </w:drawing>
        </mc:Choice>
        <mc:Fallback>
          <w:pict>
            <v:shape id="_x0000_s1026" o:spid="_x0000_s1026" o:spt="202" type="#_x0000_t202" style="position:absolute;left:0pt;margin-left:761.5pt;margin-top:386.7pt;height:34pt;width:19.85pt;mso-position-horizontal-relative:page;mso-position-vertical-relative:page;z-index:251668480;mso-width-relative:page;mso-height-relative:page;" fillcolor="#FFFFFF" filled="t" stroked="f" coordsize="21600,21600" o:allowincell="f" o:gfxdata="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FUS&#10;ZOvcAAAADQEAAA8AAAAAAAAAAQAgAAAAIgAAAGRycy9kb3ducmV2LnhtbFBLAQIUABQAAAAIAIdO&#10;4kACunCjHwIAAC8EAAAOAAAAAAAAAAEAIAAAACsBAABkcnMvZTJvRG9jLnhtbFBLBQYAAAAABgAG&#10;AFkBAAC8BQAAAAA=&#10;">
              <v:fill on="t" focussize="0,0"/>
              <v:stroke on="f"/>
              <v:imagedata o:title=""/>
              <o:lock v:ext="edit" aspectratio="f"/>
              <v:textbox inset="0mm,0mm,0mm,0mm" style="layout-flow:vertical;">
                <w:txbxContent>
                  <w:p w14:paraId="01291EBC">
                    <w:r>
                      <w:rPr>
                        <w:rFonts w:hint="eastAsia" w:ascii="楷体" w:eastAsia="楷体"/>
                      </w:rPr>
                      <w:t>页码</w:t>
                    </w:r>
                  </w:p>
                </w:txbxContent>
              </v:textbox>
            </v:shape>
          </w:pict>
        </mc:Fallback>
      </mc:AlternateContent>
    </w:r>
    <w:r>
      <w:rPr>
        <w:rFonts w:ascii="楷体" w:eastAsia="楷体"/>
        <w:sz w:val="32"/>
      </w:rPr>
      <mc:AlternateContent>
        <mc:Choice Requires="wps">
          <w:drawing>
            <wp:anchor distT="0" distB="0" distL="114300" distR="114300" simplePos="0" relativeHeight="251667456" behindDoc="0" locked="1" layoutInCell="0" allowOverlap="1">
              <wp:simplePos x="0" y="0"/>
              <wp:positionH relativeFrom="page">
                <wp:posOffset>9702165</wp:posOffset>
              </wp:positionH>
              <wp:positionV relativeFrom="page">
                <wp:posOffset>6621145</wp:posOffset>
              </wp:positionV>
              <wp:extent cx="243205" cy="467995"/>
              <wp:effectExtent l="0" t="0" r="4445" b="8255"/>
              <wp:wrapNone/>
              <wp:docPr id="15" name="文本框 15"/>
              <wp:cNvGraphicFramePr/>
              <a:graphic xmlns:a="http://schemas.openxmlformats.org/drawingml/2006/main">
                <a:graphicData uri="http://schemas.microsoft.com/office/word/2010/wordprocessingShape">
                  <wps:wsp>
                    <wps:cNvSpPr txBox="1">
                      <a:spLocks noChangeArrowheads="1"/>
                    </wps:cNvSpPr>
                    <wps:spPr bwMode="auto">
                      <a:xfrm>
                        <a:off x="0" y="0"/>
                        <a:ext cx="243205" cy="467995"/>
                      </a:xfrm>
                      <a:prstGeom prst="rect">
                        <a:avLst/>
                      </a:prstGeom>
                      <a:solidFill>
                        <a:srgbClr val="FFFFFF"/>
                      </a:solidFill>
                      <a:ln>
                        <a:noFill/>
                      </a:ln>
                    </wps:spPr>
                    <wps:txbx>
                      <w:txbxContent>
                        <w:p w14:paraId="5B8E30F8">
                          <w:pPr>
                            <w:jc w:val="center"/>
                          </w:pPr>
                        </w:p>
                      </w:txbxContent>
                    </wps:txbx>
                    <wps:bodyPr rot="0" vert="eaVert" wrap="square" lIns="0" tIns="0" rIns="0" bIns="0" anchor="t" anchorCtr="0" upright="1">
                      <a:noAutofit/>
                    </wps:bodyPr>
                  </wps:wsp>
                </a:graphicData>
              </a:graphic>
            </wp:anchor>
          </w:drawing>
        </mc:Choice>
        <mc:Fallback>
          <w:pict>
            <v:shape id="_x0000_s1026" o:spid="_x0000_s1026" o:spt="202" type="#_x0000_t202" style="position:absolute;left:0pt;margin-left:763.95pt;margin-top:521.35pt;height:36.85pt;width:19.15pt;mso-position-horizontal-relative:page;mso-position-vertical-relative:page;z-index:251667456;mso-width-relative:page;mso-height-relative:page;" fillcolor="#FFFFFF" filled="t" stroked="f" coordsize="21600,21600" o:allowincell="f" o:gfxdata="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IqfpbdAAAADwEAAA8AAAAAAAAAAQAgAAAAIgAAAGRycy9kb3ducmV2LnhtbFBLAQIUABQAAAAI&#10;AIdO4kBq8Od3IQIAADEEAAAOAAAAAAAAAAEAIAAAACwBAABkcnMvZTJvRG9jLnhtbFBLBQYAAAAA&#10;BgAGAFkBAAC/BQAAAAA=&#10;">
              <v:fill on="t" focussize="0,0"/>
              <v:stroke on="f"/>
              <v:imagedata o:title=""/>
              <o:lock v:ext="edit" aspectratio="f"/>
              <v:textbox inset="0mm,0mm,0mm,0mm" style="layout-flow:vertical-ideographic;">
                <w:txbxContent>
                  <w:p w14:paraId="5B8E30F8">
                    <w:pPr>
                      <w:jc w:val="center"/>
                    </w:pPr>
                  </w:p>
                </w:txbxContent>
              </v:textbox>
              <w10:anchorlock/>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4251B">
    <w:pPr>
      <w:pStyle w:val="19"/>
      <w:tabs>
        <w:tab w:val="center" w:pos="4879"/>
        <w:tab w:val="right" w:pos="9639"/>
      </w:tabs>
      <w:jc w:val="center"/>
    </w:pPr>
    <w:r>
      <w:rPr>
        <w:rFonts w:hint="eastAsia"/>
        <w:lang w:val="en-US" w:eastAsia="zh-Hans"/>
      </w:rPr>
      <w:t>更微小更精密的运动控制专家</w:t>
    </w: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754E75">
                          <w:pPr>
                            <w:pStyle w:val="19"/>
                            <w:jc w:val="center"/>
                            <w:rPr>
                              <w:rFonts w:hint="default" w:eastAsia="Alibaba PuHuiTi Light"/>
                              <w:color w:val="808080" w:themeColor="text1" w:themeTint="80"/>
                              <w:lang w:val="en-US" w:eastAsia="zh-CN"/>
                              <w14:textFill>
                                <w14:solidFill>
                                  <w14:schemeClr w14:val="tx1">
                                    <w14:lumMod w14:val="50000"/>
                                    <w14:lumOff w14:val="50000"/>
                                  </w14:schemeClr>
                                </w14:solidFill>
                              </w14:textFill>
                            </w:rPr>
                          </w:pPr>
                          <w:r>
                            <w:rPr>
                              <w:color w:val="808080" w:themeColor="text1" w:themeTint="80"/>
                              <w:lang w:val="zh-CN"/>
                              <w14:textFill>
                                <w14:solidFill>
                                  <w14:schemeClr w14:val="tx1">
                                    <w14:lumMod w14:val="50000"/>
                                    <w14:lumOff w14:val="50000"/>
                                  </w14:schemeClr>
                                </w14:solidFill>
                              </w14:textFill>
                            </w:rPr>
                            <w:t xml:space="preserve"> </w:t>
                          </w:r>
                          <w:r>
                            <w:rPr>
                              <w:b/>
                              <w:color w:val="808080" w:themeColor="text1" w:themeTint="80"/>
                              <w:sz w:val="18"/>
                              <w:szCs w:val="18"/>
                              <w14:textFill>
                                <w14:solidFill>
                                  <w14:schemeClr w14:val="tx1">
                                    <w14:lumMod w14:val="50000"/>
                                    <w14:lumOff w14:val="50000"/>
                                  </w14:schemeClr>
                                </w14:solidFill>
                              </w14:textFill>
                            </w:rPr>
                            <w:fldChar w:fldCharType="begin"/>
                          </w:r>
                          <w:r>
                            <w:rPr>
                              <w:b/>
                              <w:color w:val="808080" w:themeColor="text1" w:themeTint="80"/>
                              <w14:textFill>
                                <w14:solidFill>
                                  <w14:schemeClr w14:val="tx1">
                                    <w14:lumMod w14:val="50000"/>
                                    <w14:lumOff w14:val="50000"/>
                                  </w14:schemeClr>
                                </w14:solidFill>
                              </w14:textFill>
                            </w:rPr>
                            <w:instrText xml:space="preserve">PAGE</w:instrText>
                          </w:r>
                          <w:r>
                            <w:rPr>
                              <w:b/>
                              <w:color w:val="808080" w:themeColor="text1" w:themeTint="80"/>
                              <w:sz w:val="18"/>
                              <w:szCs w:val="18"/>
                              <w14:textFill>
                                <w14:solidFill>
                                  <w14:schemeClr w14:val="tx1">
                                    <w14:lumMod w14:val="50000"/>
                                    <w14:lumOff w14:val="50000"/>
                                  </w14:schemeClr>
                                </w14:solidFill>
                              </w14:textFill>
                            </w:rPr>
                            <w:fldChar w:fldCharType="separate"/>
                          </w:r>
                          <w:r>
                            <w:rPr>
                              <w:b/>
                              <w:color w:val="808080" w:themeColor="text1" w:themeTint="80"/>
                              <w14:textFill>
                                <w14:solidFill>
                                  <w14:schemeClr w14:val="tx1">
                                    <w14:lumMod w14:val="50000"/>
                                    <w14:lumOff w14:val="50000"/>
                                  </w14:schemeClr>
                                </w14:solidFill>
                              </w14:textFill>
                            </w:rPr>
                            <w:t>5</w:t>
                          </w:r>
                          <w:r>
                            <w:rPr>
                              <w:b/>
                              <w:color w:val="808080" w:themeColor="text1" w:themeTint="80"/>
                              <w:sz w:val="18"/>
                              <w:szCs w:val="18"/>
                              <w14:textFill>
                                <w14:solidFill>
                                  <w14:schemeClr w14:val="tx1">
                                    <w14:lumMod w14:val="50000"/>
                                    <w14:lumOff w14:val="50000"/>
                                  </w14:schemeClr>
                                </w14:solidFill>
                              </w14:textFill>
                            </w:rPr>
                            <w:fldChar w:fldCharType="end"/>
                          </w:r>
                          <w:r>
                            <w:rPr>
                              <w:color w:val="808080" w:themeColor="text1" w:themeTint="80"/>
                              <w:lang w:val="zh-CN"/>
                              <w14:textFill>
                                <w14:solidFill>
                                  <w14:schemeClr w14:val="tx1">
                                    <w14:lumMod w14:val="50000"/>
                                    <w14:lumOff w14:val="50000"/>
                                  </w14:schemeClr>
                                </w14:solidFill>
                              </w14:textFill>
                            </w:rPr>
                            <w:t xml:space="preserve"> / </w:t>
                          </w:r>
                          <w:r>
                            <w:rPr>
                              <w:rFonts w:hint="eastAsia"/>
                              <w:color w:val="808080" w:themeColor="text1" w:themeTint="80"/>
                              <w:lang w:val="en-US" w:eastAsia="zh-CN"/>
                              <w14:textFill>
                                <w14:solidFill>
                                  <w14:schemeClr w14:val="tx1">
                                    <w14:lumMod w14:val="50000"/>
                                    <w14:lumOff w14:val="50000"/>
                                  </w14:schemeClr>
                                </w14:solidFill>
                              </w14:textFill>
                            </w:rPr>
                            <w:t>35</w:t>
                          </w:r>
                        </w:p>
                        <w:p w14:paraId="56696571">
                          <w:pPr>
                            <w:rPr>
                              <w:color w:val="808080" w:themeColor="text1" w:themeTint="80"/>
                              <w:sz w:val="18"/>
                              <w:szCs w:val="18"/>
                              <w14:textFill>
                                <w14:solidFill>
                                  <w14:schemeClr w14:val="tx1">
                                    <w14:lumMod w14:val="50000"/>
                                    <w14:lumOff w14:val="50000"/>
                                  </w14:schemeClr>
                                </w14:solidFill>
                              </w14:textFill>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75754E75">
                    <w:pPr>
                      <w:pStyle w:val="19"/>
                      <w:jc w:val="center"/>
                      <w:rPr>
                        <w:rFonts w:hint="default" w:eastAsia="Alibaba PuHuiTi Light"/>
                        <w:color w:val="808080" w:themeColor="text1" w:themeTint="80"/>
                        <w:lang w:val="en-US" w:eastAsia="zh-CN"/>
                        <w14:textFill>
                          <w14:solidFill>
                            <w14:schemeClr w14:val="tx1">
                              <w14:lumMod w14:val="50000"/>
                              <w14:lumOff w14:val="50000"/>
                            </w14:schemeClr>
                          </w14:solidFill>
                        </w14:textFill>
                      </w:rPr>
                    </w:pPr>
                    <w:r>
                      <w:rPr>
                        <w:color w:val="808080" w:themeColor="text1" w:themeTint="80"/>
                        <w:lang w:val="zh-CN"/>
                        <w14:textFill>
                          <w14:solidFill>
                            <w14:schemeClr w14:val="tx1">
                              <w14:lumMod w14:val="50000"/>
                              <w14:lumOff w14:val="50000"/>
                            </w14:schemeClr>
                          </w14:solidFill>
                        </w14:textFill>
                      </w:rPr>
                      <w:t xml:space="preserve"> </w:t>
                    </w:r>
                    <w:r>
                      <w:rPr>
                        <w:b/>
                        <w:color w:val="808080" w:themeColor="text1" w:themeTint="80"/>
                        <w:sz w:val="18"/>
                        <w:szCs w:val="18"/>
                        <w14:textFill>
                          <w14:solidFill>
                            <w14:schemeClr w14:val="tx1">
                              <w14:lumMod w14:val="50000"/>
                              <w14:lumOff w14:val="50000"/>
                            </w14:schemeClr>
                          </w14:solidFill>
                        </w14:textFill>
                      </w:rPr>
                      <w:fldChar w:fldCharType="begin"/>
                    </w:r>
                    <w:r>
                      <w:rPr>
                        <w:b/>
                        <w:color w:val="808080" w:themeColor="text1" w:themeTint="80"/>
                        <w14:textFill>
                          <w14:solidFill>
                            <w14:schemeClr w14:val="tx1">
                              <w14:lumMod w14:val="50000"/>
                              <w14:lumOff w14:val="50000"/>
                            </w14:schemeClr>
                          </w14:solidFill>
                        </w14:textFill>
                      </w:rPr>
                      <w:instrText xml:space="preserve">PAGE</w:instrText>
                    </w:r>
                    <w:r>
                      <w:rPr>
                        <w:b/>
                        <w:color w:val="808080" w:themeColor="text1" w:themeTint="80"/>
                        <w:sz w:val="18"/>
                        <w:szCs w:val="18"/>
                        <w14:textFill>
                          <w14:solidFill>
                            <w14:schemeClr w14:val="tx1">
                              <w14:lumMod w14:val="50000"/>
                              <w14:lumOff w14:val="50000"/>
                            </w14:schemeClr>
                          </w14:solidFill>
                        </w14:textFill>
                      </w:rPr>
                      <w:fldChar w:fldCharType="separate"/>
                    </w:r>
                    <w:r>
                      <w:rPr>
                        <w:b/>
                        <w:color w:val="808080" w:themeColor="text1" w:themeTint="80"/>
                        <w14:textFill>
                          <w14:solidFill>
                            <w14:schemeClr w14:val="tx1">
                              <w14:lumMod w14:val="50000"/>
                              <w14:lumOff w14:val="50000"/>
                            </w14:schemeClr>
                          </w14:solidFill>
                        </w14:textFill>
                      </w:rPr>
                      <w:t>5</w:t>
                    </w:r>
                    <w:r>
                      <w:rPr>
                        <w:b/>
                        <w:color w:val="808080" w:themeColor="text1" w:themeTint="80"/>
                        <w:sz w:val="18"/>
                        <w:szCs w:val="18"/>
                        <w14:textFill>
                          <w14:solidFill>
                            <w14:schemeClr w14:val="tx1">
                              <w14:lumMod w14:val="50000"/>
                              <w14:lumOff w14:val="50000"/>
                            </w14:schemeClr>
                          </w14:solidFill>
                        </w14:textFill>
                      </w:rPr>
                      <w:fldChar w:fldCharType="end"/>
                    </w:r>
                    <w:r>
                      <w:rPr>
                        <w:color w:val="808080" w:themeColor="text1" w:themeTint="80"/>
                        <w:lang w:val="zh-CN"/>
                        <w14:textFill>
                          <w14:solidFill>
                            <w14:schemeClr w14:val="tx1">
                              <w14:lumMod w14:val="50000"/>
                              <w14:lumOff w14:val="50000"/>
                            </w14:schemeClr>
                          </w14:solidFill>
                        </w14:textFill>
                      </w:rPr>
                      <w:t xml:space="preserve"> / </w:t>
                    </w:r>
                    <w:r>
                      <w:rPr>
                        <w:rFonts w:hint="eastAsia"/>
                        <w:color w:val="808080" w:themeColor="text1" w:themeTint="80"/>
                        <w:lang w:val="en-US" w:eastAsia="zh-CN"/>
                        <w14:textFill>
                          <w14:solidFill>
                            <w14:schemeClr w14:val="tx1">
                              <w14:lumMod w14:val="50000"/>
                              <w14:lumOff w14:val="50000"/>
                            </w14:schemeClr>
                          </w14:solidFill>
                        </w14:textFill>
                      </w:rPr>
                      <w:t>35</w:t>
                    </w:r>
                  </w:p>
                  <w:p w14:paraId="56696571">
                    <w:pPr>
                      <w:rPr>
                        <w:color w:val="808080" w:themeColor="text1" w:themeTint="80"/>
                        <w:sz w:val="18"/>
                        <w:szCs w:val="18"/>
                        <w14:textFill>
                          <w14:solidFill>
                            <w14:schemeClr w14:val="tx1">
                              <w14:lumMod w14:val="50000"/>
                              <w14:lumOff w14:val="50000"/>
                            </w14:schemeClr>
                          </w14:solidFill>
                        </w14:textFill>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259A1">
    <w:pPr>
      <w:pStyle w:val="20"/>
      <w:spacing w:line="240" w:lineRule="auto"/>
    </w:pPr>
    <w:r>
      <w:rPr>
        <w:sz w:val="18"/>
      </w:rPr>
      <w:drawing>
        <wp:anchor distT="0" distB="0" distL="114300" distR="114300" simplePos="0" relativeHeight="251663360" behindDoc="1" locked="0" layoutInCell="1" allowOverlap="1">
          <wp:simplePos x="0" y="0"/>
          <wp:positionH relativeFrom="margin">
            <wp:align>center</wp:align>
          </wp:positionH>
          <wp:positionV relativeFrom="margin">
            <wp:align>center</wp:align>
          </wp:positionV>
          <wp:extent cx="5274310" cy="7459980"/>
          <wp:effectExtent l="0" t="0" r="0" b="0"/>
          <wp:wrapNone/>
          <wp:docPr id="23" name="WordPictureWatermark4027770"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PictureWatermark4027770" descr="水印"/>
                  <pic:cNvPicPr>
                    <a:picLocks noChangeAspect="1"/>
                  </pic:cNvPicPr>
                </pic:nvPicPr>
                <pic:blipFill>
                  <a:blip r:embed="rId1"/>
                  <a:stretch>
                    <a:fillRect/>
                  </a:stretch>
                </pic:blipFill>
                <pic:spPr>
                  <a:xfrm>
                    <a:off x="0" y="0"/>
                    <a:ext cx="5274310" cy="7459980"/>
                  </a:xfrm>
                  <a:prstGeom prst="rect">
                    <a:avLst/>
                  </a:prstGeom>
                  <a:noFill/>
                  <a:ln>
                    <a:noFill/>
                  </a:ln>
                </pic:spPr>
              </pic:pic>
            </a:graphicData>
          </a:graphic>
        </wp:anchor>
      </w:drawing>
    </w:r>
    <w:r>
      <w:rPr>
        <w:rFonts w:hint="default" w:hAnsi="宋体"/>
      </w:rPr>
      <w:t>微型伺服电缸</w:t>
    </w:r>
    <w:r>
      <w:rPr>
        <w:rFonts w:hint="eastAsia" w:hAnsi="宋体"/>
      </w:rPr>
      <w:t>用户</w:t>
    </w:r>
    <w:r>
      <w:rPr>
        <w:rFonts w:hAnsi="宋体"/>
      </w:rPr>
      <w:t>手册</w:t>
    </w:r>
    <w:r>
      <w:rPr>
        <w:rFonts w:hint="eastAsia" w:hAnsi="宋体"/>
      </w:rPr>
      <w:t xml:space="preserve">                                    </w:t>
    </w:r>
    <w:r>
      <w:rPr>
        <w:rFonts w:hAnsi="宋体"/>
      </w:rPr>
      <w:t xml:space="preserve">      </w:t>
    </w:r>
    <w:r>
      <w:rPr>
        <w:rFonts w:hint="eastAsia" w:hAnsi="宋体"/>
      </w:rPr>
      <w:t>编号：</w:t>
    </w:r>
    <w:r>
      <w:t>LA1-10-70-B2-02Beta-UM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F2104">
    <w:pPr>
      <w:pStyle w:val="20"/>
    </w:pPr>
    <w:r>
      <w:pict>
        <v:shape id="WordPictureWatermark4255895" o:spid="_x0000_s4099" o:spt="75" type="#_x0000_t75" style="position:absolute;left:0pt;height:294.6pt;width:415.3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1副本 (2)"/>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C5406">
    <w:pPr>
      <w:pStyle w:val="20"/>
      <w:pBdr>
        <w:bottom w:val="none" w:color="auto" w:sz="0" w:space="0"/>
      </w:pBdr>
    </w:pPr>
    <w:r>
      <w:rPr>
        <w:sz w:val="18"/>
      </w:rPr>
      <w:drawing>
        <wp:anchor distT="0" distB="0" distL="114300" distR="114300" simplePos="0" relativeHeight="251664384" behindDoc="1" locked="0" layoutInCell="1" allowOverlap="1">
          <wp:simplePos x="0" y="0"/>
          <wp:positionH relativeFrom="margin">
            <wp:align>center</wp:align>
          </wp:positionH>
          <wp:positionV relativeFrom="margin">
            <wp:align>center</wp:align>
          </wp:positionV>
          <wp:extent cx="5274310" cy="7459980"/>
          <wp:effectExtent l="0" t="0" r="0" b="0"/>
          <wp:wrapNone/>
          <wp:docPr id="24" name="WordPictureWatermark4027770"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PictureWatermark4027770" descr="水印"/>
                  <pic:cNvPicPr>
                    <a:picLocks noChangeAspect="1"/>
                  </pic:cNvPicPr>
                </pic:nvPicPr>
                <pic:blipFill>
                  <a:blip r:embed="rId1"/>
                  <a:stretch>
                    <a:fillRect/>
                  </a:stretch>
                </pic:blipFill>
                <pic:spPr>
                  <a:xfrm>
                    <a:off x="0" y="0"/>
                    <a:ext cx="5274310" cy="7459980"/>
                  </a:xfrm>
                  <a:prstGeom prst="rect">
                    <a:avLst/>
                  </a:prstGeom>
                  <a:noFill/>
                  <a:ln>
                    <a:noFill/>
                  </a:ln>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8D1EB">
    <w:pPr>
      <w:widowControl w:val="0"/>
      <w:pBdr>
        <w:bottom w:val="single" w:color="808080" w:sz="6" w:space="1"/>
      </w:pBdr>
      <w:adjustRightInd w:val="0"/>
      <w:snapToGrid w:val="0"/>
      <w:spacing w:after="250" w:afterLines="250" w:line="240" w:lineRule="auto"/>
      <w:jc w:val="left"/>
      <w:rPr>
        <w:rFonts w:hint="default" w:ascii="Montserrat Light" w:hAnsi="Montserrat Light" w:eastAsia="Alibaba PuHuiTi Light" w:cs="Times New Roman"/>
        <w:kern w:val="24"/>
        <w:sz w:val="18"/>
        <w:lang w:val="en-US" w:eastAsia="zh-CN" w:bidi="ar-SA"/>
      </w:rPr>
    </w:pPr>
    <w:r>
      <w:rPr>
        <w:rFonts w:hint="eastAsia" w:ascii="Montserrat Light" w:hAnsi="Montserrat Light" w:eastAsia="Alibaba PuHuiTi Light" w:cs="Times New Roman"/>
        <w:kern w:val="24"/>
        <w:sz w:val="18"/>
        <w:lang w:val="en-US" w:eastAsia="zh-Hans" w:bidi="ar-SA"/>
      </w:rPr>
      <w:t>北京因时机器人科技有限公司</w:t>
    </w:r>
    <w:r>
      <w:rPr>
        <w:rFonts w:hint="default" w:ascii="Montserrat Light" w:hAnsi="Montserrat Light" w:eastAsia="Alibaba PuHuiTi Light" w:cs="Times New Roman"/>
        <w:kern w:val="24"/>
        <w:sz w:val="18"/>
        <w:lang w:val="en-US" w:eastAsia="zh-Hans" w:bidi="ar-SA"/>
      </w:rPr>
      <w:t xml:space="preserve">                   销售热线：400-666-5160                     </w:t>
    </w:r>
    <w:r>
      <w:rPr>
        <w:rFonts w:ascii="Montserrat Light" w:hAnsi="Montserrat Light" w:eastAsia="Alibaba PuHuiTi Light" w:cs="Times New Roman"/>
        <w:kern w:val="24"/>
        <w:sz w:val="18"/>
        <w:lang w:val="en-US" w:eastAsia="zh-CN" w:bidi="ar-SA"/>
      </w:rPr>
      <w:t>PRJ-01-TS-U-0</w:t>
    </w:r>
    <w:r>
      <w:rPr>
        <w:rFonts w:hint="default" w:ascii="Montserrat Light" w:hAnsi="Montserrat Light" w:eastAsia="Alibaba PuHuiTi Light" w:cs="Times New Roman"/>
        <w:kern w:val="24"/>
        <w:sz w:val="18"/>
        <w:lang w:val="en-US" w:eastAsia="zh-CN" w:bidi="ar-SA"/>
      </w:rPr>
      <w:t>10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B22A0">
    <w:pPr>
      <w:rPr>
        <w:rFonts w:hAnsi="Times New Roman" w:cs="Times New Roman"/>
      </w:rPr>
    </w:pPr>
    <w:r>
      <w:rPr>
        <w:rFonts w:hAnsi="Times New Roman" w:cs="Times New Roman"/>
      </w:rPr>
      <w:drawing>
        <wp:anchor distT="0" distB="0" distL="114300" distR="114300" simplePos="0" relativeHeight="251668480" behindDoc="1" locked="0" layoutInCell="0" allowOverlap="1">
          <wp:simplePos x="0" y="0"/>
          <wp:positionH relativeFrom="margin">
            <wp:align>center</wp:align>
          </wp:positionH>
          <wp:positionV relativeFrom="margin">
            <wp:align>center</wp:align>
          </wp:positionV>
          <wp:extent cx="6115685" cy="4338320"/>
          <wp:effectExtent l="0" t="0" r="0" b="0"/>
          <wp:wrapNone/>
          <wp:docPr id="70" name="WordPictureWatermark18107539" descr="-1副本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WordPictureWatermark18107539" descr="-1副本 (2)"/>
                  <pic:cNvPicPr>
                    <a:picLocks noChangeAspect="1"/>
                  </pic:cNvPicPr>
                </pic:nvPicPr>
                <pic:blipFill>
                  <a:blip r:embed="rId1">
                    <a:lum bright="70001" contrast="-70000"/>
                  </a:blip>
                  <a:stretch>
                    <a:fillRect/>
                  </a:stretch>
                </pic:blipFill>
                <pic:spPr>
                  <a:xfrm>
                    <a:off x="0" y="0"/>
                    <a:ext cx="6115685" cy="4338320"/>
                  </a:xfrm>
                  <a:prstGeom prst="rect">
                    <a:avLst/>
                  </a:prstGeom>
                  <a:noFill/>
                  <a:ln>
                    <a:noFill/>
                  </a:ln>
                </pic:spPr>
              </pic:pic>
            </a:graphicData>
          </a:graphic>
        </wp:anchor>
      </w:drawing>
    </w:r>
  </w:p>
  <w:p w14:paraId="0AE5236D">
    <w:pPr>
      <w:rPr>
        <w:rFonts w:hAnsi="Times New Roman" w:cs="Times New Roman"/>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9BEC4A">
    <w:pPr>
      <w:widowControl w:val="0"/>
      <w:pBdr>
        <w:bottom w:val="single" w:color="auto" w:sz="6" w:space="1"/>
      </w:pBdr>
      <w:adjustRightInd w:val="0"/>
      <w:snapToGrid w:val="0"/>
      <w:spacing w:after="250" w:afterLines="250" w:line="240" w:lineRule="auto"/>
      <w:jc w:val="center"/>
      <w:rPr>
        <w:rFonts w:ascii="Montserrat Light" w:hAnsi="Montserrat Light" w:eastAsia="Alibaba PuHuiTi Light" w:cs="Times New Roman"/>
        <w:kern w:val="24"/>
        <w:sz w:val="18"/>
        <w:lang w:val="en-US" w:eastAsia="zh-CN" w:bidi="ar-SA"/>
      </w:rPr>
    </w:pPr>
    <w:r>
      <w:rPr>
        <w:rFonts w:ascii="Montserrat Light" w:hAnsi="Montserrat Light" w:eastAsia="Alibaba PuHuiTi Light" w:cs="Times New Roman"/>
        <w:kern w:val="24"/>
        <w:sz w:val="18"/>
        <w:lang w:val="en-US" w:eastAsia="zh-CN" w:bidi="ar-SA"/>
      </w:rPr>
      <w:drawing>
        <wp:anchor distT="0" distB="0" distL="114300" distR="114300" simplePos="0" relativeHeight="251667456" behindDoc="1" locked="0" layoutInCell="0" allowOverlap="1">
          <wp:simplePos x="0" y="0"/>
          <wp:positionH relativeFrom="margin">
            <wp:align>center</wp:align>
          </wp:positionH>
          <wp:positionV relativeFrom="margin">
            <wp:align>center</wp:align>
          </wp:positionV>
          <wp:extent cx="6115685" cy="4338320"/>
          <wp:effectExtent l="0" t="0" r="0" b="0"/>
          <wp:wrapNone/>
          <wp:docPr id="74" name="WordPictureWatermark18107538" descr="-1副本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WordPictureWatermark18107538" descr="-1副本 (2)"/>
                  <pic:cNvPicPr>
                    <a:picLocks noChangeAspect="1"/>
                  </pic:cNvPicPr>
                </pic:nvPicPr>
                <pic:blipFill>
                  <a:blip r:embed="rId1">
                    <a:lum bright="70001" contrast="-70000"/>
                  </a:blip>
                  <a:stretch>
                    <a:fillRect/>
                  </a:stretch>
                </pic:blipFill>
                <pic:spPr>
                  <a:xfrm>
                    <a:off x="0" y="0"/>
                    <a:ext cx="6115685" cy="4338320"/>
                  </a:xfrm>
                  <a:prstGeom prst="rect">
                    <a:avLst/>
                  </a:prstGeom>
                  <a:noFill/>
                  <a:ln>
                    <a:noFill/>
                  </a:ln>
                </pic:spPr>
              </pic:pic>
            </a:graphicData>
          </a:graphic>
        </wp:anchor>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AAA35">
    <w:pPr>
      <w:pStyle w:val="20"/>
      <w:pBdr>
        <w:bottom w:val="single" w:color="808080" w:sz="6" w:space="1"/>
      </w:pBdr>
      <w:spacing w:line="240" w:lineRule="auto"/>
      <w:jc w:val="both"/>
      <w:rPr>
        <w:rFonts w:hint="default" w:ascii="Arial" w:hAnsi="Arial" w:cs="Arial"/>
      </w:rPr>
    </w:pPr>
    <w:r>
      <w:rPr>
        <w:sz w:val="18"/>
      </w:rPr>
      <w:drawing>
        <wp:anchor distT="0" distB="0" distL="114300" distR="114300" simplePos="0" relativeHeight="251665408" behindDoc="1" locked="0" layoutInCell="1" allowOverlap="1">
          <wp:simplePos x="0" y="0"/>
          <wp:positionH relativeFrom="margin">
            <wp:align>center</wp:align>
          </wp:positionH>
          <wp:positionV relativeFrom="margin">
            <wp:align>center</wp:align>
          </wp:positionV>
          <wp:extent cx="5274310" cy="7459980"/>
          <wp:effectExtent l="0" t="0" r="0" b="0"/>
          <wp:wrapNone/>
          <wp:docPr id="25" name="WordPictureWatermark4027770"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PictureWatermark4027770" descr="水印"/>
                  <pic:cNvPicPr>
                    <a:picLocks noChangeAspect="1"/>
                  </pic:cNvPicPr>
                </pic:nvPicPr>
                <pic:blipFill>
                  <a:blip r:embed="rId1"/>
                  <a:stretch>
                    <a:fillRect/>
                  </a:stretch>
                </pic:blipFill>
                <pic:spPr>
                  <a:xfrm>
                    <a:off x="0" y="0"/>
                    <a:ext cx="5274310" cy="7459980"/>
                  </a:xfrm>
                  <a:prstGeom prst="rect">
                    <a:avLst/>
                  </a:prstGeom>
                  <a:noFill/>
                  <a:ln>
                    <a:noFill/>
                  </a:ln>
                </pic:spPr>
              </pic:pic>
            </a:graphicData>
          </a:graphic>
        </wp:anchor>
      </w:drawing>
    </w:r>
    <w:r>
      <w:rPr>
        <w:rFonts w:hint="eastAsia"/>
        <w:lang w:val="en-US" w:eastAsia="zh-Hans"/>
      </w:rPr>
      <w:t>北京因时机器人科技有限公司</w:t>
    </w:r>
    <w:r>
      <w:rPr>
        <w:rFonts w:hint="default"/>
        <w:lang w:eastAsia="zh-Hans"/>
      </w:rPr>
      <w:t xml:space="preserve">                 销售热线：400-666-5160                 </w:t>
    </w:r>
    <w:r>
      <w:rPr>
        <w:rFonts w:hint="eastAsia"/>
      </w:rPr>
      <w:t>编号：</w:t>
    </w:r>
    <w:r>
      <w:rPr>
        <w:rFonts w:hint="eastAsia"/>
        <w:lang w:val="en-US" w:eastAsia="zh-CN"/>
      </w:rPr>
      <w:t>PRJ-02-TS-U-00</w:t>
    </w:r>
    <w:r>
      <w:rPr>
        <w:rFonts w:hint="default" w:ascii="Arial"/>
        <w:lang w:eastAsia="zh-CN"/>
      </w:rPr>
      <w:t>1</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CCD38">
    <w:pPr>
      <w:pStyle w:val="20"/>
      <w:pBdr>
        <w:bottom w:val="single" w:color="808080" w:sz="6" w:space="1"/>
      </w:pBdr>
      <w:spacing w:afterLines="0" w:line="240" w:lineRule="auto"/>
      <w:jc w:val="both"/>
      <w:rPr>
        <w:rFonts w:ascii="Arial" w:hAnsi="Arial" w:cs="Arial"/>
      </w:rPr>
    </w:pPr>
    <w:r>
      <w:rPr>
        <w:sz w:val="18"/>
      </w:rPr>
      <w:drawing>
        <wp:anchor distT="0" distB="0" distL="114300" distR="114300" simplePos="0" relativeHeight="251666432" behindDoc="1" locked="0" layoutInCell="1" allowOverlap="1">
          <wp:simplePos x="0" y="0"/>
          <wp:positionH relativeFrom="margin">
            <wp:align>center</wp:align>
          </wp:positionH>
          <wp:positionV relativeFrom="margin">
            <wp:align>center</wp:align>
          </wp:positionV>
          <wp:extent cx="5274310" cy="7459980"/>
          <wp:effectExtent l="0" t="0" r="0" b="0"/>
          <wp:wrapNone/>
          <wp:docPr id="26" name="WordPictureWatermark4027770"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PictureWatermark4027770" descr="水印"/>
                  <pic:cNvPicPr>
                    <a:picLocks noChangeAspect="1"/>
                  </pic:cNvPicPr>
                </pic:nvPicPr>
                <pic:blipFill>
                  <a:blip r:embed="rId1"/>
                  <a:stretch>
                    <a:fillRect/>
                  </a:stretch>
                </pic:blipFill>
                <pic:spPr>
                  <a:xfrm>
                    <a:off x="0" y="0"/>
                    <a:ext cx="5274310" cy="7459980"/>
                  </a:xfrm>
                  <a:prstGeom prst="rect">
                    <a:avLst/>
                  </a:prstGeom>
                  <a:noFill/>
                  <a:ln>
                    <a:noFill/>
                  </a:ln>
                </pic:spPr>
              </pic:pic>
            </a:graphicData>
          </a:graphic>
        </wp:anchor>
      </w:drawing>
    </w:r>
    <w:r>
      <w:rPr>
        <w:rFonts w:hint="eastAsia"/>
        <w:lang w:val="en-US" w:eastAsia="zh-Hans"/>
      </w:rPr>
      <w:t>北京因时机器人科技有限公司</w:t>
    </w:r>
    <w:r>
      <w:rPr>
        <w:rFonts w:hint="default"/>
        <w:lang w:eastAsia="zh-Hans"/>
      </w:rPr>
      <w:t xml:space="preserve">                 销售热线：400-666-5160                 </w:t>
    </w:r>
    <w:r>
      <w:rPr>
        <w:rFonts w:hint="eastAsia"/>
      </w:rPr>
      <w:t>编号：</w:t>
    </w:r>
    <w:r>
      <w:rPr>
        <w:rFonts w:hint="eastAsia"/>
        <w:lang w:val="en-US" w:eastAsia="zh-CN"/>
      </w:rPr>
      <w:t>PRJ-02-TS-U-00</w:t>
    </w:r>
    <w:r>
      <w:rPr>
        <w:rFonts w:hint="default"/>
        <w:lang w:eastAsia="zh-CN"/>
      </w:rPr>
      <w:t>1</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EF8FF">
    <w:pPr>
      <w:pStyle w:val="20"/>
    </w:pPr>
    <w:r>
      <w:pict>
        <v:shape id="WordPictureWatermark4255901" o:spid="_x0000_s4105" o:spt="75" type="#_x0000_t75" style="position:absolute;left:0pt;height:294.6pt;width:415.3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1副本 (2)"/>
          <o:lock v:ext="edit" aspectratio="t"/>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C54F68">
    <w:pPr>
      <w:pStyle w:val="20"/>
    </w:pPr>
    <w:r>
      <w:pict>
        <v:shape id="WordPictureWatermark4255900" o:spid="_x0000_s4103" o:spt="75" type="#_x0000_t75" style="position:absolute;left:0pt;height:294.6pt;width:415.3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gain="19661f" blacklevel="22938f" o:title="-1副本 (2)"/>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404610"/>
    <w:multiLevelType w:val="singleLevel"/>
    <w:tmpl w:val="A9404610"/>
    <w:lvl w:ilvl="0" w:tentative="0">
      <w:start w:val="1"/>
      <w:numFmt w:val="bullet"/>
      <w:lvlText w:val=""/>
      <w:lvlJc w:val="left"/>
      <w:pPr>
        <w:ind w:left="420" w:hanging="420"/>
      </w:pPr>
      <w:rPr>
        <w:rFonts w:hint="default" w:ascii="Wingdings" w:hAnsi="Wingdings"/>
      </w:rPr>
    </w:lvl>
  </w:abstractNum>
  <w:abstractNum w:abstractNumId="1">
    <w:nsid w:val="B520C705"/>
    <w:multiLevelType w:val="multilevel"/>
    <w:tmpl w:val="B520C705"/>
    <w:lvl w:ilvl="0" w:tentative="0">
      <w:start w:val="2"/>
      <w:numFmt w:val="decimal"/>
      <w:lvlText w:val="%1"/>
      <w:lvlJc w:val="left"/>
      <w:pPr>
        <w:tabs>
          <w:tab w:val="left" w:pos="420"/>
        </w:tabs>
        <w:ind w:left="432" w:hanging="432"/>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1" w:tentative="0">
      <w:start w:val="1"/>
      <w:numFmt w:val="decimal"/>
      <w:suff w:val="space"/>
      <w:lvlText w:val="%1.%2"/>
      <w:lvlJc w:val="left"/>
      <w:pPr>
        <w:ind w:left="283" w:leftChars="0" w:firstLine="0" w:firstLineChars="0"/>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2" w:tentative="0">
      <w:start w:val="1"/>
      <w:numFmt w:val="decimal"/>
      <w:suff w:val="space"/>
      <w:lvlText w:val="%1.%2.%3"/>
      <w:lvlJc w:val="left"/>
      <w:pPr>
        <w:ind w:left="720" w:hanging="323"/>
      </w:pPr>
      <w:rPr>
        <w:rFonts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2">
    <w:nsid w:val="BAFD4A08"/>
    <w:multiLevelType w:val="multilevel"/>
    <w:tmpl w:val="BAFD4A08"/>
    <w:lvl w:ilvl="0" w:tentative="0">
      <w:start w:val="2"/>
      <w:numFmt w:val="decimal"/>
      <w:lvlText w:val="%1"/>
      <w:lvlJc w:val="left"/>
      <w:pPr>
        <w:ind w:left="860" w:hanging="360"/>
        <w:jc w:val="right"/>
      </w:pPr>
      <w:rPr>
        <w:rFonts w:hint="default" w:ascii="宋体" w:hAnsi="宋体" w:eastAsia="宋体" w:cs="宋体"/>
        <w:w w:val="100"/>
        <w:sz w:val="24"/>
        <w:szCs w:val="24"/>
        <w:lang w:val="en-US" w:eastAsia="zh-CN" w:bidi="ar-SA"/>
      </w:rPr>
    </w:lvl>
    <w:lvl w:ilvl="1" w:tentative="0">
      <w:start w:val="3"/>
      <w:numFmt w:val="decimal"/>
      <w:lvlText w:val="%1.%2"/>
      <w:lvlJc w:val="left"/>
      <w:pPr>
        <w:tabs>
          <w:tab w:val="left" w:pos="420"/>
        </w:tabs>
        <w:ind w:left="1310" w:hanging="603"/>
        <w:jc w:val="left"/>
      </w:pPr>
      <w:rPr>
        <w:rFonts w:hint="default" w:ascii="宋体" w:hAnsi="宋体" w:eastAsia="宋体" w:cs="宋体"/>
        <w:spacing w:val="0"/>
        <w:w w:val="100"/>
        <w:sz w:val="24"/>
        <w:szCs w:val="24"/>
        <w:lang w:val="en-US" w:eastAsia="zh-CN" w:bidi="ar-SA"/>
      </w:rPr>
    </w:lvl>
    <w:lvl w:ilvl="2" w:tentative="0">
      <w:start w:val="1"/>
      <w:numFmt w:val="decimal"/>
      <w:pStyle w:val="121"/>
      <w:lvlText w:val="%1.%2.%3."/>
      <w:lvlJc w:val="left"/>
      <w:pPr>
        <w:tabs>
          <w:tab w:val="left" w:pos="420"/>
        </w:tabs>
        <w:ind w:left="1321" w:firstLine="714"/>
      </w:pPr>
      <w:rPr>
        <w:rFonts w:hint="default" w:ascii="Montserrat Medium" w:hAnsi="Montserrat Medium" w:eastAsia="宋体" w:cs="宋体"/>
        <w:w w:val="100"/>
        <w:sz w:val="24"/>
        <w:szCs w:val="24"/>
        <w:lang w:val="en-US" w:eastAsia="zh-CN" w:bidi="ar-SA"/>
      </w:rPr>
    </w:lvl>
    <w:lvl w:ilvl="3" w:tentative="0">
      <w:start w:val="0"/>
      <w:numFmt w:val="bullet"/>
      <w:lvlText w:val="•"/>
      <w:lvlJc w:val="left"/>
      <w:pPr>
        <w:ind w:left="2458" w:hanging="370"/>
      </w:pPr>
      <w:rPr>
        <w:rFonts w:hint="default" w:ascii="Calibri" w:hAnsi="Calibri" w:cs="Calibri"/>
        <w:lang w:val="en-US" w:eastAsia="zh-CN" w:bidi="ar-SA"/>
      </w:rPr>
    </w:lvl>
    <w:lvl w:ilvl="4" w:tentative="0">
      <w:start w:val="0"/>
      <w:numFmt w:val="bullet"/>
      <w:lvlText w:val="•"/>
      <w:lvlJc w:val="left"/>
      <w:pPr>
        <w:ind w:left="3516" w:hanging="370"/>
      </w:pPr>
      <w:rPr>
        <w:rFonts w:hint="default" w:ascii="Calibri" w:hAnsi="Calibri" w:cs="Calibri"/>
        <w:lang w:val="en-US" w:eastAsia="zh-CN" w:bidi="ar-SA"/>
      </w:rPr>
    </w:lvl>
    <w:lvl w:ilvl="5" w:tentative="0">
      <w:start w:val="0"/>
      <w:numFmt w:val="bullet"/>
      <w:lvlText w:val="•"/>
      <w:lvlJc w:val="left"/>
      <w:pPr>
        <w:ind w:left="4575" w:hanging="370"/>
      </w:pPr>
      <w:rPr>
        <w:rFonts w:hint="default"/>
        <w:lang w:val="en-US" w:eastAsia="zh-CN" w:bidi="ar-SA"/>
      </w:rPr>
    </w:lvl>
    <w:lvl w:ilvl="6" w:tentative="0">
      <w:start w:val="0"/>
      <w:numFmt w:val="bullet"/>
      <w:lvlText w:val="•"/>
      <w:lvlJc w:val="left"/>
      <w:pPr>
        <w:ind w:left="5633" w:hanging="370"/>
      </w:pPr>
      <w:rPr>
        <w:rFonts w:hint="default"/>
        <w:lang w:val="en-US" w:eastAsia="zh-CN" w:bidi="ar-SA"/>
      </w:rPr>
    </w:lvl>
    <w:lvl w:ilvl="7" w:tentative="0">
      <w:start w:val="0"/>
      <w:numFmt w:val="bullet"/>
      <w:lvlText w:val="•"/>
      <w:lvlJc w:val="left"/>
      <w:pPr>
        <w:ind w:left="6691" w:hanging="370"/>
      </w:pPr>
      <w:rPr>
        <w:rFonts w:hint="default"/>
        <w:lang w:val="en-US" w:eastAsia="zh-CN" w:bidi="ar-SA"/>
      </w:rPr>
    </w:lvl>
    <w:lvl w:ilvl="8" w:tentative="0">
      <w:start w:val="0"/>
      <w:numFmt w:val="bullet"/>
      <w:lvlText w:val="•"/>
      <w:lvlJc w:val="left"/>
      <w:pPr>
        <w:ind w:left="7750" w:hanging="370"/>
      </w:pPr>
      <w:rPr>
        <w:rFonts w:hint="default"/>
        <w:lang w:val="en-US" w:eastAsia="zh-CN" w:bidi="ar-SA"/>
      </w:rPr>
    </w:lvl>
  </w:abstractNum>
  <w:abstractNum w:abstractNumId="3">
    <w:nsid w:val="BDA21A3F"/>
    <w:multiLevelType w:val="multilevel"/>
    <w:tmpl w:val="BDA21A3F"/>
    <w:lvl w:ilvl="0" w:tentative="0">
      <w:start w:val="1"/>
      <w:numFmt w:val="decimal"/>
      <w:lvlText w:val="%1"/>
      <w:lvlJc w:val="left"/>
      <w:pPr>
        <w:tabs>
          <w:tab w:val="left" w:pos="420"/>
        </w:tabs>
        <w:ind w:left="432" w:hanging="432"/>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1" w:tentative="0">
      <w:start w:val="1"/>
      <w:numFmt w:val="decimal"/>
      <w:suff w:val="space"/>
      <w:lvlText w:val="%1.%2"/>
      <w:lvlJc w:val="left"/>
      <w:pPr>
        <w:tabs>
          <w:tab w:val="left" w:pos="420"/>
        </w:tabs>
        <w:ind w:left="283" w:leftChars="0" w:firstLine="0" w:firstLineChars="0"/>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2" w:tentative="0">
      <w:start w:val="1"/>
      <w:numFmt w:val="decimal"/>
      <w:suff w:val="space"/>
      <w:lvlText w:val="%1.%2.%3"/>
      <w:lvlJc w:val="left"/>
      <w:pPr>
        <w:tabs>
          <w:tab w:val="left" w:pos="0"/>
        </w:tabs>
        <w:ind w:left="720" w:hanging="323"/>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4">
    <w:nsid w:val="BF50E7A1"/>
    <w:multiLevelType w:val="singleLevel"/>
    <w:tmpl w:val="BF50E7A1"/>
    <w:lvl w:ilvl="0" w:tentative="0">
      <w:start w:val="2"/>
      <w:numFmt w:val="decimal"/>
      <w:suff w:val="nothing"/>
      <w:lvlText w:val="%1-"/>
      <w:lvlJc w:val="left"/>
      <w:pPr>
        <w:ind w:left="2115" w:leftChars="0" w:firstLine="0" w:firstLineChars="0"/>
      </w:pPr>
    </w:lvl>
  </w:abstractNum>
  <w:abstractNum w:abstractNumId="5">
    <w:nsid w:val="BFF9DC62"/>
    <w:multiLevelType w:val="multilevel"/>
    <w:tmpl w:val="BFF9DC62"/>
    <w:lvl w:ilvl="0" w:tentative="0">
      <w:start w:val="2"/>
      <w:numFmt w:val="decimal"/>
      <w:lvlText w:val="%1"/>
      <w:lvlJc w:val="left"/>
      <w:pPr>
        <w:ind w:left="860" w:hanging="360"/>
        <w:jc w:val="right"/>
      </w:pPr>
      <w:rPr>
        <w:rFonts w:hint="default" w:ascii="宋体" w:hAnsi="宋体" w:eastAsia="宋体" w:cs="宋体"/>
        <w:w w:val="100"/>
        <w:sz w:val="24"/>
        <w:szCs w:val="24"/>
        <w:lang w:val="en-US" w:eastAsia="zh-CN" w:bidi="ar-SA"/>
      </w:rPr>
    </w:lvl>
    <w:lvl w:ilvl="1" w:tentative="0">
      <w:start w:val="2"/>
      <w:numFmt w:val="decimal"/>
      <w:lvlText w:val="%1.%2"/>
      <w:lvlJc w:val="left"/>
      <w:pPr>
        <w:tabs>
          <w:tab w:val="left" w:pos="420"/>
        </w:tabs>
        <w:ind w:left="1310" w:hanging="603"/>
        <w:jc w:val="left"/>
      </w:pPr>
      <w:rPr>
        <w:rFonts w:hint="default" w:ascii="宋体" w:hAnsi="宋体" w:eastAsia="宋体" w:cs="宋体"/>
        <w:spacing w:val="0"/>
        <w:w w:val="100"/>
        <w:sz w:val="24"/>
        <w:szCs w:val="24"/>
        <w:lang w:val="en-US" w:eastAsia="zh-CN" w:bidi="ar-SA"/>
      </w:rPr>
    </w:lvl>
    <w:lvl w:ilvl="2" w:tentative="0">
      <w:start w:val="1"/>
      <w:numFmt w:val="decimal"/>
      <w:pStyle w:val="119"/>
      <w:lvlText w:val="%1.%2.%3."/>
      <w:lvlJc w:val="left"/>
      <w:pPr>
        <w:tabs>
          <w:tab w:val="left" w:pos="420"/>
        </w:tabs>
        <w:ind w:left="625" w:firstLine="714"/>
      </w:pPr>
      <w:rPr>
        <w:rFonts w:hint="default" w:ascii="Montserrat Medium" w:hAnsi="Montserrat Medium" w:eastAsia="宋体" w:cs="Montserrat Medium"/>
        <w:w w:val="100"/>
        <w:sz w:val="24"/>
        <w:szCs w:val="24"/>
        <w:lang w:val="en-US" w:eastAsia="zh-CN" w:bidi="ar-SA"/>
      </w:rPr>
    </w:lvl>
    <w:lvl w:ilvl="3" w:tentative="0">
      <w:start w:val="0"/>
      <w:numFmt w:val="bullet"/>
      <w:lvlText w:val="•"/>
      <w:lvlJc w:val="left"/>
      <w:pPr>
        <w:ind w:left="2458" w:hanging="370"/>
      </w:pPr>
      <w:rPr>
        <w:rFonts w:hint="default" w:ascii="Calibri" w:hAnsi="Calibri" w:cs="Calibri"/>
        <w:lang w:val="en-US" w:eastAsia="zh-CN" w:bidi="ar-SA"/>
      </w:rPr>
    </w:lvl>
    <w:lvl w:ilvl="4" w:tentative="0">
      <w:start w:val="0"/>
      <w:numFmt w:val="bullet"/>
      <w:lvlText w:val="•"/>
      <w:lvlJc w:val="left"/>
      <w:pPr>
        <w:ind w:left="3516" w:hanging="370"/>
      </w:pPr>
      <w:rPr>
        <w:rFonts w:hint="default" w:ascii="Calibri" w:hAnsi="Calibri" w:cs="Calibri"/>
        <w:lang w:val="en-US" w:eastAsia="zh-CN" w:bidi="ar-SA"/>
      </w:rPr>
    </w:lvl>
    <w:lvl w:ilvl="5" w:tentative="0">
      <w:start w:val="0"/>
      <w:numFmt w:val="bullet"/>
      <w:lvlText w:val="•"/>
      <w:lvlJc w:val="left"/>
      <w:pPr>
        <w:ind w:left="4575" w:hanging="370"/>
      </w:pPr>
      <w:rPr>
        <w:rFonts w:hint="default"/>
        <w:lang w:val="en-US" w:eastAsia="zh-CN" w:bidi="ar-SA"/>
      </w:rPr>
    </w:lvl>
    <w:lvl w:ilvl="6" w:tentative="0">
      <w:start w:val="0"/>
      <w:numFmt w:val="bullet"/>
      <w:lvlText w:val="•"/>
      <w:lvlJc w:val="left"/>
      <w:pPr>
        <w:ind w:left="5633" w:hanging="370"/>
      </w:pPr>
      <w:rPr>
        <w:rFonts w:hint="default"/>
        <w:lang w:val="en-US" w:eastAsia="zh-CN" w:bidi="ar-SA"/>
      </w:rPr>
    </w:lvl>
    <w:lvl w:ilvl="7" w:tentative="0">
      <w:start w:val="0"/>
      <w:numFmt w:val="bullet"/>
      <w:lvlText w:val="•"/>
      <w:lvlJc w:val="left"/>
      <w:pPr>
        <w:ind w:left="6691" w:hanging="370"/>
      </w:pPr>
      <w:rPr>
        <w:rFonts w:hint="default"/>
        <w:lang w:val="en-US" w:eastAsia="zh-CN" w:bidi="ar-SA"/>
      </w:rPr>
    </w:lvl>
    <w:lvl w:ilvl="8" w:tentative="0">
      <w:start w:val="0"/>
      <w:numFmt w:val="bullet"/>
      <w:lvlText w:val="•"/>
      <w:lvlJc w:val="left"/>
      <w:pPr>
        <w:ind w:left="7750" w:hanging="370"/>
      </w:pPr>
      <w:rPr>
        <w:rFonts w:hint="default"/>
        <w:lang w:val="en-US" w:eastAsia="zh-CN" w:bidi="ar-SA"/>
      </w:rPr>
    </w:lvl>
  </w:abstractNum>
  <w:abstractNum w:abstractNumId="6">
    <w:nsid w:val="E7B7AC66"/>
    <w:multiLevelType w:val="multilevel"/>
    <w:tmpl w:val="E7B7AC66"/>
    <w:lvl w:ilvl="0" w:tentative="0">
      <w:start w:val="2"/>
      <w:numFmt w:val="decimal"/>
      <w:lvlText w:val="%1"/>
      <w:lvlJc w:val="left"/>
      <w:pPr>
        <w:ind w:left="860" w:hanging="360"/>
        <w:jc w:val="right"/>
      </w:pPr>
      <w:rPr>
        <w:rFonts w:hint="default" w:ascii="宋体" w:hAnsi="宋体" w:eastAsia="宋体" w:cs="宋体"/>
        <w:w w:val="100"/>
        <w:sz w:val="24"/>
        <w:szCs w:val="24"/>
        <w:lang w:val="en-US" w:eastAsia="zh-CN" w:bidi="ar-SA"/>
      </w:rPr>
    </w:lvl>
    <w:lvl w:ilvl="1" w:tentative="0">
      <w:start w:val="1"/>
      <w:numFmt w:val="decimal"/>
      <w:pStyle w:val="118"/>
      <w:lvlText w:val="%1.%2"/>
      <w:lvlJc w:val="left"/>
      <w:pPr>
        <w:tabs>
          <w:tab w:val="left" w:pos="420"/>
        </w:tabs>
        <w:ind w:left="1263" w:hanging="603"/>
        <w:jc w:val="left"/>
      </w:pPr>
      <w:rPr>
        <w:rFonts w:hint="default" w:ascii="Montserrat Medium" w:hAnsi="Montserrat Medium" w:eastAsia="宋体" w:cs="汉仪中黑KW"/>
        <w:spacing w:val="0"/>
        <w:w w:val="100"/>
        <w:sz w:val="28"/>
        <w:szCs w:val="24"/>
        <w:lang w:val="en-US" w:eastAsia="zh-CN" w:bidi="ar-SA"/>
      </w:rPr>
    </w:lvl>
    <w:lvl w:ilvl="2" w:tentative="0">
      <w:start w:val="1"/>
      <w:numFmt w:val="decimal"/>
      <w:lvlText w:val="%1.%2.%3."/>
      <w:lvlJc w:val="left"/>
      <w:pPr>
        <w:tabs>
          <w:tab w:val="left" w:pos="420"/>
        </w:tabs>
        <w:ind w:left="420" w:firstLine="714"/>
      </w:pPr>
      <w:rPr>
        <w:rFonts w:hint="default" w:ascii="Montserrat Light" w:hAnsi="Montserrat Light" w:eastAsia="宋体" w:cs="汉仪中黑KW"/>
        <w:w w:val="100"/>
        <w:sz w:val="24"/>
        <w:szCs w:val="24"/>
        <w:lang w:val="en-US" w:eastAsia="zh-CN" w:bidi="ar-SA"/>
      </w:rPr>
    </w:lvl>
    <w:lvl w:ilvl="3" w:tentative="0">
      <w:start w:val="0"/>
      <w:numFmt w:val="bullet"/>
      <w:lvlText w:val="•"/>
      <w:lvlJc w:val="left"/>
      <w:pPr>
        <w:ind w:left="2458" w:hanging="370"/>
      </w:pPr>
      <w:rPr>
        <w:rFonts w:hint="default" w:ascii="Calibri" w:hAnsi="Calibri" w:cs="宋体"/>
        <w:lang w:val="en-US" w:eastAsia="zh-CN" w:bidi="ar-SA"/>
      </w:rPr>
    </w:lvl>
    <w:lvl w:ilvl="4" w:tentative="0">
      <w:start w:val="0"/>
      <w:numFmt w:val="bullet"/>
      <w:lvlText w:val="•"/>
      <w:lvlJc w:val="left"/>
      <w:pPr>
        <w:ind w:left="3516" w:hanging="370"/>
      </w:pPr>
      <w:rPr>
        <w:rFonts w:hint="default" w:ascii="Calibri" w:hAnsi="Calibri" w:cs="宋体"/>
        <w:lang w:val="en-US" w:eastAsia="zh-CN" w:bidi="ar-SA"/>
      </w:rPr>
    </w:lvl>
    <w:lvl w:ilvl="5" w:tentative="0">
      <w:start w:val="0"/>
      <w:numFmt w:val="bullet"/>
      <w:lvlText w:val="•"/>
      <w:lvlJc w:val="left"/>
      <w:pPr>
        <w:ind w:left="4575" w:hanging="370"/>
      </w:pPr>
      <w:rPr>
        <w:rFonts w:hint="default"/>
        <w:lang w:val="en-US" w:eastAsia="zh-CN" w:bidi="ar-SA"/>
      </w:rPr>
    </w:lvl>
    <w:lvl w:ilvl="6" w:tentative="0">
      <w:start w:val="0"/>
      <w:numFmt w:val="bullet"/>
      <w:lvlText w:val="•"/>
      <w:lvlJc w:val="left"/>
      <w:pPr>
        <w:ind w:left="5633" w:hanging="370"/>
      </w:pPr>
      <w:rPr>
        <w:rFonts w:hint="default"/>
        <w:lang w:val="en-US" w:eastAsia="zh-CN" w:bidi="ar-SA"/>
      </w:rPr>
    </w:lvl>
    <w:lvl w:ilvl="7" w:tentative="0">
      <w:start w:val="0"/>
      <w:numFmt w:val="bullet"/>
      <w:lvlText w:val="•"/>
      <w:lvlJc w:val="left"/>
      <w:pPr>
        <w:ind w:left="6691" w:hanging="370"/>
      </w:pPr>
      <w:rPr>
        <w:rFonts w:hint="default"/>
        <w:lang w:val="en-US" w:eastAsia="zh-CN" w:bidi="ar-SA"/>
      </w:rPr>
    </w:lvl>
    <w:lvl w:ilvl="8" w:tentative="0">
      <w:start w:val="0"/>
      <w:numFmt w:val="bullet"/>
      <w:lvlText w:val="•"/>
      <w:lvlJc w:val="left"/>
      <w:pPr>
        <w:ind w:left="7750" w:hanging="370"/>
      </w:pPr>
      <w:rPr>
        <w:rFonts w:hint="default"/>
        <w:lang w:val="en-US" w:eastAsia="zh-CN" w:bidi="ar-SA"/>
      </w:rPr>
    </w:lvl>
  </w:abstractNum>
  <w:abstractNum w:abstractNumId="7">
    <w:nsid w:val="EE68CBEF"/>
    <w:multiLevelType w:val="multilevel"/>
    <w:tmpl w:val="EE68CBEF"/>
    <w:lvl w:ilvl="0" w:tentative="0">
      <w:start w:val="2"/>
      <w:numFmt w:val="decimal"/>
      <w:lvlText w:val="%1"/>
      <w:lvlJc w:val="left"/>
      <w:pPr>
        <w:tabs>
          <w:tab w:val="left" w:pos="420"/>
        </w:tabs>
        <w:ind w:left="432" w:hanging="432"/>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1" w:tentative="0">
      <w:start w:val="2"/>
      <w:numFmt w:val="decimal"/>
      <w:pStyle w:val="4"/>
      <w:suff w:val="space"/>
      <w:lvlText w:val="%1.%2"/>
      <w:lvlJc w:val="left"/>
      <w:pPr>
        <w:tabs>
          <w:tab w:val="left" w:pos="420"/>
        </w:tabs>
        <w:ind w:left="283" w:leftChars="0" w:firstLine="0" w:firstLineChars="0"/>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2" w:tentative="0">
      <w:start w:val="2"/>
      <w:numFmt w:val="decimal"/>
      <w:pStyle w:val="5"/>
      <w:suff w:val="space"/>
      <w:lvlText w:val="%1.%2.%3"/>
      <w:lvlJc w:val="left"/>
      <w:pPr>
        <w:tabs>
          <w:tab w:val="left" w:pos="0"/>
        </w:tabs>
        <w:ind w:left="720" w:hanging="323"/>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3" w:tentative="0">
      <w:start w:val="1"/>
      <w:numFmt w:val="decimal"/>
      <w:pStyle w:val="6"/>
      <w:lvlText w:val="%1.%2.%3.%4"/>
      <w:lvlJc w:val="left"/>
      <w:pPr>
        <w:tabs>
          <w:tab w:val="left" w:pos="420"/>
        </w:tabs>
        <w:ind w:left="864" w:hanging="864"/>
      </w:pPr>
      <w:rPr>
        <w:rFonts w:hint="default"/>
      </w:rPr>
    </w:lvl>
    <w:lvl w:ilvl="4" w:tentative="0">
      <w:start w:val="1"/>
      <w:numFmt w:val="decimal"/>
      <w:pStyle w:val="7"/>
      <w:lvlText w:val="%1.%2.%3.%4.%5"/>
      <w:lvlJc w:val="left"/>
      <w:pPr>
        <w:ind w:left="1008" w:hanging="1008"/>
      </w:pPr>
      <w:rPr>
        <w:rFonts w:hint="eastAsia"/>
      </w:rPr>
    </w:lvl>
    <w:lvl w:ilvl="5" w:tentative="0">
      <w:start w:val="1"/>
      <w:numFmt w:val="decimal"/>
      <w:pStyle w:val="8"/>
      <w:lvlText w:val="%1.%2.%3.%4.%5.%6"/>
      <w:lvlJc w:val="left"/>
      <w:pPr>
        <w:ind w:left="1152" w:hanging="1152"/>
      </w:pPr>
      <w:rPr>
        <w:rFonts w:hint="eastAsia"/>
      </w:rPr>
    </w:lvl>
    <w:lvl w:ilvl="6" w:tentative="0">
      <w:start w:val="1"/>
      <w:numFmt w:val="decimal"/>
      <w:pStyle w:val="9"/>
      <w:lvlText w:val="%1.%2.%3.%4.%5.%6.%7"/>
      <w:lvlJc w:val="left"/>
      <w:pPr>
        <w:ind w:left="1296" w:hanging="1296"/>
      </w:pPr>
      <w:rPr>
        <w:rFonts w:hint="eastAsia"/>
      </w:rPr>
    </w:lvl>
    <w:lvl w:ilvl="7" w:tentative="0">
      <w:start w:val="1"/>
      <w:numFmt w:val="decimal"/>
      <w:pStyle w:val="10"/>
      <w:lvlText w:val="%1.%2.%3.%4.%5.%6.%7.%8"/>
      <w:lvlJc w:val="left"/>
      <w:pPr>
        <w:ind w:left="1440" w:hanging="1440"/>
      </w:pPr>
      <w:rPr>
        <w:rFonts w:hint="eastAsia"/>
      </w:rPr>
    </w:lvl>
    <w:lvl w:ilvl="8" w:tentative="0">
      <w:start w:val="1"/>
      <w:numFmt w:val="decimal"/>
      <w:pStyle w:val="11"/>
      <w:lvlText w:val="%1.%2.%3.%4.%5.%6.%7.%8.%9"/>
      <w:lvlJc w:val="left"/>
      <w:pPr>
        <w:ind w:left="1584" w:hanging="1584"/>
      </w:pPr>
      <w:rPr>
        <w:rFonts w:hint="eastAsia"/>
      </w:rPr>
    </w:lvl>
  </w:abstractNum>
  <w:abstractNum w:abstractNumId="8">
    <w:nsid w:val="EF994332"/>
    <w:multiLevelType w:val="multilevel"/>
    <w:tmpl w:val="EF994332"/>
    <w:lvl w:ilvl="0" w:tentative="0">
      <w:start w:val="1"/>
      <w:numFmt w:val="decimal"/>
      <w:lvlText w:val="%1"/>
      <w:lvlJc w:val="left"/>
      <w:pPr>
        <w:ind w:left="860" w:hanging="360"/>
        <w:jc w:val="right"/>
      </w:pPr>
      <w:rPr>
        <w:rFonts w:hint="default" w:ascii="Montserrat Medium" w:hAnsi="Montserrat Medium" w:eastAsia="Alibaba PuHuiTi" w:cs="宋体"/>
        <w:w w:val="100"/>
        <w:sz w:val="24"/>
        <w:szCs w:val="24"/>
        <w:lang w:val="en-US" w:eastAsia="zh-CN" w:bidi="ar-SA"/>
      </w:rPr>
    </w:lvl>
    <w:lvl w:ilvl="1" w:tentative="0">
      <w:start w:val="4"/>
      <w:numFmt w:val="decimal"/>
      <w:lvlText w:val="%1.%2"/>
      <w:lvlJc w:val="left"/>
      <w:pPr>
        <w:tabs>
          <w:tab w:val="left" w:pos="420"/>
        </w:tabs>
        <w:ind w:left="1310" w:hanging="603"/>
        <w:jc w:val="left"/>
      </w:pPr>
      <w:rPr>
        <w:rFonts w:hint="default" w:ascii="宋体" w:hAnsi="宋体" w:eastAsia="宋体" w:cs="宋体"/>
        <w:spacing w:val="0"/>
        <w:w w:val="100"/>
        <w:sz w:val="24"/>
        <w:szCs w:val="24"/>
        <w:lang w:val="en-US" w:eastAsia="zh-CN" w:bidi="ar-SA"/>
      </w:rPr>
    </w:lvl>
    <w:lvl w:ilvl="2" w:tentative="0">
      <w:start w:val="1"/>
      <w:numFmt w:val="decimal"/>
      <w:pStyle w:val="116"/>
      <w:lvlText w:val="%1.%2.%3."/>
      <w:lvlJc w:val="left"/>
      <w:pPr>
        <w:tabs>
          <w:tab w:val="left" w:pos="420"/>
        </w:tabs>
        <w:ind w:left="-3673" w:firstLine="714"/>
      </w:pPr>
      <w:rPr>
        <w:rFonts w:hint="default" w:ascii="Montserrat Medium" w:hAnsi="Montserrat Medium" w:eastAsia="Alibaba PuHuiTi" w:cs="宋体"/>
        <w:w w:val="100"/>
        <w:sz w:val="24"/>
        <w:szCs w:val="24"/>
        <w:lang w:val="en-US" w:eastAsia="zh-CN" w:bidi="ar-SA"/>
      </w:rPr>
    </w:lvl>
    <w:lvl w:ilvl="3" w:tentative="0">
      <w:start w:val="0"/>
      <w:numFmt w:val="bullet"/>
      <w:lvlText w:val="•"/>
      <w:lvlJc w:val="left"/>
      <w:pPr>
        <w:ind w:left="2458" w:hanging="370"/>
      </w:pPr>
      <w:rPr>
        <w:rFonts w:hint="default" w:ascii="Calibri" w:hAnsi="Calibri" w:cs="Calibri"/>
        <w:lang w:val="en-US" w:eastAsia="zh-CN" w:bidi="ar-SA"/>
      </w:rPr>
    </w:lvl>
    <w:lvl w:ilvl="4" w:tentative="0">
      <w:start w:val="0"/>
      <w:numFmt w:val="bullet"/>
      <w:lvlText w:val="•"/>
      <w:lvlJc w:val="left"/>
      <w:pPr>
        <w:ind w:left="3516" w:hanging="370"/>
      </w:pPr>
      <w:rPr>
        <w:rFonts w:hint="default" w:ascii="Calibri" w:hAnsi="Calibri" w:cs="Calibri"/>
        <w:lang w:val="en-US" w:eastAsia="zh-CN" w:bidi="ar-SA"/>
      </w:rPr>
    </w:lvl>
    <w:lvl w:ilvl="5" w:tentative="0">
      <w:start w:val="0"/>
      <w:numFmt w:val="bullet"/>
      <w:lvlText w:val="•"/>
      <w:lvlJc w:val="left"/>
      <w:pPr>
        <w:ind w:left="4575" w:hanging="370"/>
      </w:pPr>
      <w:rPr>
        <w:rFonts w:hint="default"/>
        <w:lang w:val="en-US" w:eastAsia="zh-CN" w:bidi="ar-SA"/>
      </w:rPr>
    </w:lvl>
    <w:lvl w:ilvl="6" w:tentative="0">
      <w:start w:val="0"/>
      <w:numFmt w:val="bullet"/>
      <w:lvlText w:val="•"/>
      <w:lvlJc w:val="left"/>
      <w:pPr>
        <w:ind w:left="5633" w:hanging="370"/>
      </w:pPr>
      <w:rPr>
        <w:rFonts w:hint="default"/>
        <w:lang w:val="en-US" w:eastAsia="zh-CN" w:bidi="ar-SA"/>
      </w:rPr>
    </w:lvl>
    <w:lvl w:ilvl="7" w:tentative="0">
      <w:start w:val="0"/>
      <w:numFmt w:val="bullet"/>
      <w:lvlText w:val="•"/>
      <w:lvlJc w:val="left"/>
      <w:pPr>
        <w:ind w:left="6691" w:hanging="370"/>
      </w:pPr>
      <w:rPr>
        <w:rFonts w:hint="default"/>
        <w:lang w:val="en-US" w:eastAsia="zh-CN" w:bidi="ar-SA"/>
      </w:rPr>
    </w:lvl>
    <w:lvl w:ilvl="8" w:tentative="0">
      <w:start w:val="0"/>
      <w:numFmt w:val="bullet"/>
      <w:lvlText w:val="•"/>
      <w:lvlJc w:val="left"/>
      <w:pPr>
        <w:ind w:left="7750" w:hanging="370"/>
      </w:pPr>
      <w:rPr>
        <w:rFonts w:hint="default"/>
        <w:lang w:val="en-US" w:eastAsia="zh-CN" w:bidi="ar-SA"/>
      </w:rPr>
    </w:lvl>
  </w:abstractNum>
  <w:abstractNum w:abstractNumId="9">
    <w:nsid w:val="F3FF2C9E"/>
    <w:multiLevelType w:val="multilevel"/>
    <w:tmpl w:val="F3FF2C9E"/>
    <w:lvl w:ilvl="0" w:tentative="0">
      <w:start w:val="1"/>
      <w:numFmt w:val="decimal"/>
      <w:pStyle w:val="2"/>
      <w:lvlText w:val="%1."/>
      <w:lvlJc w:val="left"/>
      <w:pPr>
        <w:ind w:left="412"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10">
    <w:nsid w:val="FD76A356"/>
    <w:multiLevelType w:val="multilevel"/>
    <w:tmpl w:val="FD76A356"/>
    <w:lvl w:ilvl="0" w:tentative="0">
      <w:start w:val="2"/>
      <w:numFmt w:val="decimal"/>
      <w:lvlText w:val="%1"/>
      <w:lvlJc w:val="left"/>
      <w:pPr>
        <w:ind w:left="860" w:hanging="360"/>
        <w:jc w:val="right"/>
      </w:pPr>
      <w:rPr>
        <w:rFonts w:hint="default" w:ascii="宋体" w:hAnsi="宋体" w:eastAsia="宋体" w:cs="宋体"/>
        <w:w w:val="100"/>
        <w:sz w:val="24"/>
        <w:szCs w:val="24"/>
        <w:lang w:val="en-US" w:eastAsia="zh-CN" w:bidi="ar-SA"/>
      </w:rPr>
    </w:lvl>
    <w:lvl w:ilvl="1" w:tentative="0">
      <w:start w:val="4"/>
      <w:numFmt w:val="decimal"/>
      <w:lvlText w:val="%1.%2"/>
      <w:lvlJc w:val="left"/>
      <w:pPr>
        <w:tabs>
          <w:tab w:val="left" w:pos="420"/>
        </w:tabs>
        <w:ind w:left="1310" w:hanging="603"/>
        <w:jc w:val="left"/>
      </w:pPr>
      <w:rPr>
        <w:rFonts w:hint="default" w:ascii="宋体" w:hAnsi="宋体" w:eastAsia="宋体" w:cs="宋体"/>
        <w:spacing w:val="0"/>
        <w:w w:val="100"/>
        <w:sz w:val="24"/>
        <w:szCs w:val="24"/>
        <w:lang w:val="en-US" w:eastAsia="zh-CN" w:bidi="ar-SA"/>
      </w:rPr>
    </w:lvl>
    <w:lvl w:ilvl="2" w:tentative="0">
      <w:start w:val="1"/>
      <w:numFmt w:val="decimal"/>
      <w:pStyle w:val="122"/>
      <w:lvlText w:val="%1.%2.%3."/>
      <w:lvlJc w:val="left"/>
      <w:pPr>
        <w:tabs>
          <w:tab w:val="left" w:pos="420"/>
        </w:tabs>
        <w:ind w:left="1565" w:firstLine="714"/>
      </w:pPr>
      <w:rPr>
        <w:rFonts w:hint="default" w:ascii="Montserrat Medium" w:hAnsi="Montserrat Medium" w:eastAsia="宋体" w:cs="宋体"/>
        <w:w w:val="100"/>
        <w:sz w:val="24"/>
        <w:szCs w:val="24"/>
        <w:lang w:val="en-US" w:eastAsia="zh-CN" w:bidi="ar-SA"/>
      </w:rPr>
    </w:lvl>
    <w:lvl w:ilvl="3" w:tentative="0">
      <w:start w:val="0"/>
      <w:numFmt w:val="bullet"/>
      <w:lvlText w:val="•"/>
      <w:lvlJc w:val="left"/>
      <w:pPr>
        <w:ind w:left="2458" w:hanging="370"/>
      </w:pPr>
      <w:rPr>
        <w:rFonts w:hint="default" w:ascii="Calibri" w:hAnsi="Calibri" w:cs="Calibri"/>
        <w:lang w:val="en-US" w:eastAsia="zh-CN" w:bidi="ar-SA"/>
      </w:rPr>
    </w:lvl>
    <w:lvl w:ilvl="4" w:tentative="0">
      <w:start w:val="0"/>
      <w:numFmt w:val="bullet"/>
      <w:lvlText w:val="•"/>
      <w:lvlJc w:val="left"/>
      <w:pPr>
        <w:ind w:left="3516" w:hanging="370"/>
      </w:pPr>
      <w:rPr>
        <w:rFonts w:hint="default" w:ascii="Calibri" w:hAnsi="Calibri" w:cs="Calibri"/>
        <w:lang w:val="en-US" w:eastAsia="zh-CN" w:bidi="ar-SA"/>
      </w:rPr>
    </w:lvl>
    <w:lvl w:ilvl="5" w:tentative="0">
      <w:start w:val="0"/>
      <w:numFmt w:val="bullet"/>
      <w:lvlText w:val="•"/>
      <w:lvlJc w:val="left"/>
      <w:pPr>
        <w:ind w:left="4575" w:hanging="370"/>
      </w:pPr>
      <w:rPr>
        <w:rFonts w:hint="default"/>
        <w:lang w:val="en-US" w:eastAsia="zh-CN" w:bidi="ar-SA"/>
      </w:rPr>
    </w:lvl>
    <w:lvl w:ilvl="6" w:tentative="0">
      <w:start w:val="0"/>
      <w:numFmt w:val="bullet"/>
      <w:lvlText w:val="•"/>
      <w:lvlJc w:val="left"/>
      <w:pPr>
        <w:ind w:left="5633" w:hanging="370"/>
      </w:pPr>
      <w:rPr>
        <w:rFonts w:hint="default"/>
        <w:lang w:val="en-US" w:eastAsia="zh-CN" w:bidi="ar-SA"/>
      </w:rPr>
    </w:lvl>
    <w:lvl w:ilvl="7" w:tentative="0">
      <w:start w:val="0"/>
      <w:numFmt w:val="bullet"/>
      <w:lvlText w:val="•"/>
      <w:lvlJc w:val="left"/>
      <w:pPr>
        <w:ind w:left="6691" w:hanging="370"/>
      </w:pPr>
      <w:rPr>
        <w:rFonts w:hint="default"/>
        <w:lang w:val="en-US" w:eastAsia="zh-CN" w:bidi="ar-SA"/>
      </w:rPr>
    </w:lvl>
    <w:lvl w:ilvl="8" w:tentative="0">
      <w:start w:val="0"/>
      <w:numFmt w:val="bullet"/>
      <w:lvlText w:val="•"/>
      <w:lvlJc w:val="left"/>
      <w:pPr>
        <w:ind w:left="7750" w:hanging="370"/>
      </w:pPr>
      <w:rPr>
        <w:rFonts w:hint="default"/>
        <w:lang w:val="en-US" w:eastAsia="zh-CN" w:bidi="ar-SA"/>
      </w:rPr>
    </w:lvl>
  </w:abstractNum>
  <w:abstractNum w:abstractNumId="11">
    <w:nsid w:val="FFFCAFB7"/>
    <w:multiLevelType w:val="singleLevel"/>
    <w:tmpl w:val="FFFCAFB7"/>
    <w:lvl w:ilvl="0" w:tentative="0">
      <w:start w:val="1"/>
      <w:numFmt w:val="bullet"/>
      <w:pStyle w:val="113"/>
      <w:lvlText w:val=""/>
      <w:lvlJc w:val="left"/>
      <w:pPr>
        <w:ind w:left="420" w:hanging="420"/>
      </w:pPr>
      <w:rPr>
        <w:rFonts w:hint="default" w:ascii="Wingdings" w:hAnsi="Wingdings"/>
      </w:rPr>
    </w:lvl>
  </w:abstractNum>
  <w:abstractNum w:abstractNumId="12">
    <w:nsid w:val="04F436F6"/>
    <w:multiLevelType w:val="multilevel"/>
    <w:tmpl w:val="04F436F6"/>
    <w:lvl w:ilvl="0" w:tentative="0">
      <w:start w:val="1"/>
      <w:numFmt w:val="lowerLetter"/>
      <w:pStyle w:val="69"/>
      <w:lvlText w:val="%1)"/>
      <w:lvlJc w:val="left"/>
      <w:pPr>
        <w:tabs>
          <w:tab w:val="left" w:pos="800"/>
        </w:tabs>
        <w:ind w:left="800" w:hanging="40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1648FC3B"/>
    <w:multiLevelType w:val="multilevel"/>
    <w:tmpl w:val="1648FC3B"/>
    <w:lvl w:ilvl="0" w:tentative="0">
      <w:start w:val="2"/>
      <w:numFmt w:val="decimal"/>
      <w:lvlText w:val="%1"/>
      <w:lvlJc w:val="left"/>
      <w:pPr>
        <w:tabs>
          <w:tab w:val="left" w:pos="420"/>
        </w:tabs>
        <w:ind w:left="432" w:hanging="432"/>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1" w:tentative="0">
      <w:start w:val="2"/>
      <w:numFmt w:val="decimal"/>
      <w:suff w:val="space"/>
      <w:lvlText w:val="%1.%2"/>
      <w:lvlJc w:val="left"/>
      <w:pPr>
        <w:tabs>
          <w:tab w:val="left" w:pos="420"/>
        </w:tabs>
        <w:ind w:left="283" w:leftChars="0" w:firstLine="0" w:firstLineChars="0"/>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2" w:tentative="0">
      <w:start w:val="1"/>
      <w:numFmt w:val="decimal"/>
      <w:suff w:val="space"/>
      <w:lvlText w:val="%1.%2.%3"/>
      <w:lvlJc w:val="left"/>
      <w:pPr>
        <w:tabs>
          <w:tab w:val="left" w:pos="0"/>
        </w:tabs>
        <w:ind w:left="720" w:hanging="323"/>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14">
    <w:nsid w:val="18716E99"/>
    <w:multiLevelType w:val="multilevel"/>
    <w:tmpl w:val="18716E99"/>
    <w:lvl w:ilvl="0" w:tentative="0">
      <w:start w:val="1"/>
      <w:numFmt w:val="bullet"/>
      <w:pStyle w:val="71"/>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5">
    <w:nsid w:val="22EB5121"/>
    <w:multiLevelType w:val="multilevel"/>
    <w:tmpl w:val="22EB5121"/>
    <w:lvl w:ilvl="0" w:tentative="0">
      <w:start w:val="1"/>
      <w:numFmt w:val="decimal"/>
      <w:pStyle w:val="77"/>
      <w:isLgl/>
      <w:suff w:val="nothing"/>
      <w:lvlText w:val="B.%1　"/>
      <w:lvlJc w:val="left"/>
      <w:pPr>
        <w:ind w:left="2023" w:hanging="1065"/>
      </w:pPr>
      <w:rPr>
        <w:rFonts w:hint="eastAsia" w:ascii="宋体" w:eastAsia="宋体"/>
        <w:b w:val="0"/>
        <w:i w:val="0"/>
        <w:sz w:val="24"/>
      </w:rPr>
    </w:lvl>
    <w:lvl w:ilvl="1" w:tentative="0">
      <w:start w:val="1"/>
      <w:numFmt w:val="decimal"/>
      <w:pStyle w:val="78"/>
      <w:suff w:val="nothing"/>
      <w:lvlText w:val="B.%1.%2　"/>
      <w:lvlJc w:val="left"/>
      <w:pPr>
        <w:ind w:left="1865" w:hanging="907"/>
      </w:pPr>
      <w:rPr>
        <w:rFonts w:hint="eastAsia"/>
      </w:rPr>
    </w:lvl>
    <w:lvl w:ilvl="2" w:tentative="0">
      <w:start w:val="1"/>
      <w:numFmt w:val="decimal"/>
      <w:pStyle w:val="79"/>
      <w:suff w:val="nothing"/>
      <w:lvlText w:val="B.%1.%2.%3　"/>
      <w:lvlJc w:val="left"/>
      <w:pPr>
        <w:ind w:left="3016" w:hanging="2058"/>
      </w:pPr>
      <w:rPr>
        <w:rFonts w:hint="eastAsia" w:ascii="宋体" w:eastAsia="宋体"/>
        <w:b w:val="0"/>
        <w:i w:val="0"/>
        <w:sz w:val="24"/>
      </w:rPr>
    </w:lvl>
    <w:lvl w:ilvl="3" w:tentative="0">
      <w:start w:val="1"/>
      <w:numFmt w:val="decimal"/>
      <w:pStyle w:val="80"/>
      <w:suff w:val="nothing"/>
      <w:lvlText w:val="B.%1.%2.%3.%4　"/>
      <w:lvlJc w:val="left"/>
      <w:pPr>
        <w:ind w:left="3582" w:hanging="708"/>
      </w:pPr>
      <w:rPr>
        <w:rFonts w:hint="eastAsia"/>
      </w:rPr>
    </w:lvl>
    <w:lvl w:ilvl="4" w:tentative="0">
      <w:start w:val="1"/>
      <w:numFmt w:val="decimal"/>
      <w:lvlText w:val="A.%1.%2.%3.%4.%5　"/>
      <w:lvlJc w:val="left"/>
      <w:pPr>
        <w:tabs>
          <w:tab w:val="left" w:pos="5099"/>
        </w:tabs>
        <w:ind w:left="4149" w:hanging="850"/>
      </w:pPr>
      <w:rPr>
        <w:rFonts w:hint="eastAsia"/>
      </w:rPr>
    </w:lvl>
    <w:lvl w:ilvl="5" w:tentative="0">
      <w:start w:val="1"/>
      <w:numFmt w:val="decimal"/>
      <w:lvlText w:val="%1.%2.%3.%4.%5.%6"/>
      <w:lvlJc w:val="left"/>
      <w:pPr>
        <w:tabs>
          <w:tab w:val="left" w:pos="7324"/>
        </w:tabs>
        <w:ind w:left="4858" w:hanging="1134"/>
      </w:pPr>
      <w:rPr>
        <w:rFonts w:hint="eastAsia"/>
      </w:rPr>
    </w:lvl>
    <w:lvl w:ilvl="6" w:tentative="0">
      <w:start w:val="1"/>
      <w:numFmt w:val="decimal"/>
      <w:lvlText w:val="%1.%2.%3.%4.%5.%6.%7"/>
      <w:lvlJc w:val="left"/>
      <w:pPr>
        <w:tabs>
          <w:tab w:val="left" w:pos="8109"/>
        </w:tabs>
        <w:ind w:left="5425" w:hanging="1276"/>
      </w:pPr>
      <w:rPr>
        <w:rFonts w:hint="eastAsia"/>
      </w:rPr>
    </w:lvl>
    <w:lvl w:ilvl="7" w:tentative="0">
      <w:start w:val="1"/>
      <w:numFmt w:val="decimal"/>
      <w:lvlText w:val="%1.%2.%3.%4.%5.%6.%7.%8"/>
      <w:lvlJc w:val="left"/>
      <w:pPr>
        <w:tabs>
          <w:tab w:val="left" w:pos="9254"/>
        </w:tabs>
        <w:ind w:left="5992" w:hanging="1418"/>
      </w:pPr>
      <w:rPr>
        <w:rFonts w:hint="eastAsia"/>
      </w:rPr>
    </w:lvl>
    <w:lvl w:ilvl="8" w:tentative="0">
      <w:start w:val="1"/>
      <w:numFmt w:val="decimal"/>
      <w:lvlText w:val="%1.%2.%3.%4.%5.%6.%7.%8.%9"/>
      <w:lvlJc w:val="left"/>
      <w:pPr>
        <w:tabs>
          <w:tab w:val="left" w:pos="10400"/>
        </w:tabs>
        <w:ind w:left="6700" w:hanging="1700"/>
      </w:pPr>
      <w:rPr>
        <w:rFonts w:hint="eastAsia"/>
      </w:rPr>
    </w:lvl>
  </w:abstractNum>
  <w:abstractNum w:abstractNumId="16">
    <w:nsid w:val="28476787"/>
    <w:multiLevelType w:val="multilevel"/>
    <w:tmpl w:val="28476787"/>
    <w:lvl w:ilvl="0" w:tentative="0">
      <w:start w:val="1"/>
      <w:numFmt w:val="upperLetter"/>
      <w:pStyle w:val="53"/>
      <w:suff w:val="space"/>
      <w:lvlText w:val="附录%1 "/>
      <w:lvlJc w:val="left"/>
      <w:pPr>
        <w:ind w:left="0" w:firstLine="0"/>
      </w:pPr>
      <w:rPr>
        <w:rFonts w:hint="eastAsia" w:ascii="宋体" w:eastAsia="宋体"/>
        <w:b/>
        <w:i w:val="0"/>
        <w:snapToGrid w:val="0"/>
        <w:kern w:val="0"/>
        <w:sz w:val="24"/>
      </w:rPr>
    </w:lvl>
    <w:lvl w:ilvl="1" w:tentative="0">
      <w:start w:val="1"/>
      <w:numFmt w:val="decimal"/>
      <w:pStyle w:val="54"/>
      <w:suff w:val="space"/>
      <w:lvlText w:val="%1.%2 "/>
      <w:lvlJc w:val="left"/>
      <w:pPr>
        <w:ind w:left="0" w:firstLine="0"/>
      </w:pPr>
      <w:rPr>
        <w:rFonts w:hint="eastAsia" w:ascii="宋体" w:hAnsi="Times New Roman" w:eastAsia="宋体"/>
        <w:b/>
        <w:i w:val="0"/>
        <w:snapToGrid w:val="0"/>
        <w:kern w:val="0"/>
        <w:sz w:val="24"/>
      </w:rPr>
    </w:lvl>
    <w:lvl w:ilvl="2" w:tentative="0">
      <w:start w:val="1"/>
      <w:numFmt w:val="decimal"/>
      <w:pStyle w:val="55"/>
      <w:suff w:val="space"/>
      <w:lvlText w:val="%1.%2.%3 "/>
      <w:lvlJc w:val="left"/>
      <w:pPr>
        <w:ind w:left="0" w:firstLine="0"/>
      </w:pPr>
      <w:rPr>
        <w:rFonts w:hint="eastAsia" w:ascii="宋体" w:hAnsi="Times New Roman" w:eastAsia="宋体"/>
        <w:b w:val="0"/>
        <w:i w:val="0"/>
        <w:sz w:val="24"/>
        <w:szCs w:val="24"/>
      </w:rPr>
    </w:lvl>
    <w:lvl w:ilvl="3" w:tentative="0">
      <w:start w:val="1"/>
      <w:numFmt w:val="decimal"/>
      <w:pStyle w:val="56"/>
      <w:suff w:val="space"/>
      <w:lvlText w:val="%1.%2.%3.%4 "/>
      <w:lvlJc w:val="left"/>
      <w:pPr>
        <w:ind w:left="0" w:firstLine="0"/>
      </w:pPr>
      <w:rPr>
        <w:rFonts w:hint="eastAsia" w:ascii="宋体" w:hAnsi="Times New Roman" w:eastAsia="宋体"/>
        <w:b w:val="0"/>
        <w:i w:val="0"/>
        <w:sz w:val="24"/>
      </w:rPr>
    </w:lvl>
    <w:lvl w:ilvl="4" w:tentative="0">
      <w:start w:val="1"/>
      <w:numFmt w:val="decimal"/>
      <w:lvlRestart w:val="1"/>
      <w:pStyle w:val="58"/>
      <w:suff w:val="space"/>
      <w:lvlText w:val="表%1.%5 "/>
      <w:lvlJc w:val="left"/>
      <w:pPr>
        <w:ind w:left="0" w:firstLine="0"/>
      </w:pPr>
      <w:rPr>
        <w:rFonts w:hint="eastAsia" w:ascii="宋体" w:hAnsi="Times New Roman" w:eastAsia="宋体"/>
        <w:b w:val="0"/>
        <w:i w:val="0"/>
        <w:sz w:val="24"/>
      </w:rPr>
    </w:lvl>
    <w:lvl w:ilvl="5" w:tentative="0">
      <w:start w:val="1"/>
      <w:numFmt w:val="decimal"/>
      <w:lvlRestart w:val="1"/>
      <w:pStyle w:val="48"/>
      <w:suff w:val="space"/>
      <w:lvlText w:val="图%1.%6 "/>
      <w:lvlJc w:val="left"/>
      <w:pPr>
        <w:ind w:left="0" w:firstLine="0"/>
      </w:pPr>
      <w:rPr>
        <w:rFonts w:hint="eastAsia" w:ascii="宋体" w:hAnsi="Times New Roman" w:eastAsia="宋体"/>
        <w:b w:val="0"/>
        <w:i w:val="0"/>
        <w:sz w:val="24"/>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7">
    <w:nsid w:val="29072DD5"/>
    <w:multiLevelType w:val="multilevel"/>
    <w:tmpl w:val="29072DD5"/>
    <w:lvl w:ilvl="0" w:tentative="0">
      <w:start w:val="1"/>
      <w:numFmt w:val="decimal"/>
      <w:pStyle w:val="49"/>
      <w:lvlText w:val="图%1"/>
      <w:lvlJc w:val="center"/>
      <w:pPr>
        <w:tabs>
          <w:tab w:val="left" w:pos="360"/>
        </w:tabs>
        <w:ind w:left="0" w:firstLine="0"/>
      </w:pPr>
      <w:rPr>
        <w:rFonts w:hint="eastAsia" w:eastAsia="宋体"/>
        <w:b/>
        <w:i w:val="0"/>
        <w:snapToGrid w:val="0"/>
        <w:color w:val="auto"/>
        <w:kern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
    <w:nsid w:val="2B18649F"/>
    <w:multiLevelType w:val="multilevel"/>
    <w:tmpl w:val="2B18649F"/>
    <w:lvl w:ilvl="0" w:tentative="0">
      <w:start w:val="1"/>
      <w:numFmt w:val="decimal"/>
      <w:pStyle w:val="51"/>
      <w:suff w:val="space"/>
      <w:lvlText w:val="表%1 "/>
      <w:lvlJc w:val="left"/>
      <w:pPr>
        <w:ind w:left="0" w:firstLine="0"/>
      </w:pPr>
      <w:rPr>
        <w:rFonts w:hint="eastAsia" w:ascii="宋体" w:eastAsia="宋体"/>
        <w:b/>
        <w:i w:val="0"/>
        <w:snapToGrid w:val="0"/>
        <w:kern w:val="0"/>
        <w:sz w:val="24"/>
      </w:rPr>
    </w:lvl>
    <w:lvl w:ilvl="1" w:tentative="0">
      <w:start w:val="1"/>
      <w:numFmt w:val="upperLetter"/>
      <w:lvlText w:val="附录%2　"/>
      <w:lvlJc w:val="left"/>
      <w:pPr>
        <w:tabs>
          <w:tab w:val="left" w:pos="1080"/>
        </w:tabs>
        <w:ind w:left="0" w:firstLine="0"/>
      </w:pPr>
      <w:rPr>
        <w:rFonts w:hint="eastAsia" w:ascii="宋体" w:hAnsi="Times New Roman" w:eastAsia="宋体"/>
        <w:b/>
        <w:i w:val="0"/>
        <w:sz w:val="28"/>
      </w:rPr>
    </w:lvl>
    <w:lvl w:ilvl="2" w:tentative="0">
      <w:start w:val="1"/>
      <w:numFmt w:val="decimal"/>
      <w:lvlText w:val="表%2.%3　"/>
      <w:lvlJc w:val="left"/>
      <w:pPr>
        <w:tabs>
          <w:tab w:val="left" w:pos="1080"/>
        </w:tabs>
        <w:ind w:left="0" w:firstLine="0"/>
      </w:pPr>
      <w:rPr>
        <w:rFonts w:hint="eastAsia" w:ascii="宋体" w:hAnsi="Times New Roman" w:eastAsia="宋体"/>
        <w:b/>
        <w:i w:val="0"/>
        <w:sz w:val="24"/>
      </w:rPr>
    </w:lvl>
    <w:lvl w:ilvl="3" w:tentative="0">
      <w:start w:val="1"/>
      <w:numFmt w:val="decimal"/>
      <w:lvlText w:val="%2.%3.%4　"/>
      <w:lvlJc w:val="left"/>
      <w:pPr>
        <w:tabs>
          <w:tab w:val="left" w:pos="1080"/>
        </w:tabs>
        <w:ind w:left="0" w:firstLine="0"/>
      </w:pPr>
      <w:rPr>
        <w:rFonts w:hint="eastAsia" w:ascii="宋体" w:hAnsi="Times New Roman" w:eastAsia="宋体"/>
        <w:b w:val="0"/>
        <w:i w:val="0"/>
        <w:sz w:val="24"/>
      </w:rPr>
    </w:lvl>
    <w:lvl w:ilvl="4" w:tentative="0">
      <w:start w:val="1"/>
      <w:numFmt w:val="decimal"/>
      <w:lvlText w:val="%1%2.%3.%4.%5　"/>
      <w:lvlJc w:val="left"/>
      <w:pPr>
        <w:tabs>
          <w:tab w:val="left" w:pos="1080"/>
        </w:tabs>
        <w:ind w:left="0" w:firstLine="0"/>
      </w:pPr>
      <w:rPr>
        <w:rFonts w:hint="eastAsia" w:ascii="宋体" w:hAnsi="Times New Roman" w:eastAsia="宋体"/>
        <w:b w:val="0"/>
        <w:i w:val="0"/>
        <w:sz w:val="24"/>
      </w:rPr>
    </w:lvl>
    <w:lvl w:ilvl="5" w:tentative="0">
      <w:start w:val="1"/>
      <w:numFmt w:val="decimal"/>
      <w:lvlText w:val="%1%2.%3.%4.%5.%6　"/>
      <w:lvlJc w:val="left"/>
      <w:pPr>
        <w:tabs>
          <w:tab w:val="left" w:pos="1440"/>
        </w:tabs>
        <w:ind w:left="0" w:firstLine="0"/>
      </w:pPr>
      <w:rPr>
        <w:rFonts w:hint="eastAsia" w:ascii="宋体" w:hAnsi="Times New Roman" w:eastAsia="宋体"/>
        <w:b w:val="0"/>
        <w:i w:val="0"/>
        <w:sz w:val="24"/>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9">
    <w:nsid w:val="4A6EF7CB"/>
    <w:multiLevelType w:val="multilevel"/>
    <w:tmpl w:val="4A6EF7CB"/>
    <w:lvl w:ilvl="0" w:tentative="0">
      <w:start w:val="2"/>
      <w:numFmt w:val="decimal"/>
      <w:lvlText w:val="%1"/>
      <w:lvlJc w:val="left"/>
      <w:pPr>
        <w:tabs>
          <w:tab w:val="left" w:pos="420"/>
        </w:tabs>
        <w:ind w:left="432" w:hanging="432"/>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1" w:tentative="0">
      <w:start w:val="3"/>
      <w:numFmt w:val="decimal"/>
      <w:suff w:val="space"/>
      <w:lvlText w:val="%1.%2"/>
      <w:lvlJc w:val="left"/>
      <w:pPr>
        <w:tabs>
          <w:tab w:val="left" w:pos="420"/>
        </w:tabs>
        <w:ind w:left="283" w:leftChars="0" w:firstLine="0" w:firstLineChars="0"/>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2" w:tentative="0">
      <w:start w:val="1"/>
      <w:numFmt w:val="decimal"/>
      <w:suff w:val="space"/>
      <w:lvlText w:val="%1.%2.%3"/>
      <w:lvlJc w:val="left"/>
      <w:pPr>
        <w:tabs>
          <w:tab w:val="left" w:pos="0"/>
        </w:tabs>
        <w:ind w:left="720" w:hanging="323"/>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3" w:tentative="0">
      <w:start w:val="1"/>
      <w:numFmt w:val="decimal"/>
      <w:lvlText w:val="%1.%2.%3.%4"/>
      <w:lvlJc w:val="left"/>
      <w:pPr>
        <w:tabs>
          <w:tab w:val="left" w:pos="420"/>
        </w:tabs>
        <w:ind w:left="864" w:hanging="864"/>
      </w:pPr>
      <w:rPr>
        <w:rFonts w:hint="default"/>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20">
    <w:nsid w:val="676A1675"/>
    <w:multiLevelType w:val="multilevel"/>
    <w:tmpl w:val="676A1675"/>
    <w:lvl w:ilvl="0" w:tentative="0">
      <w:start w:val="1"/>
      <w:numFmt w:val="lowerLetter"/>
      <w:pStyle w:val="98"/>
      <w:lvlText w:val="%1)"/>
      <w:lvlJc w:val="left"/>
      <w:pPr>
        <w:tabs>
          <w:tab w:val="left" w:pos="420"/>
        </w:tabs>
        <w:ind w:left="420" w:hanging="420"/>
      </w:pPr>
      <w:rPr>
        <w:rFonts w:hint="default"/>
        <w:color w:val="auto"/>
      </w:rPr>
    </w:lvl>
    <w:lvl w:ilvl="1" w:tentative="0">
      <w:start w:val="1"/>
      <w:numFmt w:val="lowerLetter"/>
      <w:lvlText w:val="%2)"/>
      <w:lvlJc w:val="left"/>
      <w:pPr>
        <w:tabs>
          <w:tab w:val="left" w:pos="360"/>
        </w:tabs>
        <w:ind w:left="360" w:hanging="420"/>
      </w:pPr>
    </w:lvl>
    <w:lvl w:ilvl="2" w:tentative="0">
      <w:start w:val="1"/>
      <w:numFmt w:val="lowerRoman"/>
      <w:lvlText w:val="%3."/>
      <w:lvlJc w:val="right"/>
      <w:pPr>
        <w:tabs>
          <w:tab w:val="left" w:pos="780"/>
        </w:tabs>
        <w:ind w:left="780" w:hanging="420"/>
      </w:pPr>
    </w:lvl>
    <w:lvl w:ilvl="3" w:tentative="0">
      <w:start w:val="1"/>
      <w:numFmt w:val="decimal"/>
      <w:lvlText w:val="%4."/>
      <w:lvlJc w:val="left"/>
      <w:pPr>
        <w:tabs>
          <w:tab w:val="left" w:pos="1200"/>
        </w:tabs>
        <w:ind w:left="1200" w:hanging="420"/>
      </w:pPr>
    </w:lvl>
    <w:lvl w:ilvl="4" w:tentative="0">
      <w:start w:val="1"/>
      <w:numFmt w:val="lowerLetter"/>
      <w:lvlText w:val="%5)"/>
      <w:lvlJc w:val="left"/>
      <w:pPr>
        <w:tabs>
          <w:tab w:val="left" w:pos="1620"/>
        </w:tabs>
        <w:ind w:left="1620" w:hanging="420"/>
      </w:pPr>
    </w:lvl>
    <w:lvl w:ilvl="5" w:tentative="0">
      <w:start w:val="1"/>
      <w:numFmt w:val="lowerRoman"/>
      <w:lvlText w:val="%6."/>
      <w:lvlJc w:val="right"/>
      <w:pPr>
        <w:tabs>
          <w:tab w:val="left" w:pos="2040"/>
        </w:tabs>
        <w:ind w:left="2040" w:hanging="420"/>
      </w:pPr>
    </w:lvl>
    <w:lvl w:ilvl="6" w:tentative="0">
      <w:start w:val="1"/>
      <w:numFmt w:val="decimal"/>
      <w:lvlText w:val="%7."/>
      <w:lvlJc w:val="left"/>
      <w:pPr>
        <w:tabs>
          <w:tab w:val="left" w:pos="2460"/>
        </w:tabs>
        <w:ind w:left="2460" w:hanging="420"/>
      </w:pPr>
    </w:lvl>
    <w:lvl w:ilvl="7" w:tentative="0">
      <w:start w:val="1"/>
      <w:numFmt w:val="lowerLetter"/>
      <w:lvlText w:val="%8)"/>
      <w:lvlJc w:val="left"/>
      <w:pPr>
        <w:tabs>
          <w:tab w:val="left" w:pos="2880"/>
        </w:tabs>
        <w:ind w:left="2880" w:hanging="420"/>
      </w:pPr>
    </w:lvl>
    <w:lvl w:ilvl="8" w:tentative="0">
      <w:start w:val="1"/>
      <w:numFmt w:val="lowerRoman"/>
      <w:lvlText w:val="%9."/>
      <w:lvlJc w:val="right"/>
      <w:pPr>
        <w:tabs>
          <w:tab w:val="left" w:pos="3300"/>
        </w:tabs>
        <w:ind w:left="3300" w:hanging="420"/>
      </w:pPr>
    </w:lvl>
  </w:abstractNum>
  <w:abstractNum w:abstractNumId="21">
    <w:nsid w:val="6FEF5E58"/>
    <w:multiLevelType w:val="singleLevel"/>
    <w:tmpl w:val="6FEF5E58"/>
    <w:lvl w:ilvl="0" w:tentative="0">
      <w:start w:val="1"/>
      <w:numFmt w:val="bullet"/>
      <w:lvlText w:val=""/>
      <w:lvlJc w:val="left"/>
      <w:pPr>
        <w:ind w:left="420" w:hanging="420"/>
      </w:pPr>
      <w:rPr>
        <w:rFonts w:hint="default" w:ascii="Wingdings" w:hAnsi="Wingdings"/>
      </w:rPr>
    </w:lvl>
  </w:abstractNum>
  <w:abstractNum w:abstractNumId="22">
    <w:nsid w:val="7757CEB9"/>
    <w:multiLevelType w:val="multilevel"/>
    <w:tmpl w:val="7757CEB9"/>
    <w:lvl w:ilvl="0" w:tentative="0">
      <w:start w:val="2"/>
      <w:numFmt w:val="decimal"/>
      <w:lvlText w:val="%1"/>
      <w:lvlJc w:val="left"/>
      <w:pPr>
        <w:ind w:left="860" w:hanging="360"/>
        <w:jc w:val="right"/>
      </w:pPr>
      <w:rPr>
        <w:rFonts w:hint="default" w:ascii="宋体" w:hAnsi="宋体" w:eastAsia="宋体" w:cs="宋体"/>
        <w:w w:val="100"/>
        <w:sz w:val="24"/>
        <w:szCs w:val="24"/>
        <w:lang w:val="en-US" w:eastAsia="zh-CN" w:bidi="ar-SA"/>
      </w:rPr>
    </w:lvl>
    <w:lvl w:ilvl="1" w:tentative="0">
      <w:start w:val="5"/>
      <w:numFmt w:val="decimal"/>
      <w:lvlText w:val="%1.%2"/>
      <w:lvlJc w:val="left"/>
      <w:pPr>
        <w:tabs>
          <w:tab w:val="left" w:pos="420"/>
        </w:tabs>
        <w:ind w:left="1310" w:hanging="603"/>
        <w:jc w:val="left"/>
      </w:pPr>
      <w:rPr>
        <w:rFonts w:hint="default" w:ascii="宋体" w:hAnsi="宋体" w:eastAsia="宋体" w:cs="宋体"/>
        <w:spacing w:val="0"/>
        <w:w w:val="100"/>
        <w:sz w:val="24"/>
        <w:szCs w:val="24"/>
        <w:lang w:val="en-US" w:eastAsia="zh-CN" w:bidi="ar-SA"/>
      </w:rPr>
    </w:lvl>
    <w:lvl w:ilvl="2" w:tentative="0">
      <w:start w:val="1"/>
      <w:numFmt w:val="decimal"/>
      <w:pStyle w:val="123"/>
      <w:lvlText w:val="%1.%2.%3."/>
      <w:lvlJc w:val="left"/>
      <w:pPr>
        <w:tabs>
          <w:tab w:val="left" w:pos="420"/>
        </w:tabs>
        <w:ind w:left="2037" w:firstLine="714"/>
      </w:pPr>
      <w:rPr>
        <w:rFonts w:hint="default" w:ascii="Montserrat Medium" w:hAnsi="Montserrat Medium" w:eastAsia="宋体" w:cs="宋体"/>
        <w:w w:val="100"/>
        <w:sz w:val="24"/>
        <w:szCs w:val="24"/>
        <w:lang w:val="en-US" w:eastAsia="zh-CN" w:bidi="ar-SA"/>
      </w:rPr>
    </w:lvl>
    <w:lvl w:ilvl="3" w:tentative="0">
      <w:start w:val="0"/>
      <w:numFmt w:val="bullet"/>
      <w:lvlText w:val="•"/>
      <w:lvlJc w:val="left"/>
      <w:pPr>
        <w:ind w:left="2458" w:hanging="370"/>
      </w:pPr>
      <w:rPr>
        <w:rFonts w:hint="default" w:ascii="Calibri" w:hAnsi="Calibri" w:cs="Calibri"/>
        <w:lang w:val="en-US" w:eastAsia="zh-CN" w:bidi="ar-SA"/>
      </w:rPr>
    </w:lvl>
    <w:lvl w:ilvl="4" w:tentative="0">
      <w:start w:val="0"/>
      <w:numFmt w:val="bullet"/>
      <w:lvlText w:val="•"/>
      <w:lvlJc w:val="left"/>
      <w:pPr>
        <w:ind w:left="3516" w:hanging="370"/>
      </w:pPr>
      <w:rPr>
        <w:rFonts w:hint="default" w:ascii="Calibri" w:hAnsi="Calibri" w:cs="Calibri"/>
        <w:lang w:val="en-US" w:eastAsia="zh-CN" w:bidi="ar-SA"/>
      </w:rPr>
    </w:lvl>
    <w:lvl w:ilvl="5" w:tentative="0">
      <w:start w:val="0"/>
      <w:numFmt w:val="bullet"/>
      <w:lvlText w:val="•"/>
      <w:lvlJc w:val="left"/>
      <w:pPr>
        <w:ind w:left="4575" w:hanging="370"/>
      </w:pPr>
      <w:rPr>
        <w:rFonts w:hint="default"/>
        <w:lang w:val="en-US" w:eastAsia="zh-CN" w:bidi="ar-SA"/>
      </w:rPr>
    </w:lvl>
    <w:lvl w:ilvl="6" w:tentative="0">
      <w:start w:val="0"/>
      <w:numFmt w:val="bullet"/>
      <w:lvlText w:val="•"/>
      <w:lvlJc w:val="left"/>
      <w:pPr>
        <w:ind w:left="5633" w:hanging="370"/>
      </w:pPr>
      <w:rPr>
        <w:rFonts w:hint="default"/>
        <w:lang w:val="en-US" w:eastAsia="zh-CN" w:bidi="ar-SA"/>
      </w:rPr>
    </w:lvl>
    <w:lvl w:ilvl="7" w:tentative="0">
      <w:start w:val="0"/>
      <w:numFmt w:val="bullet"/>
      <w:lvlText w:val="•"/>
      <w:lvlJc w:val="left"/>
      <w:pPr>
        <w:ind w:left="6691" w:hanging="370"/>
      </w:pPr>
      <w:rPr>
        <w:rFonts w:hint="default"/>
        <w:lang w:val="en-US" w:eastAsia="zh-CN" w:bidi="ar-SA"/>
      </w:rPr>
    </w:lvl>
    <w:lvl w:ilvl="8" w:tentative="0">
      <w:start w:val="0"/>
      <w:numFmt w:val="bullet"/>
      <w:lvlText w:val="•"/>
      <w:lvlJc w:val="left"/>
      <w:pPr>
        <w:ind w:left="7750" w:hanging="370"/>
      </w:pPr>
      <w:rPr>
        <w:rFonts w:hint="default"/>
        <w:lang w:val="en-US" w:eastAsia="zh-CN" w:bidi="ar-SA"/>
      </w:rPr>
    </w:lvl>
  </w:abstractNum>
  <w:abstractNum w:abstractNumId="23">
    <w:nsid w:val="7FA72519"/>
    <w:multiLevelType w:val="multilevel"/>
    <w:tmpl w:val="7FA72519"/>
    <w:lvl w:ilvl="0" w:tentative="0">
      <w:start w:val="3"/>
      <w:numFmt w:val="decimal"/>
      <w:lvlText w:val="%1"/>
      <w:lvlJc w:val="left"/>
      <w:pPr>
        <w:ind w:left="860" w:hanging="360"/>
        <w:jc w:val="right"/>
      </w:pPr>
      <w:rPr>
        <w:rFonts w:hint="default" w:ascii="宋体" w:hAnsi="宋体" w:eastAsia="宋体" w:cs="宋体"/>
        <w:w w:val="100"/>
        <w:sz w:val="24"/>
        <w:szCs w:val="24"/>
        <w:lang w:val="en-US" w:eastAsia="zh-CN" w:bidi="ar-SA"/>
      </w:rPr>
    </w:lvl>
    <w:lvl w:ilvl="1" w:tentative="0">
      <w:start w:val="1"/>
      <w:numFmt w:val="decimal"/>
      <w:lvlText w:val="%1.%2"/>
      <w:lvlJc w:val="left"/>
      <w:pPr>
        <w:tabs>
          <w:tab w:val="left" w:pos="420"/>
        </w:tabs>
        <w:ind w:left="1310" w:hanging="603"/>
        <w:jc w:val="left"/>
      </w:pPr>
      <w:rPr>
        <w:rFonts w:hint="default" w:ascii="Montserrat SemiBold" w:hAnsi="Montserrat SemiBold" w:eastAsia="宋体" w:cs="宋体"/>
        <w:spacing w:val="0"/>
        <w:w w:val="100"/>
        <w:sz w:val="28"/>
        <w:szCs w:val="24"/>
        <w:lang w:val="en-US" w:eastAsia="zh-CN" w:bidi="ar-SA"/>
      </w:rPr>
    </w:lvl>
    <w:lvl w:ilvl="2" w:tentative="0">
      <w:start w:val="1"/>
      <w:numFmt w:val="decimal"/>
      <w:pStyle w:val="124"/>
      <w:lvlText w:val="%1.%2.%3."/>
      <w:lvlJc w:val="left"/>
      <w:pPr>
        <w:tabs>
          <w:tab w:val="left" w:pos="420"/>
        </w:tabs>
        <w:ind w:left="-9" w:firstLine="714"/>
      </w:pPr>
      <w:rPr>
        <w:rFonts w:hint="default" w:ascii="Montserrat Medium" w:hAnsi="Montserrat Medium" w:eastAsia="宋体" w:cs="Montserrat Medium"/>
        <w:w w:val="100"/>
        <w:sz w:val="24"/>
        <w:szCs w:val="24"/>
        <w:lang w:val="en-US" w:eastAsia="zh-CN" w:bidi="ar-SA"/>
      </w:rPr>
    </w:lvl>
    <w:lvl w:ilvl="3" w:tentative="0">
      <w:start w:val="0"/>
      <w:numFmt w:val="bullet"/>
      <w:lvlText w:val="•"/>
      <w:lvlJc w:val="left"/>
      <w:pPr>
        <w:ind w:left="2458" w:hanging="370"/>
      </w:pPr>
      <w:rPr>
        <w:rFonts w:hint="default" w:ascii="Calibri" w:hAnsi="Calibri" w:cs="Calibri"/>
        <w:lang w:val="en-US" w:eastAsia="zh-CN" w:bidi="ar-SA"/>
      </w:rPr>
    </w:lvl>
    <w:lvl w:ilvl="4" w:tentative="0">
      <w:start w:val="0"/>
      <w:numFmt w:val="bullet"/>
      <w:lvlText w:val="•"/>
      <w:lvlJc w:val="left"/>
      <w:pPr>
        <w:ind w:left="3516" w:hanging="370"/>
      </w:pPr>
      <w:rPr>
        <w:rFonts w:hint="default" w:ascii="Calibri" w:hAnsi="Calibri" w:cs="Calibri"/>
        <w:lang w:val="en-US" w:eastAsia="zh-CN" w:bidi="ar-SA"/>
      </w:rPr>
    </w:lvl>
    <w:lvl w:ilvl="5" w:tentative="0">
      <w:start w:val="0"/>
      <w:numFmt w:val="bullet"/>
      <w:lvlText w:val="•"/>
      <w:lvlJc w:val="left"/>
      <w:pPr>
        <w:ind w:left="4575" w:hanging="370"/>
      </w:pPr>
      <w:rPr>
        <w:rFonts w:hint="default"/>
        <w:lang w:val="en-US" w:eastAsia="zh-CN" w:bidi="ar-SA"/>
      </w:rPr>
    </w:lvl>
    <w:lvl w:ilvl="6" w:tentative="0">
      <w:start w:val="0"/>
      <w:numFmt w:val="bullet"/>
      <w:lvlText w:val="•"/>
      <w:lvlJc w:val="left"/>
      <w:pPr>
        <w:ind w:left="5633" w:hanging="370"/>
      </w:pPr>
      <w:rPr>
        <w:rFonts w:hint="default"/>
        <w:lang w:val="en-US" w:eastAsia="zh-CN" w:bidi="ar-SA"/>
      </w:rPr>
    </w:lvl>
    <w:lvl w:ilvl="7" w:tentative="0">
      <w:start w:val="0"/>
      <w:numFmt w:val="bullet"/>
      <w:lvlText w:val="•"/>
      <w:lvlJc w:val="left"/>
      <w:pPr>
        <w:ind w:left="6691" w:hanging="370"/>
      </w:pPr>
      <w:rPr>
        <w:rFonts w:hint="default"/>
        <w:lang w:val="en-US" w:eastAsia="zh-CN" w:bidi="ar-SA"/>
      </w:rPr>
    </w:lvl>
    <w:lvl w:ilvl="8" w:tentative="0">
      <w:start w:val="0"/>
      <w:numFmt w:val="bullet"/>
      <w:lvlText w:val="•"/>
      <w:lvlJc w:val="left"/>
      <w:pPr>
        <w:ind w:left="7750" w:hanging="370"/>
      </w:pPr>
      <w:rPr>
        <w:rFonts w:hint="default"/>
        <w:lang w:val="en-US" w:eastAsia="zh-CN" w:bidi="ar-SA"/>
      </w:rPr>
    </w:lvl>
  </w:abstractNum>
  <w:num w:numId="1">
    <w:abstractNumId w:val="9"/>
  </w:num>
  <w:num w:numId="2">
    <w:abstractNumId w:val="7"/>
  </w:num>
  <w:num w:numId="3">
    <w:abstractNumId w:val="16"/>
  </w:num>
  <w:num w:numId="4">
    <w:abstractNumId w:val="17"/>
  </w:num>
  <w:num w:numId="5">
    <w:abstractNumId w:val="18"/>
  </w:num>
  <w:num w:numId="6">
    <w:abstractNumId w:val="12"/>
  </w:num>
  <w:num w:numId="7">
    <w:abstractNumId w:val="14"/>
  </w:num>
  <w:num w:numId="8">
    <w:abstractNumId w:val="15"/>
  </w:num>
  <w:num w:numId="9">
    <w:abstractNumId w:val="20"/>
  </w:num>
  <w:num w:numId="10">
    <w:abstractNumId w:val="11"/>
  </w:num>
  <w:num w:numId="11">
    <w:abstractNumId w:val="8"/>
  </w:num>
  <w:num w:numId="12">
    <w:abstractNumId w:val="6"/>
  </w:num>
  <w:num w:numId="13">
    <w:abstractNumId w:val="5"/>
  </w:num>
  <w:num w:numId="14">
    <w:abstractNumId w:val="2"/>
  </w:num>
  <w:num w:numId="15">
    <w:abstractNumId w:val="10"/>
  </w:num>
  <w:num w:numId="16">
    <w:abstractNumId w:val="22"/>
  </w:num>
  <w:num w:numId="17">
    <w:abstractNumId w:val="23"/>
  </w:num>
  <w:num w:numId="18">
    <w:abstractNumId w:val="21"/>
  </w:num>
  <w:num w:numId="19">
    <w:abstractNumId w:val="0"/>
  </w:num>
  <w:num w:numId="20">
    <w:abstractNumId w:val="3"/>
  </w:num>
  <w:num w:numId="21">
    <w:abstractNumId w:val="4"/>
  </w:num>
  <w:num w:numId="22">
    <w:abstractNumId w:val="1"/>
  </w:num>
  <w:num w:numId="23">
    <w:abstractNumId w:val="13"/>
  </w:num>
  <w:num w:numId="24">
    <w:abstractNumId w:val="19"/>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成成">
    <w15:presenceInfo w15:providerId="WPS Office" w15:userId="472091285"/>
  </w15:person>
  <w15:person w15:author="张健">
    <w15:presenceInfo w15:providerId="WPS Office" w15:userId="35613512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413"/>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ZmNDZjYWFiOTJhNzQ1MjU0MzBlNDMwMzViNjYyOWEifQ=="/>
  </w:docVars>
  <w:rsids>
    <w:rsidRoot w:val="002B7BF6"/>
    <w:rsid w:val="00001510"/>
    <w:rsid w:val="0000223F"/>
    <w:rsid w:val="000043FC"/>
    <w:rsid w:val="00006EEF"/>
    <w:rsid w:val="000231AA"/>
    <w:rsid w:val="00027BDB"/>
    <w:rsid w:val="00027FDD"/>
    <w:rsid w:val="00030C93"/>
    <w:rsid w:val="00033E04"/>
    <w:rsid w:val="00041390"/>
    <w:rsid w:val="00045947"/>
    <w:rsid w:val="00053857"/>
    <w:rsid w:val="0005478C"/>
    <w:rsid w:val="000569EE"/>
    <w:rsid w:val="0006643E"/>
    <w:rsid w:val="000753E3"/>
    <w:rsid w:val="00082A55"/>
    <w:rsid w:val="00086BDA"/>
    <w:rsid w:val="000A128F"/>
    <w:rsid w:val="000A7061"/>
    <w:rsid w:val="000B677D"/>
    <w:rsid w:val="000C48FC"/>
    <w:rsid w:val="000D3535"/>
    <w:rsid w:val="000D535A"/>
    <w:rsid w:val="000D6236"/>
    <w:rsid w:val="000F2E75"/>
    <w:rsid w:val="000F3938"/>
    <w:rsid w:val="000F60F2"/>
    <w:rsid w:val="000F7360"/>
    <w:rsid w:val="00112FFE"/>
    <w:rsid w:val="00113BCE"/>
    <w:rsid w:val="00116E97"/>
    <w:rsid w:val="00147BDC"/>
    <w:rsid w:val="001503B2"/>
    <w:rsid w:val="001526A7"/>
    <w:rsid w:val="0015272D"/>
    <w:rsid w:val="00174C11"/>
    <w:rsid w:val="001915CB"/>
    <w:rsid w:val="001B00C0"/>
    <w:rsid w:val="001B3D26"/>
    <w:rsid w:val="001B4EE0"/>
    <w:rsid w:val="001D4253"/>
    <w:rsid w:val="001D4DE5"/>
    <w:rsid w:val="001F5CD8"/>
    <w:rsid w:val="00200D67"/>
    <w:rsid w:val="002051BF"/>
    <w:rsid w:val="00210FEC"/>
    <w:rsid w:val="002132F9"/>
    <w:rsid w:val="002309D5"/>
    <w:rsid w:val="00237D81"/>
    <w:rsid w:val="0025351D"/>
    <w:rsid w:val="00257CE1"/>
    <w:rsid w:val="00264E5B"/>
    <w:rsid w:val="0028116D"/>
    <w:rsid w:val="002832C6"/>
    <w:rsid w:val="00285126"/>
    <w:rsid w:val="0028565B"/>
    <w:rsid w:val="002A13BA"/>
    <w:rsid w:val="002B06F8"/>
    <w:rsid w:val="002B7BF6"/>
    <w:rsid w:val="002D3874"/>
    <w:rsid w:val="002D5358"/>
    <w:rsid w:val="002D7B8A"/>
    <w:rsid w:val="002E4B48"/>
    <w:rsid w:val="002F52F3"/>
    <w:rsid w:val="002F6E6A"/>
    <w:rsid w:val="00302A7C"/>
    <w:rsid w:val="00303A26"/>
    <w:rsid w:val="003569EC"/>
    <w:rsid w:val="0039246B"/>
    <w:rsid w:val="00396666"/>
    <w:rsid w:val="003A332E"/>
    <w:rsid w:val="003A4F50"/>
    <w:rsid w:val="003B3B55"/>
    <w:rsid w:val="003E047F"/>
    <w:rsid w:val="003E2AA5"/>
    <w:rsid w:val="003F72D7"/>
    <w:rsid w:val="00402374"/>
    <w:rsid w:val="004031DA"/>
    <w:rsid w:val="00405825"/>
    <w:rsid w:val="00407EED"/>
    <w:rsid w:val="00420CCB"/>
    <w:rsid w:val="00422308"/>
    <w:rsid w:val="00447B41"/>
    <w:rsid w:val="00452CA5"/>
    <w:rsid w:val="004554B6"/>
    <w:rsid w:val="00474DA1"/>
    <w:rsid w:val="004836A5"/>
    <w:rsid w:val="00491F87"/>
    <w:rsid w:val="004A13FE"/>
    <w:rsid w:val="004B0A4F"/>
    <w:rsid w:val="004C0355"/>
    <w:rsid w:val="004C24A5"/>
    <w:rsid w:val="004C5668"/>
    <w:rsid w:val="004C6EA8"/>
    <w:rsid w:val="00500854"/>
    <w:rsid w:val="00522CC4"/>
    <w:rsid w:val="00535189"/>
    <w:rsid w:val="005453DA"/>
    <w:rsid w:val="005675E7"/>
    <w:rsid w:val="00580820"/>
    <w:rsid w:val="00584245"/>
    <w:rsid w:val="00584A81"/>
    <w:rsid w:val="00597BEC"/>
    <w:rsid w:val="005B4860"/>
    <w:rsid w:val="005B55C2"/>
    <w:rsid w:val="005D0479"/>
    <w:rsid w:val="005D7988"/>
    <w:rsid w:val="005F3EF5"/>
    <w:rsid w:val="005F744F"/>
    <w:rsid w:val="00610A9A"/>
    <w:rsid w:val="00612AC1"/>
    <w:rsid w:val="006275A6"/>
    <w:rsid w:val="006315D4"/>
    <w:rsid w:val="00631C2B"/>
    <w:rsid w:val="00633329"/>
    <w:rsid w:val="006346E9"/>
    <w:rsid w:val="006351DF"/>
    <w:rsid w:val="00647CE4"/>
    <w:rsid w:val="00651150"/>
    <w:rsid w:val="00651B61"/>
    <w:rsid w:val="00656D75"/>
    <w:rsid w:val="00667081"/>
    <w:rsid w:val="00672D75"/>
    <w:rsid w:val="006901BD"/>
    <w:rsid w:val="006A1004"/>
    <w:rsid w:val="006A1403"/>
    <w:rsid w:val="006A4F51"/>
    <w:rsid w:val="006A63F3"/>
    <w:rsid w:val="006B0F17"/>
    <w:rsid w:val="006B51B0"/>
    <w:rsid w:val="006B56F5"/>
    <w:rsid w:val="006C1AB2"/>
    <w:rsid w:val="006C3FB8"/>
    <w:rsid w:val="006C4D4F"/>
    <w:rsid w:val="006D4F02"/>
    <w:rsid w:val="006E51A6"/>
    <w:rsid w:val="006F716C"/>
    <w:rsid w:val="007047FD"/>
    <w:rsid w:val="00721454"/>
    <w:rsid w:val="00730D70"/>
    <w:rsid w:val="007400CA"/>
    <w:rsid w:val="007523D7"/>
    <w:rsid w:val="00761E06"/>
    <w:rsid w:val="00765E93"/>
    <w:rsid w:val="00780974"/>
    <w:rsid w:val="007A061F"/>
    <w:rsid w:val="007B07AC"/>
    <w:rsid w:val="007E1695"/>
    <w:rsid w:val="007E25C4"/>
    <w:rsid w:val="007E31BB"/>
    <w:rsid w:val="0080487E"/>
    <w:rsid w:val="00806257"/>
    <w:rsid w:val="0080677A"/>
    <w:rsid w:val="00810E90"/>
    <w:rsid w:val="00814DB6"/>
    <w:rsid w:val="00821DE3"/>
    <w:rsid w:val="00821F9B"/>
    <w:rsid w:val="00824437"/>
    <w:rsid w:val="00827191"/>
    <w:rsid w:val="008349E1"/>
    <w:rsid w:val="00841F99"/>
    <w:rsid w:val="00842163"/>
    <w:rsid w:val="00852CA8"/>
    <w:rsid w:val="00854CD1"/>
    <w:rsid w:val="00871ADB"/>
    <w:rsid w:val="00875943"/>
    <w:rsid w:val="0087728E"/>
    <w:rsid w:val="008800BE"/>
    <w:rsid w:val="00882CA9"/>
    <w:rsid w:val="00894060"/>
    <w:rsid w:val="00894232"/>
    <w:rsid w:val="008966F4"/>
    <w:rsid w:val="008B1625"/>
    <w:rsid w:val="008B4E6D"/>
    <w:rsid w:val="008C2003"/>
    <w:rsid w:val="008E0B6B"/>
    <w:rsid w:val="008E14C9"/>
    <w:rsid w:val="008F17DB"/>
    <w:rsid w:val="008F682E"/>
    <w:rsid w:val="009041EA"/>
    <w:rsid w:val="009133FC"/>
    <w:rsid w:val="009258BE"/>
    <w:rsid w:val="00932C3C"/>
    <w:rsid w:val="0093601C"/>
    <w:rsid w:val="00936C1E"/>
    <w:rsid w:val="00946056"/>
    <w:rsid w:val="00952A49"/>
    <w:rsid w:val="009633FE"/>
    <w:rsid w:val="009764A3"/>
    <w:rsid w:val="009807D7"/>
    <w:rsid w:val="00984727"/>
    <w:rsid w:val="009964A7"/>
    <w:rsid w:val="009A6FE6"/>
    <w:rsid w:val="009A7D16"/>
    <w:rsid w:val="009B18D2"/>
    <w:rsid w:val="009B437A"/>
    <w:rsid w:val="009B53A5"/>
    <w:rsid w:val="009B6E1D"/>
    <w:rsid w:val="009D213C"/>
    <w:rsid w:val="009D215C"/>
    <w:rsid w:val="009D6414"/>
    <w:rsid w:val="009E1B4F"/>
    <w:rsid w:val="009E4D29"/>
    <w:rsid w:val="009E59D2"/>
    <w:rsid w:val="009E5B1D"/>
    <w:rsid w:val="009E6C76"/>
    <w:rsid w:val="009F044A"/>
    <w:rsid w:val="009F25E8"/>
    <w:rsid w:val="00A073BB"/>
    <w:rsid w:val="00A13640"/>
    <w:rsid w:val="00A31A60"/>
    <w:rsid w:val="00A321D8"/>
    <w:rsid w:val="00A3295D"/>
    <w:rsid w:val="00A40916"/>
    <w:rsid w:val="00A42D84"/>
    <w:rsid w:val="00A526A0"/>
    <w:rsid w:val="00A75BB0"/>
    <w:rsid w:val="00A85ABD"/>
    <w:rsid w:val="00A876FD"/>
    <w:rsid w:val="00A97F17"/>
    <w:rsid w:val="00AB37B6"/>
    <w:rsid w:val="00AB5648"/>
    <w:rsid w:val="00AB56C2"/>
    <w:rsid w:val="00AB7D28"/>
    <w:rsid w:val="00AB7EFF"/>
    <w:rsid w:val="00AC54CC"/>
    <w:rsid w:val="00AC6888"/>
    <w:rsid w:val="00AD6871"/>
    <w:rsid w:val="00AE39FB"/>
    <w:rsid w:val="00AE665C"/>
    <w:rsid w:val="00AF2BAF"/>
    <w:rsid w:val="00AF7DBA"/>
    <w:rsid w:val="00B06312"/>
    <w:rsid w:val="00B12984"/>
    <w:rsid w:val="00B26D09"/>
    <w:rsid w:val="00B319F3"/>
    <w:rsid w:val="00B47148"/>
    <w:rsid w:val="00B513EC"/>
    <w:rsid w:val="00B51843"/>
    <w:rsid w:val="00B8043C"/>
    <w:rsid w:val="00B81F97"/>
    <w:rsid w:val="00B82812"/>
    <w:rsid w:val="00BA0D53"/>
    <w:rsid w:val="00BA39FC"/>
    <w:rsid w:val="00BB0BD3"/>
    <w:rsid w:val="00BB3DE0"/>
    <w:rsid w:val="00BB55E5"/>
    <w:rsid w:val="00BB6AEA"/>
    <w:rsid w:val="00BC2E82"/>
    <w:rsid w:val="00BD15FC"/>
    <w:rsid w:val="00BF3EA2"/>
    <w:rsid w:val="00C040E6"/>
    <w:rsid w:val="00C046C5"/>
    <w:rsid w:val="00C15653"/>
    <w:rsid w:val="00C257C1"/>
    <w:rsid w:val="00C31FDA"/>
    <w:rsid w:val="00C325B2"/>
    <w:rsid w:val="00C33C59"/>
    <w:rsid w:val="00C4144C"/>
    <w:rsid w:val="00C4196D"/>
    <w:rsid w:val="00C53079"/>
    <w:rsid w:val="00C7212F"/>
    <w:rsid w:val="00C76FCB"/>
    <w:rsid w:val="00C875EC"/>
    <w:rsid w:val="00C92A81"/>
    <w:rsid w:val="00C93592"/>
    <w:rsid w:val="00C94132"/>
    <w:rsid w:val="00C97913"/>
    <w:rsid w:val="00CA0A7B"/>
    <w:rsid w:val="00CA1D9D"/>
    <w:rsid w:val="00CA55AA"/>
    <w:rsid w:val="00CB6CB9"/>
    <w:rsid w:val="00CD1772"/>
    <w:rsid w:val="00CD711E"/>
    <w:rsid w:val="00CD72BF"/>
    <w:rsid w:val="00CE7C72"/>
    <w:rsid w:val="00CF58EB"/>
    <w:rsid w:val="00CF7B8B"/>
    <w:rsid w:val="00D26BCA"/>
    <w:rsid w:val="00D323F1"/>
    <w:rsid w:val="00D403CC"/>
    <w:rsid w:val="00D41F9B"/>
    <w:rsid w:val="00D455C3"/>
    <w:rsid w:val="00D541B3"/>
    <w:rsid w:val="00D715E3"/>
    <w:rsid w:val="00D93EAF"/>
    <w:rsid w:val="00DA3498"/>
    <w:rsid w:val="00DA715B"/>
    <w:rsid w:val="00DC15F9"/>
    <w:rsid w:val="00DC1752"/>
    <w:rsid w:val="00DC5ED3"/>
    <w:rsid w:val="00DD7F1D"/>
    <w:rsid w:val="00DE312A"/>
    <w:rsid w:val="00DF2C5B"/>
    <w:rsid w:val="00E060A5"/>
    <w:rsid w:val="00E07467"/>
    <w:rsid w:val="00E226C6"/>
    <w:rsid w:val="00E24B7A"/>
    <w:rsid w:val="00E531A5"/>
    <w:rsid w:val="00E54959"/>
    <w:rsid w:val="00E549BB"/>
    <w:rsid w:val="00E616B4"/>
    <w:rsid w:val="00E63C84"/>
    <w:rsid w:val="00E646D5"/>
    <w:rsid w:val="00E737CC"/>
    <w:rsid w:val="00E74603"/>
    <w:rsid w:val="00E81187"/>
    <w:rsid w:val="00EA0A07"/>
    <w:rsid w:val="00EB2E64"/>
    <w:rsid w:val="00EB685A"/>
    <w:rsid w:val="00EC6E90"/>
    <w:rsid w:val="00ED7747"/>
    <w:rsid w:val="00EF0BF0"/>
    <w:rsid w:val="00EF5004"/>
    <w:rsid w:val="00EF714C"/>
    <w:rsid w:val="00EF76F2"/>
    <w:rsid w:val="00F2672B"/>
    <w:rsid w:val="00F27441"/>
    <w:rsid w:val="00F47E1A"/>
    <w:rsid w:val="00F56277"/>
    <w:rsid w:val="00F608A5"/>
    <w:rsid w:val="00F67D15"/>
    <w:rsid w:val="00F67F57"/>
    <w:rsid w:val="00F94E3A"/>
    <w:rsid w:val="00FB073E"/>
    <w:rsid w:val="00FD37B6"/>
    <w:rsid w:val="00FE34CD"/>
    <w:rsid w:val="00FF28B3"/>
    <w:rsid w:val="00FF4F10"/>
    <w:rsid w:val="027D025F"/>
    <w:rsid w:val="02897931"/>
    <w:rsid w:val="0297433F"/>
    <w:rsid w:val="03123DCA"/>
    <w:rsid w:val="03F92894"/>
    <w:rsid w:val="043A7135"/>
    <w:rsid w:val="04887130"/>
    <w:rsid w:val="049B5F90"/>
    <w:rsid w:val="057E29F3"/>
    <w:rsid w:val="06163BD1"/>
    <w:rsid w:val="06383BF1"/>
    <w:rsid w:val="06587D46"/>
    <w:rsid w:val="0679171A"/>
    <w:rsid w:val="06A70845"/>
    <w:rsid w:val="06E8731C"/>
    <w:rsid w:val="075E2DAB"/>
    <w:rsid w:val="086F75C9"/>
    <w:rsid w:val="08EC71AD"/>
    <w:rsid w:val="09423BB2"/>
    <w:rsid w:val="09AF73CF"/>
    <w:rsid w:val="0A240917"/>
    <w:rsid w:val="0A7B741F"/>
    <w:rsid w:val="0AB45622"/>
    <w:rsid w:val="0BC37686"/>
    <w:rsid w:val="0BF140BE"/>
    <w:rsid w:val="0D7527AD"/>
    <w:rsid w:val="0E245572"/>
    <w:rsid w:val="0EB44E7C"/>
    <w:rsid w:val="0F2A31D3"/>
    <w:rsid w:val="0F7240B9"/>
    <w:rsid w:val="1068492E"/>
    <w:rsid w:val="10925372"/>
    <w:rsid w:val="109E7E52"/>
    <w:rsid w:val="111B0ECA"/>
    <w:rsid w:val="112F3520"/>
    <w:rsid w:val="1145536B"/>
    <w:rsid w:val="114F6633"/>
    <w:rsid w:val="11A6405B"/>
    <w:rsid w:val="11BB1E7D"/>
    <w:rsid w:val="12015736"/>
    <w:rsid w:val="1230371A"/>
    <w:rsid w:val="12EE57FD"/>
    <w:rsid w:val="13005B1C"/>
    <w:rsid w:val="13433BDD"/>
    <w:rsid w:val="138E2FF9"/>
    <w:rsid w:val="14446652"/>
    <w:rsid w:val="144F76E1"/>
    <w:rsid w:val="152F7350"/>
    <w:rsid w:val="15BA4F14"/>
    <w:rsid w:val="162C6DFD"/>
    <w:rsid w:val="17667B5D"/>
    <w:rsid w:val="180568A9"/>
    <w:rsid w:val="184455DD"/>
    <w:rsid w:val="19AD1716"/>
    <w:rsid w:val="1A1D08F7"/>
    <w:rsid w:val="1AED619C"/>
    <w:rsid w:val="1B0E2C78"/>
    <w:rsid w:val="1B525D01"/>
    <w:rsid w:val="1BE469F2"/>
    <w:rsid w:val="1C503A52"/>
    <w:rsid w:val="1D185116"/>
    <w:rsid w:val="1D5E12E6"/>
    <w:rsid w:val="1E382565"/>
    <w:rsid w:val="1E3D16DB"/>
    <w:rsid w:val="1E6D6211"/>
    <w:rsid w:val="1F4D29B2"/>
    <w:rsid w:val="1F5131B7"/>
    <w:rsid w:val="1F5E40AD"/>
    <w:rsid w:val="1F69388E"/>
    <w:rsid w:val="1FDF1EB0"/>
    <w:rsid w:val="21AE2AB8"/>
    <w:rsid w:val="21C2350E"/>
    <w:rsid w:val="22293E25"/>
    <w:rsid w:val="22B52970"/>
    <w:rsid w:val="22BA1A70"/>
    <w:rsid w:val="22CC0A71"/>
    <w:rsid w:val="2331484D"/>
    <w:rsid w:val="2369138D"/>
    <w:rsid w:val="23CB5E91"/>
    <w:rsid w:val="23D56C78"/>
    <w:rsid w:val="241E2177"/>
    <w:rsid w:val="24EB7240"/>
    <w:rsid w:val="251315B0"/>
    <w:rsid w:val="26487037"/>
    <w:rsid w:val="26E01966"/>
    <w:rsid w:val="276A17FC"/>
    <w:rsid w:val="27A504B9"/>
    <w:rsid w:val="27B819C8"/>
    <w:rsid w:val="27BF5292"/>
    <w:rsid w:val="281379CA"/>
    <w:rsid w:val="28432199"/>
    <w:rsid w:val="28BA4809"/>
    <w:rsid w:val="291A43A3"/>
    <w:rsid w:val="292D2303"/>
    <w:rsid w:val="29E64732"/>
    <w:rsid w:val="2A0D5C84"/>
    <w:rsid w:val="2AC56D39"/>
    <w:rsid w:val="2ADDCF1B"/>
    <w:rsid w:val="2AE01390"/>
    <w:rsid w:val="2B64000A"/>
    <w:rsid w:val="2B97636B"/>
    <w:rsid w:val="2C896A86"/>
    <w:rsid w:val="2C9240DD"/>
    <w:rsid w:val="2CA43435"/>
    <w:rsid w:val="2CE411CC"/>
    <w:rsid w:val="2CF5745A"/>
    <w:rsid w:val="2D0B7011"/>
    <w:rsid w:val="2E261AC2"/>
    <w:rsid w:val="2E407382"/>
    <w:rsid w:val="2EDC14FC"/>
    <w:rsid w:val="2F2F131A"/>
    <w:rsid w:val="2F364819"/>
    <w:rsid w:val="2FBB6AD2"/>
    <w:rsid w:val="2FCE6D2B"/>
    <w:rsid w:val="301966B4"/>
    <w:rsid w:val="31000B2F"/>
    <w:rsid w:val="311A5A74"/>
    <w:rsid w:val="31247201"/>
    <w:rsid w:val="31266EEF"/>
    <w:rsid w:val="32874E49"/>
    <w:rsid w:val="32C816BC"/>
    <w:rsid w:val="333D9473"/>
    <w:rsid w:val="338E3D28"/>
    <w:rsid w:val="3390201E"/>
    <w:rsid w:val="34380592"/>
    <w:rsid w:val="344A1544"/>
    <w:rsid w:val="348F1BDE"/>
    <w:rsid w:val="349D7950"/>
    <w:rsid w:val="34AD4539"/>
    <w:rsid w:val="35210B59"/>
    <w:rsid w:val="366E031F"/>
    <w:rsid w:val="36E87BCC"/>
    <w:rsid w:val="374970B3"/>
    <w:rsid w:val="37AF686E"/>
    <w:rsid w:val="37FF6E4B"/>
    <w:rsid w:val="38280802"/>
    <w:rsid w:val="38617D58"/>
    <w:rsid w:val="386A4EC0"/>
    <w:rsid w:val="390A7078"/>
    <w:rsid w:val="39846C43"/>
    <w:rsid w:val="39D25A29"/>
    <w:rsid w:val="39FE4185"/>
    <w:rsid w:val="3A151E46"/>
    <w:rsid w:val="3A366671"/>
    <w:rsid w:val="3AEF3ACE"/>
    <w:rsid w:val="3B240728"/>
    <w:rsid w:val="3BFF5719"/>
    <w:rsid w:val="3CAC2958"/>
    <w:rsid w:val="3CFA5E33"/>
    <w:rsid w:val="3D930341"/>
    <w:rsid w:val="3DC30FAE"/>
    <w:rsid w:val="3E481E73"/>
    <w:rsid w:val="3E6601CA"/>
    <w:rsid w:val="3E9E1A93"/>
    <w:rsid w:val="3EB0019E"/>
    <w:rsid w:val="3EF1918E"/>
    <w:rsid w:val="3F113449"/>
    <w:rsid w:val="3F7F8EC5"/>
    <w:rsid w:val="3F802A7E"/>
    <w:rsid w:val="3FA23D7B"/>
    <w:rsid w:val="3FCB17B4"/>
    <w:rsid w:val="3FEFF612"/>
    <w:rsid w:val="3FF09601"/>
    <w:rsid w:val="3FFF18C5"/>
    <w:rsid w:val="409208B7"/>
    <w:rsid w:val="413E755D"/>
    <w:rsid w:val="41C83814"/>
    <w:rsid w:val="42256601"/>
    <w:rsid w:val="42CF428D"/>
    <w:rsid w:val="42CF50AA"/>
    <w:rsid w:val="4418721F"/>
    <w:rsid w:val="44466E54"/>
    <w:rsid w:val="44B76D26"/>
    <w:rsid w:val="450412EB"/>
    <w:rsid w:val="45762757"/>
    <w:rsid w:val="45D77EA2"/>
    <w:rsid w:val="46157D6E"/>
    <w:rsid w:val="46157EAD"/>
    <w:rsid w:val="46205483"/>
    <w:rsid w:val="47574ED5"/>
    <w:rsid w:val="479E3E6D"/>
    <w:rsid w:val="48284AC3"/>
    <w:rsid w:val="489D4AFD"/>
    <w:rsid w:val="48D3466E"/>
    <w:rsid w:val="4977228E"/>
    <w:rsid w:val="49D766CF"/>
    <w:rsid w:val="4A7B62E2"/>
    <w:rsid w:val="4AEB27DC"/>
    <w:rsid w:val="4B4C5CE7"/>
    <w:rsid w:val="4C0C1F44"/>
    <w:rsid w:val="4C4E231D"/>
    <w:rsid w:val="4C962351"/>
    <w:rsid w:val="4CE24382"/>
    <w:rsid w:val="4D2F3BC5"/>
    <w:rsid w:val="4D42091F"/>
    <w:rsid w:val="4E0F7E35"/>
    <w:rsid w:val="4E3E43EF"/>
    <w:rsid w:val="4E7F47F2"/>
    <w:rsid w:val="4E976919"/>
    <w:rsid w:val="4EBE0783"/>
    <w:rsid w:val="4EDB158E"/>
    <w:rsid w:val="4FAD770C"/>
    <w:rsid w:val="4FAF3D77"/>
    <w:rsid w:val="4FCF30FD"/>
    <w:rsid w:val="510F1E1F"/>
    <w:rsid w:val="522B1438"/>
    <w:rsid w:val="533C24DD"/>
    <w:rsid w:val="540E01D6"/>
    <w:rsid w:val="54161680"/>
    <w:rsid w:val="54D7743F"/>
    <w:rsid w:val="563D5BDD"/>
    <w:rsid w:val="56CA6BCD"/>
    <w:rsid w:val="573A0775"/>
    <w:rsid w:val="57470151"/>
    <w:rsid w:val="57A478AE"/>
    <w:rsid w:val="57A6678A"/>
    <w:rsid w:val="581F4B7A"/>
    <w:rsid w:val="58276C2F"/>
    <w:rsid w:val="58291475"/>
    <w:rsid w:val="582A0C3F"/>
    <w:rsid w:val="58E12D64"/>
    <w:rsid w:val="596C6DFC"/>
    <w:rsid w:val="5A3B04A7"/>
    <w:rsid w:val="5A7D108F"/>
    <w:rsid w:val="5AB71C56"/>
    <w:rsid w:val="5B3E75C6"/>
    <w:rsid w:val="5B4440F6"/>
    <w:rsid w:val="5BB80783"/>
    <w:rsid w:val="5BFD4F11"/>
    <w:rsid w:val="5BFE5B88"/>
    <w:rsid w:val="5D147B97"/>
    <w:rsid w:val="5DED1C97"/>
    <w:rsid w:val="5DF60771"/>
    <w:rsid w:val="5F7F1147"/>
    <w:rsid w:val="5FBBB204"/>
    <w:rsid w:val="5FCA4E39"/>
    <w:rsid w:val="613E752E"/>
    <w:rsid w:val="61555DA7"/>
    <w:rsid w:val="61E5491F"/>
    <w:rsid w:val="62132781"/>
    <w:rsid w:val="62132C09"/>
    <w:rsid w:val="62270D1F"/>
    <w:rsid w:val="626966B5"/>
    <w:rsid w:val="626E01A3"/>
    <w:rsid w:val="63AE011A"/>
    <w:rsid w:val="645C0C89"/>
    <w:rsid w:val="65916249"/>
    <w:rsid w:val="65A73073"/>
    <w:rsid w:val="666669D1"/>
    <w:rsid w:val="66DB2FD4"/>
    <w:rsid w:val="670C2C99"/>
    <w:rsid w:val="67416B57"/>
    <w:rsid w:val="67D991BC"/>
    <w:rsid w:val="67F01FAF"/>
    <w:rsid w:val="67FDC743"/>
    <w:rsid w:val="686D52C3"/>
    <w:rsid w:val="68E41190"/>
    <w:rsid w:val="691422AE"/>
    <w:rsid w:val="69367075"/>
    <w:rsid w:val="697E7378"/>
    <w:rsid w:val="69E978B1"/>
    <w:rsid w:val="6B6D4417"/>
    <w:rsid w:val="6BBD2C74"/>
    <w:rsid w:val="6BCA74C2"/>
    <w:rsid w:val="6C2122EF"/>
    <w:rsid w:val="6C81071B"/>
    <w:rsid w:val="6C9F4384"/>
    <w:rsid w:val="6DE07122"/>
    <w:rsid w:val="6E2F5C2F"/>
    <w:rsid w:val="6F43514C"/>
    <w:rsid w:val="6FBA1F7E"/>
    <w:rsid w:val="6FBF2CA1"/>
    <w:rsid w:val="6FDF20B2"/>
    <w:rsid w:val="6FFE09A4"/>
    <w:rsid w:val="700C4638"/>
    <w:rsid w:val="70271337"/>
    <w:rsid w:val="70343755"/>
    <w:rsid w:val="70E06D12"/>
    <w:rsid w:val="71050DDF"/>
    <w:rsid w:val="71572A58"/>
    <w:rsid w:val="71F80CCA"/>
    <w:rsid w:val="72EC16FF"/>
    <w:rsid w:val="73752C97"/>
    <w:rsid w:val="73852BF0"/>
    <w:rsid w:val="73A17354"/>
    <w:rsid w:val="741D7CEA"/>
    <w:rsid w:val="744F4048"/>
    <w:rsid w:val="752913AF"/>
    <w:rsid w:val="757044A0"/>
    <w:rsid w:val="76734224"/>
    <w:rsid w:val="773F86C3"/>
    <w:rsid w:val="77777EFE"/>
    <w:rsid w:val="77EC2C7A"/>
    <w:rsid w:val="786B271D"/>
    <w:rsid w:val="78A7540C"/>
    <w:rsid w:val="79CC4FCB"/>
    <w:rsid w:val="7A28432B"/>
    <w:rsid w:val="7A3C2336"/>
    <w:rsid w:val="7B196C78"/>
    <w:rsid w:val="7B6BA519"/>
    <w:rsid w:val="7BC91B44"/>
    <w:rsid w:val="7BEE1942"/>
    <w:rsid w:val="7C4C66D3"/>
    <w:rsid w:val="7CA73C2D"/>
    <w:rsid w:val="7CF42F91"/>
    <w:rsid w:val="7D0270B5"/>
    <w:rsid w:val="7D560CE1"/>
    <w:rsid w:val="7DEA02BE"/>
    <w:rsid w:val="7E7E2261"/>
    <w:rsid w:val="7EB6D9D6"/>
    <w:rsid w:val="7EE73876"/>
    <w:rsid w:val="7EFF6187"/>
    <w:rsid w:val="7F3BD5EC"/>
    <w:rsid w:val="7F5FC5A6"/>
    <w:rsid w:val="7F7570E6"/>
    <w:rsid w:val="7F77803A"/>
    <w:rsid w:val="7F7DD2CE"/>
    <w:rsid w:val="7FDA5B50"/>
    <w:rsid w:val="7FEF1C5A"/>
    <w:rsid w:val="97DFA5A7"/>
    <w:rsid w:val="9F559322"/>
    <w:rsid w:val="AAEFB645"/>
    <w:rsid w:val="AF7FA05A"/>
    <w:rsid w:val="B18F9961"/>
    <w:rsid w:val="B4D7D917"/>
    <w:rsid w:val="B6E6BDF7"/>
    <w:rsid w:val="BBFFC44D"/>
    <w:rsid w:val="BD7FCF8B"/>
    <w:rsid w:val="BFEAE6B9"/>
    <w:rsid w:val="DB7F7F50"/>
    <w:rsid w:val="DBE40983"/>
    <w:rsid w:val="DDF50E0A"/>
    <w:rsid w:val="DEFF8187"/>
    <w:rsid w:val="E73D250A"/>
    <w:rsid w:val="EBCEE7A7"/>
    <w:rsid w:val="EBFA3F16"/>
    <w:rsid w:val="EECE23C3"/>
    <w:rsid w:val="F5BEB453"/>
    <w:rsid w:val="F5FDC377"/>
    <w:rsid w:val="F77BA329"/>
    <w:rsid w:val="F7B700CE"/>
    <w:rsid w:val="F7FC2182"/>
    <w:rsid w:val="FAFFED2F"/>
    <w:rsid w:val="FB77F849"/>
    <w:rsid w:val="FE3EF298"/>
    <w:rsid w:val="FF7FE7A7"/>
    <w:rsid w:val="FFDF5FDE"/>
    <w:rsid w:val="FFFF73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qFormat="1" w:unhideWhenUsed="0" w:uiPriority="0"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qFormat="1" w:unhideWhenUsed="0" w:uiPriority="0" w:semiHidden="0"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jc w:val="both"/>
    </w:pPr>
    <w:rPr>
      <w:rFonts w:ascii="宋体" w:hAnsi="Times New Roman" w:eastAsia="宋体" w:cs="Times New Roman"/>
      <w:kern w:val="24"/>
      <w:sz w:val="24"/>
      <w:lang w:val="en-US" w:eastAsia="zh-CN" w:bidi="ar-SA"/>
    </w:rPr>
  </w:style>
  <w:style w:type="paragraph" w:styleId="2">
    <w:name w:val="heading 1"/>
    <w:basedOn w:val="1"/>
    <w:next w:val="3"/>
    <w:link w:val="37"/>
    <w:qFormat/>
    <w:uiPriority w:val="9"/>
    <w:pPr>
      <w:keepNext/>
      <w:keepLines/>
      <w:widowControl/>
      <w:numPr>
        <w:ilvl w:val="0"/>
        <w:numId w:val="1"/>
      </w:numPr>
      <w:tabs>
        <w:tab w:val="left" w:pos="0"/>
        <w:tab w:val="left" w:pos="504"/>
        <w:tab w:val="left" w:pos="861"/>
      </w:tabs>
      <w:snapToGrid w:val="0"/>
      <w:spacing w:before="0" w:beforeLines="0" w:after="0" w:afterLines="0" w:line="240" w:lineRule="auto"/>
      <w:ind w:left="425" w:leftChars="0" w:firstLine="0"/>
      <w:outlineLvl w:val="0"/>
    </w:pPr>
    <w:rPr>
      <w:rFonts w:ascii="Montserrat" w:hAnsi="Montserrat" w:eastAsia="阿里巴巴普惠体 2.0 75 SemiBold"/>
      <w:kern w:val="0"/>
      <w:sz w:val="30"/>
      <w:szCs w:val="24"/>
    </w:rPr>
  </w:style>
  <w:style w:type="paragraph" w:styleId="4">
    <w:name w:val="heading 2"/>
    <w:basedOn w:val="1"/>
    <w:next w:val="3"/>
    <w:link w:val="38"/>
    <w:qFormat/>
    <w:uiPriority w:val="9"/>
    <w:pPr>
      <w:keepNext/>
      <w:keepLines/>
      <w:widowControl/>
      <w:numPr>
        <w:ilvl w:val="1"/>
        <w:numId w:val="2"/>
      </w:numPr>
      <w:tabs>
        <w:tab w:val="left" w:pos="1103"/>
        <w:tab w:val="clear" w:pos="420"/>
      </w:tabs>
      <w:snapToGrid w:val="0"/>
      <w:spacing w:before="50" w:beforeLines="50" w:after="50" w:afterLines="50" w:line="240" w:lineRule="auto"/>
      <w:ind w:left="283" w:leftChars="0" w:firstLine="0" w:firstLineChars="0"/>
      <w:jc w:val="left"/>
      <w:outlineLvl w:val="1"/>
    </w:pPr>
    <w:rPr>
      <w:rFonts w:ascii="Montserrat" w:hAnsi="Montserrat" w:eastAsia="Alibaba PuHuiTi Medium"/>
      <w:kern w:val="0"/>
      <w:sz w:val="28"/>
      <w:szCs w:val="24"/>
    </w:rPr>
  </w:style>
  <w:style w:type="paragraph" w:styleId="5">
    <w:name w:val="heading 3"/>
    <w:basedOn w:val="1"/>
    <w:next w:val="3"/>
    <w:link w:val="39"/>
    <w:qFormat/>
    <w:uiPriority w:val="9"/>
    <w:pPr>
      <w:keepNext w:val="0"/>
      <w:keepLines w:val="0"/>
      <w:widowControl w:val="0"/>
      <w:numPr>
        <w:ilvl w:val="2"/>
        <w:numId w:val="2"/>
      </w:numPr>
      <w:tabs>
        <w:tab w:val="left" w:pos="882"/>
        <w:tab w:val="clear" w:pos="0"/>
      </w:tabs>
      <w:snapToGrid w:val="0"/>
      <w:spacing w:before="100" w:beforeLines="100" w:line="120" w:lineRule="auto"/>
      <w:ind w:left="720" w:leftChars="0" w:hanging="323" w:firstLineChars="0"/>
      <w:jc w:val="left"/>
      <w:outlineLvl w:val="2"/>
    </w:pPr>
    <w:rPr>
      <w:rFonts w:ascii="Montserrat" w:hAnsi="Montserrat" w:eastAsia="阿里巴巴普惠体 2.0 65 Medium"/>
      <w:kern w:val="0"/>
      <w:szCs w:val="24"/>
    </w:rPr>
  </w:style>
  <w:style w:type="paragraph" w:styleId="6">
    <w:name w:val="heading 4"/>
    <w:basedOn w:val="1"/>
    <w:next w:val="3"/>
    <w:link w:val="40"/>
    <w:qFormat/>
    <w:uiPriority w:val="9"/>
    <w:pPr>
      <w:keepNext/>
      <w:numPr>
        <w:ilvl w:val="3"/>
        <w:numId w:val="2"/>
      </w:numPr>
      <w:snapToGrid/>
      <w:outlineLvl w:val="3"/>
    </w:pPr>
    <w:rPr>
      <w:bCs/>
      <w:kern w:val="0"/>
      <w:szCs w:val="24"/>
    </w:rPr>
  </w:style>
  <w:style w:type="paragraph" w:styleId="7">
    <w:name w:val="heading 5"/>
    <w:basedOn w:val="1"/>
    <w:next w:val="3"/>
    <w:link w:val="41"/>
    <w:qFormat/>
    <w:uiPriority w:val="9"/>
    <w:pPr>
      <w:keepNext/>
      <w:numPr>
        <w:ilvl w:val="4"/>
        <w:numId w:val="2"/>
      </w:numPr>
      <w:snapToGrid/>
      <w:jc w:val="left"/>
      <w:outlineLvl w:val="4"/>
    </w:pPr>
    <w:rPr>
      <w:kern w:val="0"/>
      <w:szCs w:val="24"/>
    </w:rPr>
  </w:style>
  <w:style w:type="paragraph" w:styleId="8">
    <w:name w:val="heading 6"/>
    <w:basedOn w:val="1"/>
    <w:next w:val="1"/>
    <w:link w:val="42"/>
    <w:qFormat/>
    <w:uiPriority w:val="9"/>
    <w:pPr>
      <w:keepNext/>
      <w:keepLines/>
      <w:numPr>
        <w:ilvl w:val="5"/>
        <w:numId w:val="2"/>
      </w:numPr>
      <w:adjustRightInd/>
      <w:snapToGrid/>
      <w:outlineLvl w:val="5"/>
    </w:pPr>
    <w:rPr>
      <w:rFonts w:ascii="黑体" w:hAnsi="Arial" w:eastAsia="黑体"/>
      <w:bCs/>
      <w:kern w:val="2"/>
      <w:szCs w:val="24"/>
      <w:lang w:val="zh-CN"/>
    </w:rPr>
  </w:style>
  <w:style w:type="paragraph" w:styleId="9">
    <w:name w:val="heading 7"/>
    <w:basedOn w:val="1"/>
    <w:next w:val="1"/>
    <w:link w:val="43"/>
    <w:qFormat/>
    <w:uiPriority w:val="9"/>
    <w:pPr>
      <w:keepNext/>
      <w:keepLines/>
      <w:numPr>
        <w:ilvl w:val="6"/>
        <w:numId w:val="2"/>
      </w:numPr>
      <w:adjustRightInd/>
      <w:snapToGrid/>
      <w:outlineLvl w:val="6"/>
    </w:pPr>
    <w:rPr>
      <w:rFonts w:ascii="黑体" w:eastAsia="黑体"/>
      <w:bCs/>
      <w:kern w:val="2"/>
      <w:szCs w:val="24"/>
      <w:lang w:val="zh-CN"/>
    </w:rPr>
  </w:style>
  <w:style w:type="paragraph" w:styleId="10">
    <w:name w:val="heading 8"/>
    <w:basedOn w:val="1"/>
    <w:next w:val="1"/>
    <w:link w:val="44"/>
    <w:qFormat/>
    <w:uiPriority w:val="9"/>
    <w:pPr>
      <w:keepNext/>
      <w:keepLines/>
      <w:numPr>
        <w:ilvl w:val="7"/>
        <w:numId w:val="2"/>
      </w:numPr>
      <w:adjustRightInd/>
      <w:snapToGrid/>
      <w:outlineLvl w:val="7"/>
    </w:pPr>
    <w:rPr>
      <w:rFonts w:ascii="黑体" w:hAnsi="Arial" w:eastAsia="黑体"/>
      <w:kern w:val="2"/>
      <w:szCs w:val="24"/>
      <w:lang w:val="zh-CN"/>
    </w:rPr>
  </w:style>
  <w:style w:type="paragraph" w:styleId="11">
    <w:name w:val="heading 9"/>
    <w:basedOn w:val="1"/>
    <w:next w:val="1"/>
    <w:link w:val="45"/>
    <w:qFormat/>
    <w:uiPriority w:val="9"/>
    <w:pPr>
      <w:keepNext/>
      <w:keepLines/>
      <w:numPr>
        <w:ilvl w:val="8"/>
        <w:numId w:val="2"/>
      </w:numPr>
      <w:adjustRightInd/>
      <w:snapToGrid/>
      <w:outlineLvl w:val="8"/>
    </w:pPr>
    <w:rPr>
      <w:rFonts w:ascii="黑体" w:hAnsi="Arial" w:eastAsia="黑体"/>
      <w:kern w:val="2"/>
      <w:szCs w:val="24"/>
      <w:lang w:val="zh-CN"/>
    </w:rPr>
  </w:style>
  <w:style w:type="character" w:default="1" w:styleId="27">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3">
    <w:name w:val="Normal Indent"/>
    <w:basedOn w:val="1"/>
    <w:link w:val="46"/>
    <w:qFormat/>
    <w:uiPriority w:val="0"/>
    <w:pPr>
      <w:snapToGrid/>
      <w:ind w:firstLine="470" w:firstLineChars="200"/>
    </w:pPr>
    <w:rPr>
      <w:kern w:val="0"/>
      <w:szCs w:val="24"/>
    </w:rPr>
  </w:style>
  <w:style w:type="paragraph" w:styleId="12">
    <w:name w:val="caption"/>
    <w:basedOn w:val="1"/>
    <w:next w:val="1"/>
    <w:qFormat/>
    <w:uiPriority w:val="0"/>
    <w:rPr>
      <w:rFonts w:ascii="Arial" w:hAnsi="Arial" w:eastAsia="黑体" w:cs="Arial"/>
      <w:sz w:val="20"/>
    </w:rPr>
  </w:style>
  <w:style w:type="paragraph" w:styleId="13">
    <w:name w:val="Document Map"/>
    <w:basedOn w:val="1"/>
    <w:link w:val="74"/>
    <w:semiHidden/>
    <w:qFormat/>
    <w:uiPriority w:val="0"/>
    <w:pPr>
      <w:shd w:val="clear" w:color="auto" w:fill="000080"/>
    </w:pPr>
  </w:style>
  <w:style w:type="paragraph" w:styleId="14">
    <w:name w:val="annotation text"/>
    <w:basedOn w:val="1"/>
    <w:semiHidden/>
    <w:unhideWhenUsed/>
    <w:qFormat/>
    <w:uiPriority w:val="99"/>
    <w:pPr>
      <w:jc w:val="left"/>
    </w:pPr>
  </w:style>
  <w:style w:type="paragraph" w:styleId="15">
    <w:name w:val="Body Text"/>
    <w:basedOn w:val="1"/>
    <w:link w:val="89"/>
    <w:qFormat/>
    <w:uiPriority w:val="0"/>
    <w:pPr>
      <w:spacing w:after="120"/>
    </w:pPr>
  </w:style>
  <w:style w:type="paragraph" w:styleId="16">
    <w:name w:val="toc 3"/>
    <w:basedOn w:val="1"/>
    <w:next w:val="1"/>
    <w:unhideWhenUsed/>
    <w:qFormat/>
    <w:uiPriority w:val="39"/>
    <w:pPr>
      <w:keepLines/>
      <w:tabs>
        <w:tab w:val="left" w:pos="1710"/>
        <w:tab w:val="right" w:leader="dot" w:pos="9628"/>
      </w:tabs>
      <w:spacing w:line="360" w:lineRule="auto"/>
      <w:ind w:left="960" w:leftChars="400" w:firstLine="0" w:firstLineChars="0"/>
    </w:pPr>
    <w:rPr>
      <w:rFonts w:ascii="Montserrat Light" w:hAnsi="Montserrat Light" w:eastAsia="Alibaba PuHuiTi"/>
      <w:sz w:val="21"/>
    </w:rPr>
  </w:style>
  <w:style w:type="paragraph" w:styleId="17">
    <w:name w:val="Body Text Indent 2"/>
    <w:basedOn w:val="1"/>
    <w:link w:val="75"/>
    <w:qFormat/>
    <w:uiPriority w:val="0"/>
    <w:pPr>
      <w:ind w:firstLine="480" w:firstLineChars="200"/>
    </w:pPr>
    <w:rPr>
      <w:kern w:val="2"/>
      <w:sz w:val="21"/>
      <w:szCs w:val="24"/>
    </w:rPr>
  </w:style>
  <w:style w:type="paragraph" w:styleId="18">
    <w:name w:val="Balloon Text"/>
    <w:basedOn w:val="1"/>
    <w:link w:val="105"/>
    <w:qFormat/>
    <w:uiPriority w:val="99"/>
    <w:pPr>
      <w:spacing w:line="240" w:lineRule="auto"/>
    </w:pPr>
    <w:rPr>
      <w:sz w:val="18"/>
      <w:szCs w:val="18"/>
      <w:lang w:val="zh-CN"/>
    </w:rPr>
  </w:style>
  <w:style w:type="paragraph" w:styleId="19">
    <w:name w:val="footer"/>
    <w:basedOn w:val="1"/>
    <w:link w:val="36"/>
    <w:unhideWhenUsed/>
    <w:qFormat/>
    <w:uiPriority w:val="99"/>
    <w:pPr>
      <w:tabs>
        <w:tab w:val="center" w:pos="4153"/>
        <w:tab w:val="right" w:pos="8306"/>
      </w:tabs>
      <w:spacing w:line="240" w:lineRule="auto"/>
      <w:jc w:val="center"/>
    </w:pPr>
    <w:rPr>
      <w:rFonts w:ascii="Montserrat Light" w:hAnsi="Montserrat Light" w:eastAsia="Alibaba PuHuiTi Light"/>
      <w:sz w:val="18"/>
      <w:szCs w:val="18"/>
    </w:rPr>
  </w:style>
  <w:style w:type="paragraph" w:styleId="20">
    <w:name w:val="header"/>
    <w:basedOn w:val="1"/>
    <w:link w:val="35"/>
    <w:unhideWhenUsed/>
    <w:qFormat/>
    <w:uiPriority w:val="99"/>
    <w:pPr>
      <w:pBdr>
        <w:bottom w:val="single" w:color="auto" w:sz="6" w:space="1"/>
      </w:pBdr>
      <w:tabs>
        <w:tab w:val="center" w:pos="4153"/>
        <w:tab w:val="right" w:pos="8306"/>
      </w:tabs>
      <w:spacing w:after="250" w:afterLines="250" w:line="240" w:lineRule="auto"/>
      <w:jc w:val="left"/>
    </w:pPr>
    <w:rPr>
      <w:rFonts w:ascii="Montserrat Light" w:hAnsi="Montserrat Light" w:eastAsia="Alibaba PuHuiTi Light"/>
      <w:sz w:val="18"/>
      <w:szCs w:val="18"/>
    </w:rPr>
  </w:style>
  <w:style w:type="paragraph" w:styleId="21">
    <w:name w:val="toc 1"/>
    <w:basedOn w:val="1"/>
    <w:next w:val="1"/>
    <w:unhideWhenUsed/>
    <w:qFormat/>
    <w:uiPriority w:val="39"/>
    <w:pPr>
      <w:keepLines/>
      <w:tabs>
        <w:tab w:val="left" w:pos="420"/>
        <w:tab w:val="right" w:leader="dot" w:pos="9628"/>
      </w:tabs>
      <w:spacing w:before="0" w:line="360" w:lineRule="auto"/>
      <w:ind w:left="0" w:firstLine="0"/>
    </w:pPr>
    <w:rPr>
      <w:rFonts w:ascii="Montserrat" w:hAnsi="Montserrat" w:eastAsia="Alibaba PuHuiTi Medium"/>
      <w:b/>
    </w:rPr>
  </w:style>
  <w:style w:type="paragraph" w:styleId="22">
    <w:name w:val="table of figures"/>
    <w:basedOn w:val="1"/>
    <w:next w:val="1"/>
    <w:qFormat/>
    <w:uiPriority w:val="0"/>
    <w:pPr>
      <w:ind w:left="200" w:leftChars="200" w:hanging="200" w:hangingChars="200"/>
    </w:pPr>
  </w:style>
  <w:style w:type="paragraph" w:styleId="23">
    <w:name w:val="toc 2"/>
    <w:basedOn w:val="1"/>
    <w:next w:val="1"/>
    <w:unhideWhenUsed/>
    <w:qFormat/>
    <w:uiPriority w:val="39"/>
    <w:pPr>
      <w:keepLines/>
      <w:tabs>
        <w:tab w:val="left" w:pos="1260"/>
        <w:tab w:val="right" w:leader="dot" w:pos="9628"/>
      </w:tabs>
      <w:spacing w:line="360" w:lineRule="auto"/>
      <w:ind w:left="877" w:leftChars="200" w:firstLine="0" w:firstLineChars="0"/>
    </w:pPr>
    <w:rPr>
      <w:rFonts w:ascii="Montserrat" w:hAnsi="Montserrat" w:eastAsia="Alibaba PuHuiTi Medium"/>
      <w:sz w:val="21"/>
    </w:rPr>
  </w:style>
  <w:style w:type="table" w:styleId="25">
    <w:name w:val="Table Grid"/>
    <w:basedOn w:val="24"/>
    <w:qFormat/>
    <w:uiPriority w:val="39"/>
    <w:pPr>
      <w:widowControl w:val="0"/>
      <w:adjustRightInd w:val="0"/>
      <w:snapToGrid w:val="0"/>
      <w:spacing w:line="360" w:lineRule="auto"/>
      <w:ind w:firstLine="20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6">
    <w:name w:val="Table Grid 5"/>
    <w:basedOn w:val="24"/>
    <w:qFormat/>
    <w:uiPriority w:val="0"/>
    <w:pPr>
      <w:widowControl w:val="0"/>
      <w:adjustRightInd w:val="0"/>
      <w:snapToGrid w:val="0"/>
      <w:spacing w:line="360" w:lineRule="auto"/>
      <w:ind w:firstLine="200" w:firstLineChars="20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character" w:styleId="28">
    <w:name w:val="Strong"/>
    <w:basedOn w:val="27"/>
    <w:qFormat/>
    <w:uiPriority w:val="22"/>
    <w:rPr>
      <w:b/>
    </w:rPr>
  </w:style>
  <w:style w:type="character" w:styleId="29">
    <w:name w:val="page number"/>
    <w:basedOn w:val="27"/>
    <w:qFormat/>
    <w:uiPriority w:val="0"/>
  </w:style>
  <w:style w:type="character" w:styleId="30">
    <w:name w:val="FollowedHyperlink"/>
    <w:qFormat/>
    <w:uiPriority w:val="0"/>
    <w:rPr>
      <w:color w:val="800080"/>
      <w:u w:val="single"/>
    </w:rPr>
  </w:style>
  <w:style w:type="character" w:styleId="31">
    <w:name w:val="Hyperlink"/>
    <w:qFormat/>
    <w:uiPriority w:val="99"/>
    <w:rPr>
      <w:color w:val="0000FF"/>
      <w:u w:val="single"/>
    </w:rPr>
  </w:style>
  <w:style w:type="paragraph" w:customStyle="1" w:styleId="32">
    <w:name w:val="内页正文"/>
    <w:basedOn w:val="1"/>
    <w:link w:val="112"/>
    <w:qFormat/>
    <w:uiPriority w:val="0"/>
    <w:pPr>
      <w:widowControl/>
      <w:tabs>
        <w:tab w:val="left" w:pos="420"/>
        <w:tab w:val="left" w:pos="851"/>
      </w:tabs>
      <w:wordWrap w:val="0"/>
      <w:spacing w:before="40" w:after="40" w:line="240" w:lineRule="auto"/>
      <w:ind w:left="720" w:leftChars="300" w:right="0" w:rightChars="0" w:firstLine="454" w:firstLineChars="0"/>
      <w:textAlignment w:val="baseline"/>
    </w:pPr>
    <w:rPr>
      <w:rFonts w:ascii="Montserrat" w:hAnsi="Montserrat" w:eastAsia="Alibaba PuHuiTi"/>
      <w:kern w:val="0"/>
      <w:szCs w:val="24"/>
    </w:rPr>
  </w:style>
  <w:style w:type="paragraph" w:customStyle="1" w:styleId="33">
    <w:name w:val="图注"/>
    <w:basedOn w:val="1"/>
    <w:qFormat/>
    <w:uiPriority w:val="0"/>
    <w:pPr>
      <w:adjustRightInd/>
      <w:snapToGrid/>
      <w:spacing w:line="240" w:lineRule="auto"/>
      <w:jc w:val="center"/>
    </w:pPr>
    <w:rPr>
      <w:rFonts w:ascii="Montserrat" w:hAnsi="Montserrat" w:eastAsia="Alibaba PuHuiTi"/>
      <w:snapToGrid w:val="0"/>
      <w:color w:val="808080" w:themeColor="background1" w:themeShade="80"/>
      <w:kern w:val="2"/>
      <w:sz w:val="18"/>
      <w:szCs w:val="21"/>
    </w:rPr>
  </w:style>
  <w:style w:type="paragraph" w:customStyle="1" w:styleId="34">
    <w:name w:val="封面编号"/>
    <w:basedOn w:val="1"/>
    <w:qFormat/>
    <w:uiPriority w:val="0"/>
    <w:pPr>
      <w:spacing w:before="120" w:after="120" w:line="240" w:lineRule="auto"/>
      <w:ind w:left="5760" w:leftChars="2400"/>
      <w:jc w:val="left"/>
    </w:pPr>
    <w:rPr>
      <w:rFonts w:ascii="Montserrat Light" w:hAnsi="Montserrat Light" w:eastAsia="宋体"/>
      <w:sz w:val="21"/>
      <w:szCs w:val="28"/>
    </w:rPr>
  </w:style>
  <w:style w:type="character" w:customStyle="1" w:styleId="35">
    <w:name w:val="页眉 字符"/>
    <w:basedOn w:val="27"/>
    <w:link w:val="20"/>
    <w:qFormat/>
    <w:uiPriority w:val="99"/>
    <w:rPr>
      <w:rFonts w:ascii="Montserrat Light" w:hAnsi="Montserrat Light" w:eastAsia="Alibaba PuHuiTi Light"/>
      <w:sz w:val="18"/>
      <w:szCs w:val="18"/>
    </w:rPr>
  </w:style>
  <w:style w:type="character" w:customStyle="1" w:styleId="36">
    <w:name w:val="页脚 字符"/>
    <w:basedOn w:val="27"/>
    <w:link w:val="19"/>
    <w:qFormat/>
    <w:uiPriority w:val="99"/>
    <w:rPr>
      <w:rFonts w:ascii="Montserrat Light" w:hAnsi="Montserrat Light" w:eastAsia="Alibaba PuHuiTi Light"/>
      <w:sz w:val="18"/>
      <w:szCs w:val="18"/>
    </w:rPr>
  </w:style>
  <w:style w:type="character" w:customStyle="1" w:styleId="37">
    <w:name w:val="标题 1 字符"/>
    <w:basedOn w:val="27"/>
    <w:link w:val="2"/>
    <w:qFormat/>
    <w:uiPriority w:val="9"/>
    <w:rPr>
      <w:rFonts w:ascii="Montserrat" w:hAnsi="Montserrat" w:eastAsia="阿里巴巴普惠体 2.0 75 SemiBold" w:cs="Times New Roman"/>
      <w:kern w:val="0"/>
      <w:sz w:val="30"/>
      <w:szCs w:val="24"/>
    </w:rPr>
  </w:style>
  <w:style w:type="character" w:customStyle="1" w:styleId="38">
    <w:name w:val="标题 2 字符"/>
    <w:basedOn w:val="27"/>
    <w:link w:val="4"/>
    <w:qFormat/>
    <w:uiPriority w:val="9"/>
    <w:rPr>
      <w:rFonts w:ascii="Montserrat" w:hAnsi="Montserrat" w:eastAsia="Alibaba PuHuiTi Medium" w:cs="Times New Roman"/>
      <w:kern w:val="0"/>
      <w:sz w:val="28"/>
      <w:szCs w:val="24"/>
    </w:rPr>
  </w:style>
  <w:style w:type="character" w:customStyle="1" w:styleId="39">
    <w:name w:val="标题 3 字符"/>
    <w:basedOn w:val="27"/>
    <w:link w:val="5"/>
    <w:qFormat/>
    <w:uiPriority w:val="9"/>
    <w:rPr>
      <w:rFonts w:ascii="Montserrat" w:hAnsi="Montserrat" w:eastAsia="阿里巴巴普惠体 2.0 65 Medium" w:cs="Times New Roman"/>
      <w:kern w:val="0"/>
      <w:sz w:val="24"/>
      <w:szCs w:val="24"/>
    </w:rPr>
  </w:style>
  <w:style w:type="character" w:customStyle="1" w:styleId="40">
    <w:name w:val="标题 4 字符"/>
    <w:basedOn w:val="27"/>
    <w:link w:val="6"/>
    <w:qFormat/>
    <w:uiPriority w:val="9"/>
    <w:rPr>
      <w:rFonts w:ascii="宋体" w:hAnsi="Times New Roman" w:eastAsia="宋体" w:cs="Times New Roman"/>
      <w:bCs/>
      <w:kern w:val="0"/>
      <w:sz w:val="24"/>
      <w:szCs w:val="24"/>
    </w:rPr>
  </w:style>
  <w:style w:type="character" w:customStyle="1" w:styleId="41">
    <w:name w:val="标题 5 字符"/>
    <w:basedOn w:val="27"/>
    <w:link w:val="7"/>
    <w:qFormat/>
    <w:uiPriority w:val="9"/>
    <w:rPr>
      <w:rFonts w:ascii="宋体" w:hAnsi="Times New Roman" w:eastAsia="宋体" w:cs="Times New Roman"/>
      <w:kern w:val="0"/>
      <w:sz w:val="24"/>
      <w:szCs w:val="24"/>
    </w:rPr>
  </w:style>
  <w:style w:type="character" w:customStyle="1" w:styleId="42">
    <w:name w:val="标题 6 字符"/>
    <w:basedOn w:val="27"/>
    <w:link w:val="8"/>
    <w:qFormat/>
    <w:uiPriority w:val="9"/>
    <w:rPr>
      <w:rFonts w:ascii="黑体" w:hAnsi="Arial" w:eastAsia="黑体" w:cs="Times New Roman"/>
      <w:bCs/>
      <w:sz w:val="24"/>
      <w:szCs w:val="24"/>
      <w:lang w:val="zh-CN" w:eastAsia="zh-CN"/>
    </w:rPr>
  </w:style>
  <w:style w:type="character" w:customStyle="1" w:styleId="43">
    <w:name w:val="标题 7 字符"/>
    <w:basedOn w:val="27"/>
    <w:link w:val="9"/>
    <w:qFormat/>
    <w:uiPriority w:val="9"/>
    <w:rPr>
      <w:rFonts w:ascii="黑体" w:hAnsi="Times New Roman" w:eastAsia="黑体" w:cs="Times New Roman"/>
      <w:bCs/>
      <w:sz w:val="24"/>
      <w:szCs w:val="24"/>
      <w:lang w:val="zh-CN" w:eastAsia="zh-CN"/>
    </w:rPr>
  </w:style>
  <w:style w:type="character" w:customStyle="1" w:styleId="44">
    <w:name w:val="标题 8 字符"/>
    <w:basedOn w:val="27"/>
    <w:link w:val="10"/>
    <w:qFormat/>
    <w:uiPriority w:val="9"/>
    <w:rPr>
      <w:rFonts w:ascii="黑体" w:hAnsi="Arial" w:eastAsia="黑体" w:cs="Times New Roman"/>
      <w:sz w:val="24"/>
      <w:szCs w:val="24"/>
      <w:lang w:val="zh-CN" w:eastAsia="zh-CN"/>
    </w:rPr>
  </w:style>
  <w:style w:type="character" w:customStyle="1" w:styleId="45">
    <w:name w:val="标题 9 字符"/>
    <w:basedOn w:val="27"/>
    <w:link w:val="11"/>
    <w:qFormat/>
    <w:uiPriority w:val="9"/>
    <w:rPr>
      <w:rFonts w:ascii="黑体" w:hAnsi="Arial" w:eastAsia="黑体" w:cs="Times New Roman"/>
      <w:sz w:val="24"/>
      <w:szCs w:val="24"/>
      <w:lang w:val="zh-CN" w:eastAsia="zh-CN"/>
    </w:rPr>
  </w:style>
  <w:style w:type="character" w:customStyle="1" w:styleId="46">
    <w:name w:val="正文缩进 字符"/>
    <w:link w:val="3"/>
    <w:qFormat/>
    <w:uiPriority w:val="0"/>
    <w:rPr>
      <w:rFonts w:ascii="宋体" w:hAnsi="Times New Roman" w:eastAsia="宋体" w:cs="Times New Roman"/>
      <w:kern w:val="0"/>
      <w:sz w:val="24"/>
      <w:szCs w:val="24"/>
    </w:rPr>
  </w:style>
  <w:style w:type="paragraph" w:customStyle="1" w:styleId="47">
    <w:name w:val="Char"/>
    <w:basedOn w:val="1"/>
    <w:qFormat/>
    <w:locked/>
    <w:uiPriority w:val="0"/>
    <w:pPr>
      <w:adjustRightInd/>
      <w:snapToGrid/>
    </w:pPr>
    <w:rPr>
      <w:rFonts w:ascii="Tahoma" w:hAnsi="Tahoma"/>
      <w:kern w:val="2"/>
    </w:rPr>
  </w:style>
  <w:style w:type="paragraph" w:customStyle="1" w:styleId="48">
    <w:name w:val="附录图"/>
    <w:basedOn w:val="49"/>
    <w:next w:val="1"/>
    <w:qFormat/>
    <w:uiPriority w:val="0"/>
    <w:pPr>
      <w:numPr>
        <w:ilvl w:val="5"/>
        <w:numId w:val="3"/>
      </w:numPr>
      <w:tabs>
        <w:tab w:val="left" w:pos="360"/>
      </w:tabs>
    </w:pPr>
  </w:style>
  <w:style w:type="paragraph" w:customStyle="1" w:styleId="49">
    <w:name w:val="图"/>
    <w:basedOn w:val="1"/>
    <w:next w:val="1"/>
    <w:qFormat/>
    <w:uiPriority w:val="0"/>
    <w:pPr>
      <w:numPr>
        <w:ilvl w:val="0"/>
        <w:numId w:val="4"/>
      </w:numPr>
      <w:jc w:val="center"/>
    </w:pPr>
    <w:rPr>
      <w:b/>
    </w:rPr>
  </w:style>
  <w:style w:type="paragraph" w:customStyle="1" w:styleId="50">
    <w:name w:val="样式 标题 1 + 段前: 0.5 行 段后: 0.5 行"/>
    <w:basedOn w:val="2"/>
    <w:qFormat/>
    <w:uiPriority w:val="0"/>
    <w:pPr>
      <w:tabs>
        <w:tab w:val="clear" w:pos="0"/>
        <w:tab w:val="clear" w:pos="861"/>
      </w:tabs>
    </w:pPr>
    <w:rPr>
      <w:rFonts w:cs="宋体"/>
      <w:bCs/>
    </w:rPr>
  </w:style>
  <w:style w:type="paragraph" w:customStyle="1" w:styleId="51">
    <w:name w:val="表"/>
    <w:basedOn w:val="1"/>
    <w:next w:val="1"/>
    <w:qFormat/>
    <w:uiPriority w:val="0"/>
    <w:pPr>
      <w:numPr>
        <w:ilvl w:val="0"/>
        <w:numId w:val="5"/>
      </w:numPr>
      <w:tabs>
        <w:tab w:val="left" w:pos="621"/>
      </w:tabs>
      <w:jc w:val="center"/>
    </w:pPr>
    <w:rPr>
      <w:b/>
      <w:snapToGrid w:val="0"/>
      <w:kern w:val="0"/>
    </w:rPr>
  </w:style>
  <w:style w:type="paragraph" w:customStyle="1" w:styleId="52">
    <w:name w:val="字母列项"/>
    <w:qFormat/>
    <w:uiPriority w:val="0"/>
    <w:pPr>
      <w:tabs>
        <w:tab w:val="left" w:pos="932"/>
      </w:tabs>
      <w:jc w:val="both"/>
    </w:pPr>
    <w:rPr>
      <w:rFonts w:ascii="宋体" w:hAnsi="Times New Roman" w:eastAsia="宋体" w:cs="Times New Roman"/>
      <w:sz w:val="24"/>
      <w:lang w:val="en-US" w:eastAsia="zh-CN" w:bidi="ar-SA"/>
    </w:rPr>
  </w:style>
  <w:style w:type="paragraph" w:customStyle="1" w:styleId="53">
    <w:name w:val="附录"/>
    <w:basedOn w:val="1"/>
    <w:next w:val="54"/>
    <w:qFormat/>
    <w:uiPriority w:val="0"/>
    <w:pPr>
      <w:keepNext/>
      <w:pageBreakBefore/>
      <w:numPr>
        <w:ilvl w:val="0"/>
        <w:numId w:val="3"/>
      </w:numPr>
      <w:tabs>
        <w:tab w:val="left" w:pos="996"/>
      </w:tabs>
      <w:spacing w:beforeLines="50" w:afterLines="50"/>
      <w:jc w:val="center"/>
      <w:outlineLvl w:val="0"/>
    </w:pPr>
    <w:rPr>
      <w:b/>
      <w:snapToGrid w:val="0"/>
      <w:kern w:val="0"/>
    </w:rPr>
  </w:style>
  <w:style w:type="paragraph" w:customStyle="1" w:styleId="54">
    <w:name w:val="附录章标题"/>
    <w:basedOn w:val="53"/>
    <w:next w:val="3"/>
    <w:qFormat/>
    <w:uiPriority w:val="0"/>
    <w:pPr>
      <w:pageBreakBefore w:val="0"/>
      <w:numPr>
        <w:ilvl w:val="1"/>
      </w:numPr>
      <w:tabs>
        <w:tab w:val="clear" w:pos="996"/>
      </w:tabs>
      <w:spacing w:before="190" w:after="190"/>
      <w:jc w:val="left"/>
      <w:outlineLvl w:val="1"/>
    </w:pPr>
  </w:style>
  <w:style w:type="paragraph" w:customStyle="1" w:styleId="55">
    <w:name w:val="附录一级条"/>
    <w:basedOn w:val="54"/>
    <w:next w:val="3"/>
    <w:qFormat/>
    <w:uiPriority w:val="0"/>
    <w:pPr>
      <w:numPr>
        <w:ilvl w:val="2"/>
      </w:numPr>
      <w:tabs>
        <w:tab w:val="left" w:pos="504"/>
      </w:tabs>
    </w:pPr>
    <w:rPr>
      <w:b w:val="0"/>
    </w:rPr>
  </w:style>
  <w:style w:type="paragraph" w:customStyle="1" w:styleId="56">
    <w:name w:val="附录二级条"/>
    <w:basedOn w:val="55"/>
    <w:next w:val="3"/>
    <w:qFormat/>
    <w:uiPriority w:val="0"/>
    <w:pPr>
      <w:numPr>
        <w:ilvl w:val="3"/>
      </w:numPr>
    </w:pPr>
  </w:style>
  <w:style w:type="paragraph" w:customStyle="1" w:styleId="57">
    <w:name w:val="数字列项"/>
    <w:basedOn w:val="52"/>
    <w:qFormat/>
    <w:uiPriority w:val="0"/>
    <w:pPr>
      <w:widowControl w:val="0"/>
      <w:adjustRightInd w:val="0"/>
      <w:snapToGrid w:val="0"/>
    </w:pPr>
  </w:style>
  <w:style w:type="paragraph" w:customStyle="1" w:styleId="58">
    <w:name w:val="附录表"/>
    <w:basedOn w:val="51"/>
    <w:next w:val="1"/>
    <w:qFormat/>
    <w:uiPriority w:val="0"/>
    <w:pPr>
      <w:numPr>
        <w:ilvl w:val="4"/>
        <w:numId w:val="3"/>
      </w:numPr>
    </w:pPr>
  </w:style>
  <w:style w:type="paragraph" w:customStyle="1" w:styleId="59">
    <w:name w:val="_Style 41"/>
    <w:basedOn w:val="1"/>
    <w:next w:val="60"/>
    <w:qFormat/>
    <w:uiPriority w:val="34"/>
    <w:pPr>
      <w:ind w:firstLine="420" w:firstLineChars="200"/>
    </w:pPr>
  </w:style>
  <w:style w:type="paragraph" w:styleId="60">
    <w:name w:val="List Paragraph"/>
    <w:basedOn w:val="1"/>
    <w:qFormat/>
    <w:uiPriority w:val="34"/>
    <w:pPr>
      <w:ind w:firstLine="420" w:firstLineChars="200"/>
    </w:pPr>
  </w:style>
  <w:style w:type="paragraph" w:customStyle="1" w:styleId="61">
    <w:name w:val="表头"/>
    <w:basedOn w:val="1"/>
    <w:qFormat/>
    <w:uiPriority w:val="0"/>
    <w:pPr>
      <w:jc w:val="center"/>
    </w:pPr>
    <w:rPr>
      <w:b/>
    </w:rPr>
  </w:style>
  <w:style w:type="paragraph" w:customStyle="1" w:styleId="62">
    <w:name w:val="表中文字"/>
    <w:basedOn w:val="1"/>
    <w:qFormat/>
    <w:uiPriority w:val="0"/>
  </w:style>
  <w:style w:type="paragraph" w:customStyle="1" w:styleId="63">
    <w:name w:val="表中数字"/>
    <w:basedOn w:val="1"/>
    <w:qFormat/>
    <w:uiPriority w:val="0"/>
    <w:pPr>
      <w:jc w:val="center"/>
    </w:pPr>
  </w:style>
  <w:style w:type="paragraph" w:customStyle="1" w:styleId="64">
    <w:name w:val="1"/>
    <w:basedOn w:val="1"/>
    <w:next w:val="1"/>
    <w:qFormat/>
    <w:uiPriority w:val="0"/>
    <w:rPr>
      <w:rFonts w:hAnsi="Courier New"/>
      <w:kern w:val="2"/>
      <w:sz w:val="21"/>
    </w:rPr>
  </w:style>
  <w:style w:type="paragraph" w:customStyle="1" w:styleId="65">
    <w:name w:val="样式 样式 标题 1 + 段前: 0.5 行 段后: 0.5 行 + 段前: 0.5 行 段后: 0.5 行"/>
    <w:basedOn w:val="50"/>
    <w:qFormat/>
    <w:uiPriority w:val="0"/>
  </w:style>
  <w:style w:type="paragraph" w:customStyle="1" w:styleId="66">
    <w:name w:val="样式 正文（首行缩进两字） + 首行缩进:  2 字符1"/>
    <w:basedOn w:val="3"/>
    <w:qFormat/>
    <w:uiPriority w:val="0"/>
    <w:rPr>
      <w:rFonts w:cs="宋体"/>
    </w:rPr>
  </w:style>
  <w:style w:type="paragraph" w:customStyle="1" w:styleId="67">
    <w:name w:val="样式 样式 正文（首行缩进两字） + 首行缩进:  2 字符1 + 首行缩进:  2 字符"/>
    <w:basedOn w:val="66"/>
    <w:qFormat/>
    <w:uiPriority w:val="0"/>
  </w:style>
  <w:style w:type="paragraph" w:customStyle="1" w:styleId="68">
    <w:name w:val="表格标题"/>
    <w:basedOn w:val="1"/>
    <w:qFormat/>
    <w:uiPriority w:val="0"/>
    <w:pPr>
      <w:adjustRightInd w:val="0"/>
      <w:snapToGrid w:val="0"/>
      <w:spacing w:line="240" w:lineRule="auto"/>
      <w:jc w:val="center"/>
    </w:pPr>
    <w:rPr>
      <w:rFonts w:ascii="Montserrat" w:hAnsi="Montserrat" w:eastAsia="Alibaba PuHuiTi Medium" w:cs="宋体"/>
      <w:kern w:val="2"/>
      <w:sz w:val="21"/>
    </w:rPr>
  </w:style>
  <w:style w:type="paragraph" w:customStyle="1" w:styleId="69">
    <w:name w:val="a）并列条文"/>
    <w:basedOn w:val="1"/>
    <w:qFormat/>
    <w:uiPriority w:val="0"/>
    <w:pPr>
      <w:widowControl/>
      <w:numPr>
        <w:ilvl w:val="0"/>
        <w:numId w:val="6"/>
      </w:numPr>
    </w:pPr>
    <w:rPr>
      <w:kern w:val="0"/>
    </w:rPr>
  </w:style>
  <w:style w:type="paragraph" w:customStyle="1" w:styleId="70">
    <w:name w:val="f正文格式"/>
    <w:basedOn w:val="1"/>
    <w:qFormat/>
    <w:uiPriority w:val="0"/>
    <w:pPr>
      <w:widowControl/>
      <w:snapToGrid/>
      <w:ind w:firstLine="482"/>
      <w:textAlignment w:val="baseline"/>
    </w:pPr>
    <w:rPr>
      <w:kern w:val="0"/>
    </w:rPr>
  </w:style>
  <w:style w:type="paragraph" w:customStyle="1" w:styleId="71">
    <w:name w:val="·并列项目"/>
    <w:basedOn w:val="3"/>
    <w:qFormat/>
    <w:uiPriority w:val="0"/>
    <w:pPr>
      <w:numPr>
        <w:ilvl w:val="0"/>
        <w:numId w:val="7"/>
      </w:numPr>
      <w:tabs>
        <w:tab w:val="left" w:pos="360"/>
        <w:tab w:val="clear" w:pos="900"/>
      </w:tabs>
      <w:snapToGrid w:val="0"/>
      <w:ind w:left="1200" w:leftChars="350" w:hanging="360" w:hangingChars="150"/>
    </w:pPr>
    <w:rPr>
      <w:kern w:val="2"/>
    </w:rPr>
  </w:style>
  <w:style w:type="paragraph" w:customStyle="1" w:styleId="72">
    <w:name w:val="Char Char Char Char Char Char Char"/>
    <w:basedOn w:val="22"/>
    <w:next w:val="1"/>
    <w:qFormat/>
    <w:uiPriority w:val="0"/>
    <w:pPr>
      <w:tabs>
        <w:tab w:val="left" w:pos="900"/>
      </w:tabs>
      <w:ind w:left="900" w:leftChars="0" w:hanging="420" w:firstLineChars="0"/>
      <w:jc w:val="center"/>
      <w:textAlignment w:val="baseline"/>
    </w:pPr>
    <w:rPr>
      <w:kern w:val="0"/>
      <w:szCs w:val="21"/>
    </w:rPr>
  </w:style>
  <w:style w:type="paragraph" w:customStyle="1" w:styleId="73">
    <w:name w:val="Char1"/>
    <w:basedOn w:val="1"/>
    <w:qFormat/>
    <w:locked/>
    <w:uiPriority w:val="0"/>
    <w:pPr>
      <w:adjustRightInd/>
      <w:snapToGrid/>
    </w:pPr>
    <w:rPr>
      <w:rFonts w:ascii="Tahoma" w:hAnsi="Tahoma"/>
      <w:kern w:val="2"/>
    </w:rPr>
  </w:style>
  <w:style w:type="character" w:customStyle="1" w:styleId="74">
    <w:name w:val="文档结构图 字符"/>
    <w:basedOn w:val="27"/>
    <w:link w:val="13"/>
    <w:semiHidden/>
    <w:qFormat/>
    <w:uiPriority w:val="0"/>
    <w:rPr>
      <w:rFonts w:ascii="宋体" w:hAnsi="Times New Roman" w:eastAsia="宋体" w:cs="Times New Roman"/>
      <w:kern w:val="24"/>
      <w:sz w:val="24"/>
      <w:szCs w:val="20"/>
      <w:shd w:val="clear" w:color="auto" w:fill="000080"/>
    </w:rPr>
  </w:style>
  <w:style w:type="character" w:customStyle="1" w:styleId="75">
    <w:name w:val="正文文本缩进 2 字符"/>
    <w:basedOn w:val="27"/>
    <w:link w:val="17"/>
    <w:qFormat/>
    <w:uiPriority w:val="0"/>
    <w:rPr>
      <w:rFonts w:ascii="宋体" w:hAnsi="Times New Roman" w:eastAsia="宋体" w:cs="Times New Roman"/>
      <w:szCs w:val="24"/>
    </w:rPr>
  </w:style>
  <w:style w:type="paragraph" w:customStyle="1" w:styleId="76">
    <w:name w:val="目次"/>
    <w:basedOn w:val="1"/>
    <w:link w:val="109"/>
    <w:qFormat/>
    <w:uiPriority w:val="0"/>
    <w:pPr>
      <w:adjustRightInd/>
      <w:snapToGrid/>
      <w:spacing w:line="240" w:lineRule="auto"/>
      <w:jc w:val="center"/>
    </w:pPr>
    <w:rPr>
      <w:rFonts w:ascii="Montserrat Medium" w:hAnsi="Montserrat Medium" w:eastAsia="Alibaba PuHuiTi Medium"/>
      <w:kern w:val="2"/>
      <w:sz w:val="48"/>
      <w:szCs w:val="32"/>
    </w:rPr>
  </w:style>
  <w:style w:type="paragraph" w:customStyle="1" w:styleId="77">
    <w:name w:val="附录B.1"/>
    <w:basedOn w:val="1"/>
    <w:qFormat/>
    <w:uiPriority w:val="0"/>
    <w:pPr>
      <w:numPr>
        <w:ilvl w:val="0"/>
        <w:numId w:val="8"/>
      </w:numPr>
      <w:adjustRightInd/>
      <w:snapToGrid/>
      <w:spacing w:before="175" w:beforeLines="50" w:after="175" w:afterLines="50"/>
      <w:ind w:left="0" w:firstLine="0"/>
    </w:pPr>
    <w:rPr>
      <w:rFonts w:ascii="黑体" w:eastAsia="黑体"/>
      <w:kern w:val="2"/>
      <w:sz w:val="21"/>
      <w:szCs w:val="24"/>
    </w:rPr>
  </w:style>
  <w:style w:type="paragraph" w:customStyle="1" w:styleId="78">
    <w:name w:val="附录B.1.1"/>
    <w:basedOn w:val="1"/>
    <w:qFormat/>
    <w:uiPriority w:val="0"/>
    <w:pPr>
      <w:numPr>
        <w:ilvl w:val="1"/>
        <w:numId w:val="8"/>
      </w:numPr>
      <w:adjustRightInd/>
      <w:snapToGrid/>
      <w:ind w:left="0" w:firstLine="0"/>
    </w:pPr>
    <w:rPr>
      <w:rFonts w:ascii="黑体" w:eastAsia="黑体"/>
      <w:kern w:val="2"/>
      <w:sz w:val="21"/>
      <w:szCs w:val="24"/>
    </w:rPr>
  </w:style>
  <w:style w:type="paragraph" w:customStyle="1" w:styleId="79">
    <w:name w:val="附录B.1.1.1"/>
    <w:basedOn w:val="1"/>
    <w:qFormat/>
    <w:uiPriority w:val="0"/>
    <w:pPr>
      <w:numPr>
        <w:ilvl w:val="2"/>
        <w:numId w:val="8"/>
      </w:numPr>
      <w:adjustRightInd/>
      <w:snapToGrid/>
      <w:ind w:left="0" w:firstLine="0"/>
    </w:pPr>
    <w:rPr>
      <w:rFonts w:ascii="Times New Roman"/>
      <w:kern w:val="2"/>
      <w:sz w:val="21"/>
      <w:szCs w:val="24"/>
    </w:rPr>
  </w:style>
  <w:style w:type="paragraph" w:customStyle="1" w:styleId="80">
    <w:name w:val="附录B.1.1.1.1"/>
    <w:basedOn w:val="1"/>
    <w:qFormat/>
    <w:uiPriority w:val="0"/>
    <w:pPr>
      <w:numPr>
        <w:ilvl w:val="3"/>
        <w:numId w:val="8"/>
      </w:numPr>
      <w:adjustRightInd/>
      <w:snapToGrid/>
      <w:ind w:left="0" w:firstLine="0"/>
    </w:pPr>
    <w:rPr>
      <w:rFonts w:ascii="Times New Roman"/>
      <w:kern w:val="2"/>
      <w:sz w:val="21"/>
      <w:szCs w:val="24"/>
    </w:rPr>
  </w:style>
  <w:style w:type="paragraph" w:customStyle="1" w:styleId="81">
    <w:name w:val="Char Char Char Char Char Char Char Char Char Char Char Char Char Char Char Char"/>
    <w:basedOn w:val="22"/>
    <w:next w:val="1"/>
    <w:qFormat/>
    <w:uiPriority w:val="0"/>
    <w:pPr>
      <w:widowControl/>
      <w:ind w:left="0" w:leftChars="0" w:firstLine="0" w:firstLineChars="0"/>
      <w:jc w:val="center"/>
      <w:textAlignment w:val="baseline"/>
    </w:pPr>
    <w:rPr>
      <w:rFonts w:ascii="Times New Roman"/>
      <w:kern w:val="0"/>
      <w:sz w:val="21"/>
      <w:szCs w:val="21"/>
    </w:rPr>
  </w:style>
  <w:style w:type="paragraph" w:customStyle="1" w:styleId="82">
    <w:name w:val="封面文件代号"/>
    <w:basedOn w:val="1"/>
    <w:next w:val="1"/>
    <w:qFormat/>
    <w:uiPriority w:val="0"/>
    <w:pPr>
      <w:adjustRightInd/>
      <w:snapToGrid/>
      <w:spacing w:before="156" w:beforeLines="50" w:after="156" w:afterLines="50"/>
      <w:jc w:val="center"/>
      <w:outlineLvl w:val="0"/>
    </w:pPr>
    <w:rPr>
      <w:rFonts w:ascii="Arial" w:hAnsi="Arial" w:eastAsia="黑体" w:cs="Arial"/>
      <w:bCs/>
      <w:kern w:val="2"/>
      <w:sz w:val="32"/>
      <w:szCs w:val="32"/>
    </w:rPr>
  </w:style>
  <w:style w:type="paragraph" w:customStyle="1" w:styleId="83">
    <w:name w:val="封面研制单位名称"/>
    <w:basedOn w:val="82"/>
    <w:qFormat/>
    <w:uiPriority w:val="0"/>
    <w:pPr>
      <w:adjustRightInd w:val="0"/>
      <w:snapToGrid w:val="0"/>
      <w:spacing w:before="0" w:beforeLines="0" w:after="0" w:afterLines="0"/>
      <w:textAlignment w:val="baseline"/>
    </w:pPr>
  </w:style>
  <w:style w:type="paragraph" w:customStyle="1" w:styleId="84">
    <w:name w:val="Char Char Char Char1"/>
    <w:basedOn w:val="1"/>
    <w:qFormat/>
    <w:uiPriority w:val="0"/>
    <w:pPr>
      <w:widowControl/>
      <w:adjustRightInd/>
      <w:snapToGrid/>
      <w:ind w:left="359" w:leftChars="171"/>
      <w:jc w:val="left"/>
    </w:pPr>
    <w:rPr>
      <w:rFonts w:ascii="Arial" w:hAnsi="Arial" w:cs="Verdana"/>
      <w:kern w:val="0"/>
      <w:szCs w:val="24"/>
      <w:lang w:eastAsia="en-US"/>
    </w:rPr>
  </w:style>
  <w:style w:type="character" w:customStyle="1" w:styleId="85">
    <w:name w:val="活动属性文字"/>
    <w:qFormat/>
    <w:uiPriority w:val="0"/>
    <w:rPr>
      <w:color w:val="auto"/>
    </w:rPr>
  </w:style>
  <w:style w:type="paragraph" w:customStyle="1" w:styleId="86">
    <w:name w:val="Char Char Char Char Char Char Char1"/>
    <w:basedOn w:val="22"/>
    <w:next w:val="15"/>
    <w:qFormat/>
    <w:uiPriority w:val="0"/>
    <w:pPr>
      <w:tabs>
        <w:tab w:val="left" w:pos="900"/>
      </w:tabs>
      <w:ind w:left="900" w:leftChars="0" w:hanging="420" w:firstLineChars="0"/>
      <w:jc w:val="center"/>
      <w:textAlignment w:val="baseline"/>
    </w:pPr>
    <w:rPr>
      <w:kern w:val="0"/>
      <w:szCs w:val="21"/>
    </w:rPr>
  </w:style>
  <w:style w:type="paragraph" w:customStyle="1" w:styleId="87">
    <w:name w:val="h2表内容居中"/>
    <w:basedOn w:val="1"/>
    <w:qFormat/>
    <w:uiPriority w:val="0"/>
    <w:pPr>
      <w:widowControl/>
      <w:adjustRightInd/>
      <w:snapToGrid/>
      <w:jc w:val="center"/>
    </w:pPr>
    <w:rPr>
      <w:kern w:val="0"/>
      <w:sz w:val="21"/>
    </w:rPr>
  </w:style>
  <w:style w:type="table" w:customStyle="1" w:styleId="88">
    <w:name w:val="网格型1"/>
    <w:basedOn w:val="24"/>
    <w:qFormat/>
    <w:uiPriority w:val="0"/>
    <w:pPr>
      <w:widowControl w:val="0"/>
      <w:adjustRightInd w:val="0"/>
      <w:snapToGrid w:val="0"/>
      <w:spacing w:line="360" w:lineRule="auto"/>
      <w:ind w:firstLine="20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9">
    <w:name w:val="正文文本 字符"/>
    <w:basedOn w:val="27"/>
    <w:link w:val="15"/>
    <w:qFormat/>
    <w:uiPriority w:val="0"/>
    <w:rPr>
      <w:rFonts w:ascii="宋体" w:hAnsi="Times New Roman" w:eastAsia="宋体" w:cs="Times New Roman"/>
      <w:kern w:val="24"/>
      <w:sz w:val="24"/>
      <w:szCs w:val="20"/>
    </w:rPr>
  </w:style>
  <w:style w:type="paragraph" w:customStyle="1" w:styleId="90">
    <w:name w:val="Char Char4 Char Char Char Char Char Char Char Char Char Char Char Char Char Char Char Char Char Char Char Char Char Char"/>
    <w:basedOn w:val="1"/>
    <w:next w:val="5"/>
    <w:qFormat/>
    <w:uiPriority w:val="0"/>
    <w:pPr>
      <w:adjustRightInd/>
      <w:snapToGrid/>
    </w:pPr>
    <w:rPr>
      <w:rFonts w:ascii="Times New Roman"/>
      <w:kern w:val="2"/>
      <w:sz w:val="21"/>
      <w:szCs w:val="24"/>
    </w:rPr>
  </w:style>
  <w:style w:type="paragraph" w:customStyle="1" w:styleId="91">
    <w:name w:val="并列项-点"/>
    <w:basedOn w:val="1"/>
    <w:qFormat/>
    <w:uiPriority w:val="0"/>
    <w:pPr>
      <w:widowControl/>
      <w:tabs>
        <w:tab w:val="left" w:pos="851"/>
      </w:tabs>
      <w:spacing w:before="140" w:line="240" w:lineRule="auto"/>
      <w:ind w:left="720" w:leftChars="300" w:right="480" w:rightChars="200" w:firstLine="454" w:firstLineChars="0"/>
      <w:textAlignment w:val="baseline"/>
    </w:pPr>
    <w:rPr>
      <w:rFonts w:ascii="宋体" w:hAnsi="宋体" w:eastAsia="Alibaba PuHuiTi"/>
      <w:kern w:val="0"/>
    </w:rPr>
  </w:style>
  <w:style w:type="paragraph" w:customStyle="1" w:styleId="92">
    <w:name w:val="正文格式"/>
    <w:basedOn w:val="1"/>
    <w:qFormat/>
    <w:uiPriority w:val="0"/>
    <w:pPr>
      <w:widowControl/>
      <w:ind w:firstLine="200" w:firstLineChars="200"/>
      <w:textAlignment w:val="baseline"/>
    </w:pPr>
    <w:rPr>
      <w:kern w:val="0"/>
    </w:rPr>
  </w:style>
  <w:style w:type="paragraph" w:customStyle="1" w:styleId="93">
    <w:name w:val="注释"/>
    <w:basedOn w:val="1"/>
    <w:qFormat/>
    <w:uiPriority w:val="0"/>
    <w:pPr>
      <w:adjustRightInd/>
      <w:snapToGrid/>
      <w:ind w:firstLine="357"/>
    </w:pPr>
    <w:rPr>
      <w:rFonts w:ascii="Times New Roman"/>
      <w:color w:val="0000FF"/>
      <w:kern w:val="2"/>
      <w:sz w:val="21"/>
    </w:rPr>
  </w:style>
  <w:style w:type="paragraph" w:customStyle="1" w:styleId="94">
    <w:name w:val="Char Char Char Char"/>
    <w:basedOn w:val="22"/>
    <w:next w:val="1"/>
    <w:qFormat/>
    <w:uiPriority w:val="0"/>
    <w:pPr>
      <w:spacing w:before="40" w:beforeLines="10" w:after="40" w:afterLines="10"/>
      <w:ind w:left="0" w:leftChars="0" w:firstLine="0" w:firstLineChars="0"/>
      <w:textAlignment w:val="baseline"/>
    </w:pPr>
    <w:rPr>
      <w:kern w:val="0"/>
      <w:sz w:val="21"/>
      <w:szCs w:val="21"/>
    </w:rPr>
  </w:style>
  <w:style w:type="character" w:customStyle="1" w:styleId="95">
    <w:name w:val="Char Char"/>
    <w:qFormat/>
    <w:uiPriority w:val="0"/>
    <w:rPr>
      <w:rFonts w:ascii="宋体" w:eastAsia="宋体"/>
      <w:sz w:val="24"/>
      <w:szCs w:val="24"/>
      <w:lang w:val="en-US" w:eastAsia="zh-CN" w:bidi="ar-SA"/>
    </w:rPr>
  </w:style>
  <w:style w:type="paragraph" w:customStyle="1" w:styleId="96">
    <w:name w:val="077-正文格式"/>
    <w:basedOn w:val="1"/>
    <w:link w:val="97"/>
    <w:qFormat/>
    <w:uiPriority w:val="0"/>
    <w:pPr>
      <w:ind w:firstLine="200" w:firstLineChars="200"/>
    </w:pPr>
    <w:rPr>
      <w:rFonts w:cs="宋体"/>
      <w:kern w:val="2"/>
    </w:rPr>
  </w:style>
  <w:style w:type="character" w:customStyle="1" w:styleId="97">
    <w:name w:val="077-正文格式 Char1"/>
    <w:link w:val="96"/>
    <w:qFormat/>
    <w:uiPriority w:val="0"/>
    <w:rPr>
      <w:rFonts w:ascii="宋体" w:hAnsi="Times New Roman" w:eastAsia="宋体" w:cs="宋体"/>
      <w:sz w:val="24"/>
      <w:szCs w:val="20"/>
    </w:rPr>
  </w:style>
  <w:style w:type="paragraph" w:customStyle="1" w:styleId="98">
    <w:name w:val="077-字母并列条文"/>
    <w:basedOn w:val="1"/>
    <w:qFormat/>
    <w:uiPriority w:val="0"/>
    <w:pPr>
      <w:widowControl/>
      <w:numPr>
        <w:ilvl w:val="0"/>
        <w:numId w:val="9"/>
      </w:numPr>
      <w:ind w:firstLine="200" w:firstLineChars="200"/>
    </w:pPr>
    <w:rPr>
      <w:kern w:val="0"/>
    </w:rPr>
  </w:style>
  <w:style w:type="paragraph" w:customStyle="1" w:styleId="99">
    <w:name w:val="表内文字"/>
    <w:basedOn w:val="1"/>
    <w:qFormat/>
    <w:uiPriority w:val="0"/>
    <w:rPr>
      <w:kern w:val="2"/>
      <w:sz w:val="21"/>
      <w:szCs w:val="24"/>
    </w:rPr>
  </w:style>
  <w:style w:type="character" w:customStyle="1" w:styleId="100">
    <w:name w:val="图表名 Char"/>
    <w:link w:val="101"/>
    <w:qFormat/>
    <w:locked/>
    <w:uiPriority w:val="0"/>
    <w:rPr>
      <w:rFonts w:ascii="黑体" w:eastAsia="黑体"/>
      <w:sz w:val="24"/>
      <w:szCs w:val="24"/>
    </w:rPr>
  </w:style>
  <w:style w:type="paragraph" w:customStyle="1" w:styleId="101">
    <w:name w:val="图表名"/>
    <w:basedOn w:val="3"/>
    <w:link w:val="100"/>
    <w:qFormat/>
    <w:uiPriority w:val="0"/>
    <w:pPr>
      <w:snapToGrid w:val="0"/>
      <w:spacing w:before="156" w:after="156" w:line="240" w:lineRule="auto"/>
      <w:ind w:firstLine="0" w:firstLineChars="0"/>
      <w:jc w:val="center"/>
    </w:pPr>
    <w:rPr>
      <w:rFonts w:ascii="黑体" w:eastAsia="黑体" w:hAnsiTheme="minorHAnsi" w:cstheme="minorBidi"/>
      <w:kern w:val="2"/>
    </w:rPr>
  </w:style>
  <w:style w:type="paragraph" w:customStyle="1" w:styleId="102">
    <w:name w:val="Char Char1"/>
    <w:basedOn w:val="22"/>
    <w:next w:val="1"/>
    <w:qFormat/>
    <w:uiPriority w:val="0"/>
    <w:pPr>
      <w:widowControl/>
      <w:tabs>
        <w:tab w:val="left" w:pos="360"/>
      </w:tabs>
      <w:ind w:left="0" w:leftChars="0" w:firstLine="0" w:firstLineChars="0"/>
      <w:jc w:val="center"/>
    </w:pPr>
    <w:rPr>
      <w:rFonts w:ascii="Times New Roman"/>
      <w:kern w:val="0"/>
      <w:sz w:val="21"/>
      <w:szCs w:val="21"/>
    </w:rPr>
  </w:style>
  <w:style w:type="paragraph" w:customStyle="1" w:styleId="103">
    <w:name w:val="Char Char11"/>
    <w:basedOn w:val="22"/>
    <w:next w:val="1"/>
    <w:qFormat/>
    <w:uiPriority w:val="0"/>
    <w:pPr>
      <w:widowControl/>
      <w:spacing w:line="240" w:lineRule="auto"/>
      <w:ind w:left="0" w:leftChars="0" w:firstLine="0" w:firstLineChars="0"/>
      <w:jc w:val="center"/>
      <w:textAlignment w:val="baseline"/>
    </w:pPr>
    <w:rPr>
      <w:rFonts w:ascii="Times New Roman"/>
      <w:kern w:val="0"/>
      <w:sz w:val="21"/>
      <w:szCs w:val="21"/>
    </w:rPr>
  </w:style>
  <w:style w:type="character" w:customStyle="1" w:styleId="104">
    <w:name w:val="页脚 Char"/>
    <w:qFormat/>
    <w:uiPriority w:val="99"/>
    <w:rPr>
      <w:rFonts w:ascii="宋体"/>
      <w:kern w:val="24"/>
      <w:sz w:val="18"/>
    </w:rPr>
  </w:style>
  <w:style w:type="character" w:customStyle="1" w:styleId="105">
    <w:name w:val="批注框文本 字符"/>
    <w:basedOn w:val="27"/>
    <w:link w:val="18"/>
    <w:qFormat/>
    <w:uiPriority w:val="99"/>
    <w:rPr>
      <w:rFonts w:ascii="宋体" w:hAnsi="Times New Roman" w:eastAsia="宋体" w:cs="Times New Roman"/>
      <w:kern w:val="24"/>
      <w:sz w:val="18"/>
      <w:szCs w:val="18"/>
      <w:lang w:val="zh-CN" w:eastAsia="zh-CN"/>
    </w:rPr>
  </w:style>
  <w:style w:type="paragraph" w:customStyle="1" w:styleId="106">
    <w:name w:val="TOC 标题1"/>
    <w:basedOn w:val="2"/>
    <w:next w:val="1"/>
    <w:unhideWhenUsed/>
    <w:qFormat/>
    <w:uiPriority w:val="39"/>
    <w:pPr>
      <w:numPr>
        <w:numId w:val="0"/>
      </w:numPr>
      <w:tabs>
        <w:tab w:val="clear" w:pos="0"/>
        <w:tab w:val="clear" w:pos="504"/>
        <w:tab w:val="clear" w:pos="861"/>
      </w:tabs>
      <w:adjustRightInd/>
      <w:spacing w:before="240" w:beforeLines="0" w:afterLines="0" w:line="259" w:lineRule="auto"/>
      <w:jc w:val="left"/>
      <w:outlineLvl w:val="9"/>
    </w:pPr>
    <w:rPr>
      <w:rFonts w:asciiTheme="majorHAnsi" w:hAnsiTheme="majorHAnsi" w:eastAsiaTheme="majorEastAsia" w:cstheme="majorBidi"/>
      <w:color w:val="2F5597" w:themeColor="accent1" w:themeShade="BF"/>
      <w:sz w:val="32"/>
      <w:szCs w:val="32"/>
    </w:rPr>
  </w:style>
  <w:style w:type="paragraph" w:customStyle="1" w:styleId="107">
    <w:name w:val="封面主标题"/>
    <w:basedOn w:val="1"/>
    <w:qFormat/>
    <w:uiPriority w:val="0"/>
    <w:pPr>
      <w:spacing w:line="240" w:lineRule="auto"/>
      <w:jc w:val="center"/>
    </w:pPr>
    <w:rPr>
      <w:rFonts w:ascii="Montserrat Medium" w:hAnsi="Montserrat Medium" w:eastAsia="阿里巴巴普惠体 2.0 75 SemiBold"/>
      <w:sz w:val="72"/>
      <w:szCs w:val="28"/>
      <w:lang w:eastAsia="zh-Hans"/>
    </w:rPr>
  </w:style>
  <w:style w:type="paragraph" w:customStyle="1" w:styleId="108">
    <w:name w:val="封面底部"/>
    <w:basedOn w:val="1"/>
    <w:qFormat/>
    <w:uiPriority w:val="0"/>
    <w:pPr>
      <w:spacing w:before="2000" w:beforeLines="2000" w:line="240" w:lineRule="auto"/>
      <w:ind w:right="62"/>
      <w:jc w:val="center"/>
    </w:pPr>
    <w:rPr>
      <w:rFonts w:ascii="Montserrat" w:hAnsi="Montserrat" w:eastAsia="Alibaba PuHuiTi Medium"/>
      <w:sz w:val="28"/>
      <w:szCs w:val="28"/>
    </w:rPr>
  </w:style>
  <w:style w:type="character" w:customStyle="1" w:styleId="109">
    <w:name w:val="目次 Char"/>
    <w:link w:val="76"/>
    <w:qFormat/>
    <w:uiPriority w:val="0"/>
    <w:rPr>
      <w:rFonts w:ascii="Montserrat Medium" w:hAnsi="Montserrat Medium" w:eastAsia="Alibaba PuHuiTi Medium"/>
      <w:kern w:val="2"/>
      <w:sz w:val="48"/>
      <w:szCs w:val="32"/>
    </w:rPr>
  </w:style>
  <w:style w:type="paragraph" w:customStyle="1" w:styleId="110">
    <w:name w:val="内页大标题"/>
    <w:basedOn w:val="1"/>
    <w:qFormat/>
    <w:uiPriority w:val="0"/>
    <w:pPr>
      <w:spacing w:before="0" w:beforeLines="0" w:after="0" w:afterLines="0" w:line="240" w:lineRule="auto"/>
      <w:jc w:val="center"/>
    </w:pPr>
    <w:rPr>
      <w:rFonts w:ascii="Montserrat Medium" w:hAnsi="Montserrat Medium" w:eastAsia="Alibaba PuHuiTi Medium"/>
      <w:b/>
      <w:bCs/>
      <w:snapToGrid w:val="0"/>
      <w:kern w:val="0"/>
      <w:sz w:val="32"/>
      <w:szCs w:val="32"/>
    </w:rPr>
  </w:style>
  <w:style w:type="paragraph" w:customStyle="1" w:styleId="111">
    <w:name w:val="表格"/>
    <w:basedOn w:val="1"/>
    <w:qFormat/>
    <w:uiPriority w:val="0"/>
    <w:pPr>
      <w:widowControl/>
      <w:tabs>
        <w:tab w:val="left" w:pos="420"/>
        <w:tab w:val="left" w:pos="851"/>
      </w:tabs>
      <w:spacing w:before="20" w:beforeLines="20" w:after="20" w:afterLines="20" w:line="240" w:lineRule="auto"/>
      <w:ind w:left="0" w:leftChars="0" w:right="0" w:rightChars="0"/>
      <w:jc w:val="center"/>
      <w:textAlignment w:val="baseline"/>
    </w:pPr>
    <w:rPr>
      <w:rFonts w:ascii="Montserrat" w:hAnsi="Montserrat" w:eastAsia="Alibaba PuHuiTi"/>
      <w:kern w:val="0"/>
      <w:sz w:val="21"/>
    </w:rPr>
  </w:style>
  <w:style w:type="character" w:customStyle="1" w:styleId="112">
    <w:name w:val="内页正文 Char"/>
    <w:link w:val="32"/>
    <w:qFormat/>
    <w:uiPriority w:val="0"/>
    <w:rPr>
      <w:rFonts w:ascii="Montserrat" w:hAnsi="Montserrat" w:eastAsia="Alibaba PuHuiTi"/>
      <w:kern w:val="0"/>
      <w:szCs w:val="24"/>
    </w:rPr>
  </w:style>
  <w:style w:type="paragraph" w:customStyle="1" w:styleId="113">
    <w:name w:val="特点"/>
    <w:basedOn w:val="1"/>
    <w:qFormat/>
    <w:uiPriority w:val="0"/>
    <w:pPr>
      <w:widowControl/>
      <w:numPr>
        <w:ilvl w:val="0"/>
        <w:numId w:val="10"/>
      </w:numPr>
      <w:tabs>
        <w:tab w:val="left" w:pos="420"/>
        <w:tab w:val="left" w:pos="851"/>
      </w:tabs>
      <w:wordWrap w:val="0"/>
      <w:spacing w:before="140" w:line="240" w:lineRule="auto"/>
      <w:ind w:left="1420" w:leftChars="300" w:right="1200" w:rightChars="500" w:firstLine="425" w:firstLineChars="0"/>
      <w:textAlignment w:val="baseline"/>
    </w:pPr>
    <w:rPr>
      <w:rFonts w:ascii="Montserrat" w:hAnsi="Montserrat" w:eastAsia="Alibaba PuHuiTi"/>
      <w:kern w:val="0"/>
      <w:szCs w:val="24"/>
    </w:rPr>
  </w:style>
  <w:style w:type="character" w:customStyle="1" w:styleId="114">
    <w:name w:val="目录标题 Char"/>
    <w:link w:val="115"/>
    <w:qFormat/>
    <w:uiPriority w:val="0"/>
    <w:rPr>
      <w:rFonts w:ascii="Montserrat Medium" w:hAnsi="Montserrat Medium" w:eastAsia="Alibaba PuHuiTi Medium"/>
      <w:b/>
      <w:color w:val="000000"/>
      <w:sz w:val="48"/>
      <w:szCs w:val="32"/>
    </w:rPr>
  </w:style>
  <w:style w:type="paragraph" w:customStyle="1" w:styleId="115">
    <w:name w:val="目录标题"/>
    <w:basedOn w:val="1"/>
    <w:link w:val="114"/>
    <w:qFormat/>
    <w:uiPriority w:val="0"/>
    <w:pPr>
      <w:snapToGrid w:val="0"/>
      <w:spacing w:line="240" w:lineRule="auto"/>
      <w:jc w:val="center"/>
    </w:pPr>
    <w:rPr>
      <w:rFonts w:ascii="Montserrat Medium" w:hAnsi="Montserrat Medium" w:eastAsia="Alibaba PuHuiTi Medium"/>
      <w:b/>
      <w:color w:val="000000"/>
      <w:sz w:val="48"/>
      <w:szCs w:val="32"/>
    </w:rPr>
  </w:style>
  <w:style w:type="paragraph" w:customStyle="1" w:styleId="116">
    <w:name w:val="内页小标题1.4.1"/>
    <w:basedOn w:val="1"/>
    <w:qFormat/>
    <w:uiPriority w:val="0"/>
    <w:pPr>
      <w:numPr>
        <w:ilvl w:val="2"/>
        <w:numId w:val="11"/>
      </w:numPr>
      <w:tabs>
        <w:tab w:val="left" w:pos="1340"/>
      </w:tabs>
      <w:wordWrap w:val="0"/>
      <w:spacing w:before="260" w:line="240" w:lineRule="auto"/>
      <w:ind w:left="391" w:leftChars="0" w:right="1100" w:rightChars="500" w:firstLine="714"/>
      <w:jc w:val="left"/>
    </w:pPr>
    <w:rPr>
      <w:rFonts w:hint="eastAsia" w:ascii="Montserrat Medium" w:hAnsi="Montserrat Medium" w:eastAsia="Alibaba PuHuiTi Medium"/>
      <w:spacing w:val="-3"/>
      <w:szCs w:val="24"/>
      <w:lang w:eastAsia="zh-Hans"/>
    </w:rPr>
  </w:style>
  <w:style w:type="paragraph" w:customStyle="1" w:styleId="117">
    <w:name w:val="内页小标题2.2.1"/>
    <w:basedOn w:val="1"/>
    <w:qFormat/>
    <w:uiPriority w:val="0"/>
  </w:style>
  <w:style w:type="paragraph" w:customStyle="1" w:styleId="118">
    <w:name w:val="内文小标题2.1"/>
    <w:basedOn w:val="1"/>
    <w:qFormat/>
    <w:uiPriority w:val="0"/>
    <w:pPr>
      <w:numPr>
        <w:ilvl w:val="1"/>
        <w:numId w:val="12"/>
      </w:numPr>
      <w:tabs>
        <w:tab w:val="left" w:pos="860"/>
        <w:tab w:val="left" w:pos="1103"/>
        <w:tab w:val="clear" w:pos="420"/>
      </w:tabs>
      <w:spacing w:before="50" w:beforeLines="50" w:line="240" w:lineRule="auto"/>
      <w:ind w:left="330" w:leftChars="150" w:firstLine="283"/>
      <w:outlineLvl w:val="0"/>
    </w:pPr>
    <w:rPr>
      <w:rFonts w:ascii="Montserrat" w:hAnsi="Montserrat" w:eastAsia="Alibaba PuHuiTi Medium"/>
      <w:spacing w:val="-4"/>
      <w:sz w:val="28"/>
      <w:szCs w:val="28"/>
    </w:rPr>
  </w:style>
  <w:style w:type="paragraph" w:customStyle="1" w:styleId="119">
    <w:name w:val="内页标题2.21"/>
    <w:basedOn w:val="1"/>
    <w:qFormat/>
    <w:uiPriority w:val="0"/>
    <w:pPr>
      <w:numPr>
        <w:ilvl w:val="2"/>
        <w:numId w:val="13"/>
      </w:numPr>
      <w:tabs>
        <w:tab w:val="left" w:pos="210"/>
      </w:tabs>
      <w:wordWrap w:val="0"/>
      <w:spacing w:before="260" w:after="140" w:line="240" w:lineRule="auto"/>
      <w:ind w:left="283" w:right="1100" w:rightChars="500" w:firstLine="317"/>
      <w:jc w:val="left"/>
    </w:pPr>
    <w:rPr>
      <w:rFonts w:hint="eastAsia" w:ascii="Montserrat Medium" w:hAnsi="Montserrat Medium" w:eastAsia="Alibaba PuHuiTi Medium"/>
      <w:spacing w:val="-3"/>
      <w:szCs w:val="24"/>
      <w:lang w:eastAsia="zh-Hans"/>
    </w:rPr>
  </w:style>
  <w:style w:type="paragraph" w:customStyle="1" w:styleId="120">
    <w:name w:val="内文正文"/>
    <w:basedOn w:val="1"/>
    <w:qFormat/>
    <w:uiPriority w:val="0"/>
    <w:pPr>
      <w:spacing w:before="140" w:after="140" w:line="240" w:lineRule="auto"/>
      <w:ind w:left="720" w:leftChars="300" w:right="0" w:rightChars="0" w:firstLine="454"/>
    </w:pPr>
    <w:rPr>
      <w:rFonts w:ascii="Montserrat" w:hAnsi="Montserrat" w:eastAsia="Alibaba PuHuiTi" w:cs="宋体"/>
      <w:kern w:val="2"/>
    </w:rPr>
  </w:style>
  <w:style w:type="paragraph" w:customStyle="1" w:styleId="121">
    <w:name w:val="内页标题2.3.1"/>
    <w:basedOn w:val="1"/>
    <w:qFormat/>
    <w:uiPriority w:val="0"/>
    <w:pPr>
      <w:numPr>
        <w:ilvl w:val="2"/>
        <w:numId w:val="14"/>
      </w:numPr>
      <w:tabs>
        <w:tab w:val="left" w:pos="1340"/>
      </w:tabs>
      <w:wordWrap w:val="0"/>
      <w:spacing w:before="260" w:line="240" w:lineRule="auto"/>
      <w:ind w:left="-11" w:right="1100" w:rightChars="500" w:firstLine="714"/>
      <w:jc w:val="left"/>
    </w:pPr>
    <w:rPr>
      <w:rFonts w:hint="eastAsia" w:ascii="Montserrat Medium" w:hAnsi="Montserrat Medium" w:eastAsia="Alibaba PuHuiTi Medium"/>
      <w:spacing w:val="-3"/>
      <w:szCs w:val="24"/>
      <w:lang w:eastAsia="zh-Hans"/>
    </w:rPr>
  </w:style>
  <w:style w:type="paragraph" w:customStyle="1" w:styleId="122">
    <w:name w:val="内页标题2.4.1"/>
    <w:basedOn w:val="1"/>
    <w:qFormat/>
    <w:uiPriority w:val="0"/>
    <w:pPr>
      <w:numPr>
        <w:ilvl w:val="2"/>
        <w:numId w:val="15"/>
      </w:numPr>
      <w:tabs>
        <w:tab w:val="left" w:pos="1340"/>
      </w:tabs>
      <w:wordWrap w:val="0"/>
      <w:spacing w:before="260" w:after="140" w:line="240" w:lineRule="auto"/>
      <w:ind w:left="-11" w:right="1100" w:rightChars="500" w:firstLine="714"/>
      <w:jc w:val="left"/>
    </w:pPr>
    <w:rPr>
      <w:rFonts w:ascii="Montserrat Medium" w:hAnsi="Montserrat Medium" w:eastAsia="Alibaba PuHuiTi Medium"/>
      <w:spacing w:val="-3"/>
      <w:szCs w:val="24"/>
      <w:lang w:eastAsia="zh-Hans"/>
    </w:rPr>
  </w:style>
  <w:style w:type="paragraph" w:customStyle="1" w:styleId="123">
    <w:name w:val="内页标题2.5.1"/>
    <w:basedOn w:val="1"/>
    <w:qFormat/>
    <w:uiPriority w:val="0"/>
    <w:pPr>
      <w:numPr>
        <w:ilvl w:val="2"/>
        <w:numId w:val="16"/>
      </w:numPr>
      <w:tabs>
        <w:tab w:val="left" w:pos="1319"/>
      </w:tabs>
      <w:wordWrap w:val="0"/>
      <w:spacing w:before="260" w:after="140" w:line="240" w:lineRule="auto"/>
      <w:ind w:left="-11" w:leftChars="0" w:right="1100" w:rightChars="500" w:firstLine="714"/>
      <w:jc w:val="left"/>
    </w:pPr>
    <w:rPr>
      <w:rFonts w:ascii="Montserrat Medium" w:hAnsi="Montserrat Medium" w:eastAsia="Alibaba PuHuiTi Medium"/>
      <w:spacing w:val="-3"/>
      <w:szCs w:val="24"/>
      <w:lang w:eastAsia="zh-Hans"/>
    </w:rPr>
  </w:style>
  <w:style w:type="paragraph" w:customStyle="1" w:styleId="124">
    <w:name w:val="内文小标题3.1.1"/>
    <w:basedOn w:val="1"/>
    <w:qFormat/>
    <w:uiPriority w:val="0"/>
    <w:pPr>
      <w:numPr>
        <w:ilvl w:val="2"/>
        <w:numId w:val="17"/>
      </w:numPr>
      <w:tabs>
        <w:tab w:val="left" w:pos="1340"/>
      </w:tabs>
      <w:wordWrap w:val="0"/>
      <w:spacing w:before="260" w:line="240" w:lineRule="auto"/>
      <w:ind w:left="390" w:right="1100" w:rightChars="500" w:firstLine="714" w:firstLineChars="0"/>
      <w:jc w:val="left"/>
    </w:pPr>
    <w:rPr>
      <w:rFonts w:ascii="Montserrat Medium" w:hAnsi="Montserrat Medium" w:eastAsia="阿里巴巴普惠体 Medium"/>
      <w:spacing w:val="-3"/>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microsoft.com/office/2011/relationships/people" Target="people.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jpe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4.xml"/><Relationship Id="rId17" Type="http://schemas.openxmlformats.org/officeDocument/2006/relationships/header" Target="header10.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footer" Target="footer3.xml"/><Relationship Id="rId13" Type="http://schemas.openxmlformats.org/officeDocument/2006/relationships/header" Target="header7.xml"/><Relationship Id="rId12" Type="http://schemas.openxmlformats.org/officeDocument/2006/relationships/footer" Target="footer2.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4099"/>
    <customShpInfo spid="_x0000_s1026" textRotate="1"/>
    <customShpInfo spid="_x0000_s4105"/>
    <customShpInfo spid="_x0000_s410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2304</Words>
  <Characters>2385</Characters>
  <Lines>147</Lines>
  <Paragraphs>41</Paragraphs>
  <TotalTime>11</TotalTime>
  <ScaleCrop>false</ScaleCrop>
  <LinksUpToDate>false</LinksUpToDate>
  <CharactersWithSpaces>2438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2019-05-20T21:27:00Z</dcterms:created>
  <dc:creator>UPC</dc:creator>
  <cp:lastModifiedBy>成成</cp:lastModifiedBy>
  <cp:lastPrinted>2019-10-21T17:54:00Z</cp:lastPrinted>
  <dcterms:modified xsi:type="dcterms:W3CDTF">2025-09-18T08:18:23Z</dcterms:modified>
  <cp:revision>429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3F0A854658134B45872AAD974D2F3806_13</vt:lpwstr>
  </property>
  <property fmtid="{D5CDD505-2E9C-101B-9397-08002B2CF9AE}" pid="4" name="KSOTemplateDocerSaveRecord">
    <vt:lpwstr>eyJoZGlkIjoiNjBhYTYwODZiNDQyMjlmNDdjNzYxYjUxZjFmZTg2NzQiLCJ1c2VySWQiOiI1NDAxNDk4NDEifQ==</vt:lpwstr>
  </property>
</Properties>
</file>